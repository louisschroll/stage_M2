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8F71B" w14:textId="77777777" w:rsidR="00C608C8" w:rsidRDefault="001667C9">
      <w:pPr>
        <w:pStyle w:val="Titre1"/>
        <w:spacing w:after="104"/>
        <w:ind w:left="593" w:hanging="581"/>
      </w:pPr>
      <w:r>
        <w:t>Introduction</w:t>
      </w:r>
    </w:p>
    <w:p w14:paraId="466C76FD" w14:textId="32A6CBB3" w:rsidR="00C608C8" w:rsidRPr="003A7D22" w:rsidRDefault="001667C9" w:rsidP="009419E5">
      <w:pPr>
        <w:spacing w:line="276" w:lineRule="auto"/>
        <w:ind w:left="20" w:right="53" w:hanging="8"/>
        <w:rPr>
          <w:lang w:val="en-US"/>
        </w:rPr>
      </w:pPr>
      <w:r w:rsidRPr="003A7D22">
        <w:rPr>
          <w:lang w:val="en-US"/>
        </w:rPr>
        <w:t xml:space="preserve">The Gulf of Lion is a hotspot of productivity in the Mediterranean Sea, crucial for wildlife like seabirds [1, 2, 3]. Its wide continental shelf, freshwater and nutrients discharge from the </w:t>
      </w:r>
      <w:r w:rsidR="003A7D22" w:rsidRPr="003A7D22">
        <w:rPr>
          <w:lang w:val="en-US"/>
        </w:rPr>
        <w:t>Rhone River</w:t>
      </w:r>
      <w:r w:rsidRPr="003A7D22">
        <w:rPr>
          <w:lang w:val="en-US"/>
        </w:rPr>
        <w:t>,</w:t>
      </w:r>
    </w:p>
    <w:p w14:paraId="4A1D99E2" w14:textId="77777777" w:rsidR="00C608C8" w:rsidRPr="003A7D22" w:rsidRDefault="001667C9" w:rsidP="009419E5">
      <w:pPr>
        <w:spacing w:line="276" w:lineRule="auto"/>
        <w:ind w:left="12" w:right="752" w:firstLine="0"/>
        <w:rPr>
          <w:lang w:val="en-US"/>
        </w:rPr>
      </w:pPr>
      <w:r w:rsidRPr="003A7D22">
        <w:rPr>
          <w:lang w:val="en-US"/>
        </w:rPr>
        <w:t>wind-driven upwelling, and water circulation contribute to its high primary production [4, 5, 6, 7]. This productivity supports significant fish resources [8] that seabirds rely on for food [9]. Seabirds travel from colonies as far as 500 km away to forage in these waters [6, 9], highlighting the conservation importance of this area beyond the Gulf itself.</w:t>
      </w:r>
    </w:p>
    <w:p w14:paraId="6CA54200" w14:textId="29BD0BD6" w:rsidR="00C608C8" w:rsidRPr="003A7D22" w:rsidRDefault="001667C9">
      <w:pPr>
        <w:ind w:left="12" w:right="752"/>
        <w:rPr>
          <w:lang w:val="en-US"/>
        </w:rPr>
      </w:pPr>
      <w:r w:rsidRPr="003A7D22">
        <w:rPr>
          <w:lang w:val="en-US"/>
        </w:rPr>
        <w:t xml:space="preserve">Mediterranean seabird community is characterized by a low species richness but a high degree of endemism [10]. Furthermore, some species, and subspecies that use the Gulf of Lion are considered threatened either at the national or global level, such as the </w:t>
      </w:r>
      <w:proofErr w:type="spellStart"/>
      <w:r w:rsidRPr="003A7D22">
        <w:rPr>
          <w:lang w:val="en-US"/>
        </w:rPr>
        <w:t>Yelkouan</w:t>
      </w:r>
      <w:proofErr w:type="spellEnd"/>
      <w:r w:rsidRPr="003A7D22">
        <w:rPr>
          <w:lang w:val="en-US"/>
        </w:rPr>
        <w:t xml:space="preserve"> shearwater, Balearic shearwater, and European storm petrel</w:t>
      </w:r>
      <w:ins w:id="0" w:author="Valentin Lauret" w:date="2024-05-28T16:02:00Z">
        <w:r w:rsidR="00FF42BE">
          <w:rPr>
            <w:lang w:val="en-US"/>
          </w:rPr>
          <w:t xml:space="preserve"> (</w:t>
        </w:r>
        <w:proofErr w:type="spellStart"/>
        <w:r w:rsidR="00FF42BE">
          <w:rPr>
            <w:lang w:val="en-US"/>
          </w:rPr>
          <w:t>mettre</w:t>
        </w:r>
        <w:proofErr w:type="spellEnd"/>
        <w:r w:rsidR="00FF42BE">
          <w:rPr>
            <w:lang w:val="en-US"/>
          </w:rPr>
          <w:t xml:space="preserve"> </w:t>
        </w:r>
        <w:proofErr w:type="spellStart"/>
        <w:r w:rsidR="00FF42BE">
          <w:rPr>
            <w:lang w:val="en-US"/>
          </w:rPr>
          <w:t>noms</w:t>
        </w:r>
        <w:proofErr w:type="spellEnd"/>
        <w:r w:rsidR="00FF42BE">
          <w:rPr>
            <w:lang w:val="en-US"/>
          </w:rPr>
          <w:t xml:space="preserve"> </w:t>
        </w:r>
        <w:proofErr w:type="spellStart"/>
        <w:r w:rsidR="00FF42BE">
          <w:rPr>
            <w:lang w:val="en-US"/>
          </w:rPr>
          <w:t>latins</w:t>
        </w:r>
        <w:proofErr w:type="spellEnd"/>
        <w:r w:rsidR="00FF42BE">
          <w:rPr>
            <w:lang w:val="en-US"/>
          </w:rPr>
          <w:t>)</w:t>
        </w:r>
      </w:ins>
      <w:r w:rsidRPr="003A7D22">
        <w:rPr>
          <w:lang w:val="en-US"/>
        </w:rPr>
        <w:t>. Mediterranean seabirds face multiple threats both on land and at sea. On land, predation by feral cats and black rats on eggs, chicks, and adults poses a significant risk [11, 12]. At sea, they are vulnerable to accidental bycatch by fisheries [9, 13], food shortages due to fishing activities [8, 14], various pollutants [15, 16, 17], and disturbances caused by offshore infrastructure [18]. The Gulf of Lion serves as a hub for commercial fishing [8], tourism, and recreational activities making it an area where seabirds are particularly impacted by human-induced threats [2].</w:t>
      </w:r>
    </w:p>
    <w:p w14:paraId="1AE1DE1B" w14:textId="77777777" w:rsidR="00C608C8" w:rsidRPr="003A7D22" w:rsidRDefault="001667C9">
      <w:pPr>
        <w:ind w:left="12" w:right="764"/>
        <w:rPr>
          <w:lang w:val="en-US"/>
        </w:rPr>
      </w:pPr>
      <w:r w:rsidRPr="003A7D22">
        <w:rPr>
          <w:lang w:val="en-US"/>
        </w:rPr>
        <w:t>In addition to existing threats, new human activities are planned in the Gulf of Lion, including offshore wind farm projects [19]. While offshore wind energy is expected to significantly contribute to renewable energy development, its impact on seabird populations is a major environmental concern [18, 20, 21, 22]. Offshore wind farms affect seabirds through direct collision mortality [20, 22] and through population displacement due to disturbance created by the wind turbines and associated activities [21, 22]. Furthermore, wind farms alter the local ecosystem by changing wind and water circulation [23], transforming seabed communities [24], and restricting fishing activities [25]. These changes often make the area less attractive to seabirds, but in some cases, resources can become more abundant, making the area more appealing to certain species [26, 27]. However, while a wind farm attracting more seabirds could provide new feeding opportunities, it also increases the risk of collisions [27].</w:t>
      </w:r>
    </w:p>
    <w:p w14:paraId="66127F0F" w14:textId="77777777" w:rsidR="00C608C8" w:rsidRPr="003A7D22" w:rsidRDefault="001667C9">
      <w:pPr>
        <w:ind w:left="12" w:right="752"/>
        <w:rPr>
          <w:lang w:val="en-US"/>
        </w:rPr>
      </w:pPr>
      <w:r w:rsidRPr="003A7D22">
        <w:rPr>
          <w:lang w:val="en-US"/>
        </w:rPr>
        <w:t xml:space="preserve">To effectively mitigate the future impact of wind farms on seabird populations in the Gulf of Lion, assessing the spatial risk of seabirds to these installations is crucial [28]. This requires understanding the spatial distribution of seabird species within the assessment area. However, a comprehensive assessment of seabird distribution at the scale of the Gulf of Lion has not been conducted previously. Previous studies have estimated seabird distribution in the French Mediterranean Exclusive Economic Zone (EEZ) [3, 29]. Still, these studies were either not conducted at the species level [3] or focused on only a few seabird species [29]. To be comprehensive, the assessment of species distribution should encompass a broader range of species. In the Gulf of Lion, several programs have collected data on seabirds from 2011 to 2023 [3, 30]. Most of the data consists of count data collected during boat or aerial. For a few species GPS-tracking data is also available. Combining all these data allowed us to have a comprehensive and representative assessment of seabird </w:t>
      </w:r>
      <w:commentRangeStart w:id="1"/>
      <w:r w:rsidRPr="003A7D22">
        <w:rPr>
          <w:lang w:val="en-US"/>
        </w:rPr>
        <w:t>distribution</w:t>
      </w:r>
      <w:commentRangeEnd w:id="1"/>
      <w:r w:rsidR="00FF42BE">
        <w:rPr>
          <w:rStyle w:val="Marquedecommentaire"/>
        </w:rPr>
        <w:commentReference w:id="1"/>
      </w:r>
      <w:r w:rsidRPr="003A7D22">
        <w:rPr>
          <w:lang w:val="en-US"/>
        </w:rPr>
        <w:t>.</w:t>
      </w:r>
    </w:p>
    <w:p w14:paraId="6EA146B3" w14:textId="28270C73" w:rsidR="00C608C8" w:rsidRDefault="001667C9">
      <w:pPr>
        <w:ind w:left="12" w:right="793"/>
        <w:rPr>
          <w:lang w:val="en-US"/>
        </w:rPr>
      </w:pPr>
      <w:r w:rsidRPr="003A7D22">
        <w:rPr>
          <w:lang w:val="en-US"/>
        </w:rPr>
        <w:t xml:space="preserve">The most reliable method to combine several data sources is to develop integrated species distribution models [31, 32, 33]. Each data source was collected using different protocols, for example, the number of observers and the counting platforms vary between each survey. The probability of detecting all the species and all the individuals of one species at each site is dependent on the protocol used. Integrated species distribution models allow to take these differences into account [31, 32, 33]. Integrated models are often hierarchical models [32], i.e. a sequence of related models ordered by </w:t>
      </w:r>
      <w:r w:rsidRPr="003A7D22">
        <w:rPr>
          <w:lang w:val="en-US"/>
        </w:rPr>
        <w:lastRenderedPageBreak/>
        <w:t xml:space="preserve">their conditional probability structure [34]. In hierarchical models, there are one or more intermediate levels involving latent variables. In our case, the models have a component for the observations and a component for the ecological state of our system [32, 34]. The component for the observation is different for each data sources, while the component for the ecological state is the same across all data sources. The idea behind this being that each observation protocol </w:t>
      </w:r>
      <w:proofErr w:type="gramStart"/>
      <w:r w:rsidRPr="003A7D22">
        <w:rPr>
          <w:lang w:val="en-US"/>
        </w:rPr>
        <w:t>give</w:t>
      </w:r>
      <w:proofErr w:type="gramEnd"/>
      <w:r w:rsidRPr="003A7D22">
        <w:rPr>
          <w:lang w:val="en-US"/>
        </w:rPr>
        <w:t xml:space="preserve"> a different representation of the same </w:t>
      </w:r>
      <w:commentRangeStart w:id="2"/>
      <w:r w:rsidRPr="003A7D22">
        <w:rPr>
          <w:lang w:val="en-US"/>
        </w:rPr>
        <w:t>reality</w:t>
      </w:r>
      <w:commentRangeEnd w:id="2"/>
      <w:r w:rsidR="00FF42BE">
        <w:rPr>
          <w:rStyle w:val="Marquedecommentaire"/>
        </w:rPr>
        <w:commentReference w:id="2"/>
      </w:r>
      <w:r w:rsidRPr="003A7D22">
        <w:rPr>
          <w:lang w:val="en-US"/>
        </w:rPr>
        <w:t>.</w:t>
      </w:r>
    </w:p>
    <w:p w14:paraId="452CCF8F" w14:textId="0ADECB99" w:rsidR="003A7D22" w:rsidRPr="003A7D22" w:rsidRDefault="003A7D22" w:rsidP="003A7D22">
      <w:pPr>
        <w:ind w:left="12" w:right="793"/>
        <w:rPr>
          <w:lang w:val="en-US"/>
        </w:rPr>
      </w:pPr>
      <w:r w:rsidRPr="003A7D22">
        <w:rPr>
          <w:lang w:val="en-US"/>
        </w:rPr>
        <w:t>Depending on the available data and the specific ecological question, different classes of species distribution models</w:t>
      </w:r>
      <w:r>
        <w:rPr>
          <w:lang w:val="en-US"/>
        </w:rPr>
        <w:t xml:space="preserve"> </w:t>
      </w:r>
      <w:r w:rsidRPr="003A7D22">
        <w:rPr>
          <w:lang w:val="en-US"/>
        </w:rPr>
        <w:t>can be employed.</w:t>
      </w:r>
      <w:r>
        <w:rPr>
          <w:lang w:val="en-US"/>
        </w:rPr>
        <w:t xml:space="preserve"> </w:t>
      </w:r>
      <w:r w:rsidRPr="003A7D22">
        <w:rPr>
          <w:lang w:val="en-US"/>
        </w:rPr>
        <w:t xml:space="preserve">Occupancy models [34, 35, 36] are suitable </w:t>
      </w:r>
      <w:del w:id="3" w:author="Valentin Lauret" w:date="2024-05-28T16:06:00Z">
        <w:r w:rsidRPr="003A7D22" w:rsidDel="00E05C08">
          <w:rPr>
            <w:lang w:val="en-US"/>
          </w:rPr>
          <w:delText xml:space="preserve">if </w:delText>
        </w:r>
      </w:del>
      <w:ins w:id="4" w:author="Valentin Lauret" w:date="2024-05-28T16:06:00Z">
        <w:r w:rsidR="00E05C08">
          <w:rPr>
            <w:lang w:val="en-US"/>
          </w:rPr>
          <w:t>to use</w:t>
        </w:r>
        <w:r w:rsidR="00E05C08" w:rsidRPr="003A7D22">
          <w:rPr>
            <w:lang w:val="en-US"/>
          </w:rPr>
          <w:t xml:space="preserve"> </w:t>
        </w:r>
      </w:ins>
      <w:del w:id="5" w:author="Valentin Lauret" w:date="2024-05-28T16:06:00Z">
        <w:r w:rsidRPr="003A7D22" w:rsidDel="00E05C08">
          <w:rPr>
            <w:lang w:val="en-US"/>
          </w:rPr>
          <w:delText xml:space="preserve">only </w:delText>
        </w:r>
      </w:del>
      <w:r w:rsidRPr="003A7D22">
        <w:rPr>
          <w:lang w:val="en-US"/>
        </w:rPr>
        <w:t>detection/</w:t>
      </w:r>
      <w:proofErr w:type="spellStart"/>
      <w:r w:rsidRPr="003A7D22">
        <w:rPr>
          <w:lang w:val="en-US"/>
        </w:rPr>
        <w:t>nondetection</w:t>
      </w:r>
      <w:proofErr w:type="spellEnd"/>
      <w:r w:rsidRPr="003A7D22">
        <w:rPr>
          <w:lang w:val="en-US"/>
        </w:rPr>
        <w:t xml:space="preserve"> data</w:t>
      </w:r>
      <w:del w:id="6" w:author="Valentin Lauret" w:date="2024-05-28T16:06:00Z">
        <w:r w:rsidRPr="003A7D22" w:rsidDel="00E05C08">
          <w:rPr>
            <w:lang w:val="en-US"/>
          </w:rPr>
          <w:delText xml:space="preserve"> are available</w:delText>
        </w:r>
      </w:del>
      <w:r w:rsidRPr="003A7D22">
        <w:rPr>
          <w:lang w:val="en-US"/>
        </w:rPr>
        <w:t>, or if the ecological focus is on the presence or absence of a species at a site. These models provide information on the occurrence areas of a species.</w:t>
      </w:r>
      <w:r>
        <w:rPr>
          <w:lang w:val="en-US"/>
        </w:rPr>
        <w:t xml:space="preserve"> </w:t>
      </w:r>
      <w:r w:rsidRPr="003A7D22">
        <w:rPr>
          <w:lang w:val="en-US"/>
        </w:rPr>
        <w:t>When count data are available and the ecological focus is on the abundance of a species at each site, N-mixture models can be utilized [34, 37, 38]. Abundance can also be modeled with distance-sampling or capture-recapture methods, but our data lack the necessary information for these approaches</w:t>
      </w:r>
      <w:ins w:id="7" w:author="Valentin Lauret" w:date="2024-05-28T16:07:00Z">
        <w:r w:rsidR="00E05C08">
          <w:rPr>
            <w:lang w:val="en-US"/>
          </w:rPr>
          <w:t xml:space="preserve"> (i.e. observation distance, or individual identification, respectively)</w:t>
        </w:r>
      </w:ins>
      <w:r w:rsidRPr="003A7D22">
        <w:rPr>
          <w:lang w:val="en-US"/>
        </w:rPr>
        <w:t xml:space="preserve">. Both occupancy and N-mixture models have a hierarchical structure and estimate detection probability. To guide public policy or understand species distribution, either model can be used. Occupancy models are more widely used than N-mixture models [39], mainly </w:t>
      </w:r>
      <w:ins w:id="8" w:author="Valentin Lauret" w:date="2024-05-28T16:07:00Z">
        <w:r w:rsidR="00E978BB">
          <w:rPr>
            <w:lang w:val="en-US"/>
          </w:rPr>
          <w:t>because detec</w:t>
        </w:r>
      </w:ins>
      <w:ins w:id="9" w:author="Valentin Lauret" w:date="2024-05-28T16:08:00Z">
        <w:r w:rsidR="00E978BB">
          <w:rPr>
            <w:lang w:val="en-US"/>
          </w:rPr>
          <w:t>tion/no-detection data are more abundant</w:t>
        </w:r>
      </w:ins>
      <w:del w:id="10" w:author="Valentin Lauret" w:date="2024-05-28T16:07:00Z">
        <w:r w:rsidRPr="003A7D22" w:rsidDel="00E978BB">
          <w:rPr>
            <w:lang w:val="en-US"/>
          </w:rPr>
          <w:delText>due to the type of data they require</w:delText>
        </w:r>
      </w:del>
      <w:r w:rsidRPr="003A7D22">
        <w:rPr>
          <w:lang w:val="en-US"/>
        </w:rPr>
        <w:t>.</w:t>
      </w:r>
      <w:r>
        <w:rPr>
          <w:lang w:val="en-US"/>
        </w:rPr>
        <w:t xml:space="preserve"> </w:t>
      </w:r>
      <w:r w:rsidRPr="003A7D22">
        <w:rPr>
          <w:lang w:val="en-US"/>
        </w:rPr>
        <w:t>While N-mixture models can provide more detailed information, occupancy models might be sufficient in some cases [40] and could even serve as a surrogate for abundance estimation [41], particularly for rare species with low density [40].</w:t>
      </w:r>
      <w:r>
        <w:rPr>
          <w:lang w:val="en-US"/>
        </w:rPr>
        <w:t xml:space="preserve"> </w:t>
      </w:r>
      <w:r w:rsidRPr="003A7D22">
        <w:rPr>
          <w:lang w:val="en-US"/>
        </w:rPr>
        <w:t>However, this is less likely to be the case for seabirds.</w:t>
      </w:r>
      <w:r>
        <w:rPr>
          <w:lang w:val="en-US"/>
        </w:rPr>
        <w:t xml:space="preserve"> </w:t>
      </w:r>
      <w:r w:rsidRPr="003A7D22">
        <w:rPr>
          <w:lang w:val="en-US"/>
        </w:rPr>
        <w:t>Additionally, occupancy models are often easier to fit [40].</w:t>
      </w:r>
      <w:r>
        <w:rPr>
          <w:lang w:val="en-US"/>
        </w:rPr>
        <w:t xml:space="preserve"> </w:t>
      </w:r>
      <w:r w:rsidRPr="003A7D22">
        <w:rPr>
          <w:lang w:val="en-US"/>
        </w:rPr>
        <w:t>Few studies have compared these two methods directly, and it would be</w:t>
      </w:r>
      <w:r>
        <w:rPr>
          <w:lang w:val="en-US"/>
        </w:rPr>
        <w:t xml:space="preserve"> </w:t>
      </w:r>
      <w:r w:rsidRPr="003A7D22">
        <w:rPr>
          <w:lang w:val="en-US"/>
        </w:rPr>
        <w:t>interesting to know if the use of detection/non-detection data could be sufficient in the context</w:t>
      </w:r>
      <w:r>
        <w:rPr>
          <w:lang w:val="en-US"/>
        </w:rPr>
        <w:t xml:space="preserve"> of wind farm planning.</w:t>
      </w:r>
    </w:p>
    <w:p w14:paraId="096103DB" w14:textId="77777777" w:rsidR="00C608C8" w:rsidRPr="003A7D22" w:rsidRDefault="001667C9" w:rsidP="003A7D22">
      <w:pPr>
        <w:spacing w:after="1" w:line="257" w:lineRule="auto"/>
        <w:ind w:left="12" w:right="545" w:firstLine="351"/>
        <w:rPr>
          <w:lang w:val="en-US"/>
        </w:rPr>
      </w:pPr>
      <w:r w:rsidRPr="003A7D22">
        <w:rPr>
          <w:lang w:val="en-US"/>
        </w:rPr>
        <w:t>Spatial distribution can be determined not only from count data but also from positions acquired by GPS devices [42]. As the quantity and variety of data increase, there’s a growing trend of using diverse data types to model species distribution [33]. However, employing a model-based approach to combine disparate data is not yet common practice. Movement data is traditionally used to study habitat selection through a used-availability design, which compares the proportion of observations in different habitat types to the availability of those habitats across the landscape [42, 43]. Although not its primary focus, habitat selection analysis can also provide insights into species distribution [42].</w:t>
      </w:r>
    </w:p>
    <w:p w14:paraId="69DDA519" w14:textId="77777777" w:rsidR="00C608C8" w:rsidRPr="003A7D22" w:rsidRDefault="001667C9">
      <w:pPr>
        <w:ind w:left="12" w:right="752"/>
        <w:rPr>
          <w:lang w:val="en-US"/>
        </w:rPr>
      </w:pPr>
      <w:r w:rsidRPr="003A7D22">
        <w:rPr>
          <w:lang w:val="en-US"/>
        </w:rPr>
        <w:t>Count and GPS data capture complementary aspects of animal space-use [1]. Count data provide broad-scale population-level information, while GPS data offer detailed, fine-scale information for a few individuals. Several studies have attempted to combine information from GPS and count data to determine species distribution, particularly in seabird research [1, 44, 45]. However, none of these studies utilized a model-based approach. Lauret et al. (under review) [46] developed a method to combine telemetry and count data into a single model. This model is hierarchical, incorporating a component for count data using an N-mixture model and a component for movement data through a Resource Selection Function (RSF), the most commonly used method in habitat selection analysis [43].</w:t>
      </w:r>
    </w:p>
    <w:p w14:paraId="7713A74A" w14:textId="77777777" w:rsidR="00C608C8" w:rsidRPr="003A7D22" w:rsidRDefault="001667C9">
      <w:pPr>
        <w:ind w:left="12" w:right="53" w:firstLine="0"/>
        <w:rPr>
          <w:lang w:val="en-US"/>
        </w:rPr>
      </w:pPr>
      <w:r w:rsidRPr="003A7D22">
        <w:rPr>
          <w:lang w:val="en-US"/>
        </w:rPr>
        <w:t>In this study, we apply this model to species for which both types of data are available.</w:t>
      </w:r>
    </w:p>
    <w:p w14:paraId="4805C1B6" w14:textId="77777777" w:rsidR="00C608C8" w:rsidRPr="003A7D22" w:rsidRDefault="001667C9">
      <w:pPr>
        <w:ind w:left="12" w:right="797"/>
        <w:rPr>
          <w:lang w:val="en-US"/>
        </w:rPr>
      </w:pPr>
      <w:r w:rsidRPr="003A7D22">
        <w:rPr>
          <w:lang w:val="en-US"/>
        </w:rPr>
        <w:t xml:space="preserve">Assessing the distribution of seabird species is the first and most crucial step in creating a spatial indicator of seabird vulnerability to wind farms. However, to effectively guide public policy, it is essential to produce a synthetic overview of seabird vulnerability within the assessment area. This synthesis is complex because the final indicator must account for both species distribution and the risks posed by future wind farm installations, which is strongly species dependent [27, 20, 47]. To address species-specific differences, a vulnerability index was calculated for each species using the approach developed by Furness et al. (2013) [22] and Bradbury et al. (2014) [47]. This index considers </w:t>
      </w:r>
      <w:r w:rsidRPr="003A7D22">
        <w:rPr>
          <w:lang w:val="en-US"/>
        </w:rPr>
        <w:lastRenderedPageBreak/>
        <w:t>the conservation status of the species and metrics determining collision and habitat loss risk [22]. The final vulnerability map is created by taking a weighted average of all species distribution maps, with each species weighted by its respective vulnerability index [45, 47].</w:t>
      </w:r>
    </w:p>
    <w:p w14:paraId="1FE53876" w14:textId="77777777" w:rsidR="00C608C8" w:rsidRPr="003A7D22" w:rsidRDefault="001667C9">
      <w:pPr>
        <w:ind w:left="12" w:right="792"/>
        <w:rPr>
          <w:lang w:val="en-US"/>
        </w:rPr>
      </w:pPr>
      <w:r w:rsidRPr="003A7D22">
        <w:rPr>
          <w:lang w:val="en-US"/>
        </w:rPr>
        <w:t>The aim of this study is twofold: (1</w:t>
      </w:r>
      <w:commentRangeStart w:id="11"/>
      <w:r w:rsidRPr="003A7D22">
        <w:rPr>
          <w:lang w:val="en-US"/>
        </w:rPr>
        <w:t>) to determine the distribution of several seabird species within the Gulf of Lion and use these predictions to assess their spatial vulnerability to future wind farm installations</w:t>
      </w:r>
      <w:commentRangeEnd w:id="11"/>
      <w:r w:rsidR="00E978BB">
        <w:rPr>
          <w:rStyle w:val="Marquedecommentaire"/>
        </w:rPr>
        <w:commentReference w:id="11"/>
      </w:r>
      <w:r w:rsidRPr="003A7D22">
        <w:rPr>
          <w:lang w:val="en-US"/>
        </w:rPr>
        <w:t xml:space="preserve">; and (2) </w:t>
      </w:r>
      <w:commentRangeStart w:id="12"/>
      <w:r w:rsidRPr="003A7D22">
        <w:rPr>
          <w:lang w:val="en-US"/>
        </w:rPr>
        <w:t>to explore the results of seabird distribution and spatial vulnerability obtained from different modeling techniques that utilize various data types, to provide recommendations for future data collection plans</w:t>
      </w:r>
      <w:commentRangeEnd w:id="12"/>
      <w:r w:rsidR="00E978BB">
        <w:rPr>
          <w:rStyle w:val="Marquedecommentaire"/>
        </w:rPr>
        <w:commentReference w:id="12"/>
      </w:r>
      <w:r w:rsidRPr="003A7D22">
        <w:rPr>
          <w:lang w:val="en-US"/>
        </w:rPr>
        <w:t>. To achieve these objectives, species distribution was modeled using integrated occupancy and integrated N-mixture models. These models combined at-sea observations from four different programs. Species distribution was also derived from GPS-tracking data, either independently or in combination with at-sea observations.</w:t>
      </w:r>
    </w:p>
    <w:p w14:paraId="37B3DC70" w14:textId="77777777" w:rsidR="00C608C8" w:rsidRDefault="001667C9">
      <w:pPr>
        <w:pStyle w:val="Titre1"/>
        <w:ind w:left="593" w:hanging="581"/>
      </w:pPr>
      <w:r>
        <w:t>Methods</w:t>
      </w:r>
    </w:p>
    <w:p w14:paraId="0A1C78CD" w14:textId="77777777" w:rsidR="00C608C8" w:rsidRDefault="001667C9">
      <w:pPr>
        <w:pStyle w:val="Titre2"/>
        <w:ind w:left="747" w:hanging="735"/>
      </w:pPr>
      <w:proofErr w:type="spellStart"/>
      <w:r>
        <w:t>Study</w:t>
      </w:r>
      <w:proofErr w:type="spellEnd"/>
      <w:r>
        <w:t xml:space="preserve"> area and data</w:t>
      </w:r>
    </w:p>
    <w:p w14:paraId="01530839" w14:textId="77777777" w:rsidR="00C608C8" w:rsidRDefault="001667C9">
      <w:pPr>
        <w:pStyle w:val="Titre3"/>
        <w:spacing w:after="110"/>
        <w:ind w:left="834" w:hanging="822"/>
      </w:pPr>
      <w:proofErr w:type="spellStart"/>
      <w:r>
        <w:t>Study</w:t>
      </w:r>
      <w:proofErr w:type="spellEnd"/>
      <w:r>
        <w:t xml:space="preserve"> area</w:t>
      </w:r>
    </w:p>
    <w:p w14:paraId="696F2B93" w14:textId="77777777" w:rsidR="00C608C8" w:rsidRDefault="001667C9">
      <w:pPr>
        <w:spacing w:after="249" w:line="259" w:lineRule="auto"/>
        <w:ind w:left="27" w:firstLine="0"/>
        <w:jc w:val="left"/>
      </w:pPr>
      <w:commentRangeStart w:id="13"/>
      <w:r>
        <w:rPr>
          <w:noProof/>
        </w:rPr>
        <w:drawing>
          <wp:inline distT="0" distB="0" distL="0" distR="0" wp14:anchorId="791D7201" wp14:editId="79AB8A32">
            <wp:extent cx="6547836" cy="3683158"/>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1"/>
                    <a:stretch>
                      <a:fillRect/>
                    </a:stretch>
                  </pic:blipFill>
                  <pic:spPr>
                    <a:xfrm>
                      <a:off x="0" y="0"/>
                      <a:ext cx="6547836" cy="3683158"/>
                    </a:xfrm>
                    <a:prstGeom prst="rect">
                      <a:avLst/>
                    </a:prstGeom>
                  </pic:spPr>
                </pic:pic>
              </a:graphicData>
            </a:graphic>
          </wp:inline>
        </w:drawing>
      </w:r>
      <w:commentRangeEnd w:id="13"/>
      <w:r w:rsidR="00F400DE">
        <w:rPr>
          <w:rStyle w:val="Marquedecommentaire"/>
        </w:rPr>
        <w:commentReference w:id="13"/>
      </w:r>
    </w:p>
    <w:p w14:paraId="68E7A16F" w14:textId="77777777" w:rsidR="00C608C8" w:rsidRPr="003A7D22" w:rsidRDefault="001667C9">
      <w:pPr>
        <w:spacing w:after="309" w:line="257" w:lineRule="auto"/>
        <w:ind w:left="7" w:right="771" w:hanging="2"/>
        <w:rPr>
          <w:lang w:val="en-US"/>
        </w:rPr>
      </w:pPr>
      <w:r w:rsidRPr="003A7D22">
        <w:rPr>
          <w:b/>
          <w:lang w:val="en-US"/>
        </w:rPr>
        <w:t xml:space="preserve">Fig.1: </w:t>
      </w:r>
      <w:r w:rsidRPr="003A7D22">
        <w:rPr>
          <w:b/>
          <w:sz w:val="22"/>
          <w:lang w:val="en-US"/>
        </w:rPr>
        <w:t xml:space="preserve">Study area and transect lines - (A) </w:t>
      </w:r>
      <w:r w:rsidRPr="003A7D22">
        <w:rPr>
          <w:sz w:val="22"/>
          <w:lang w:val="en-US"/>
        </w:rPr>
        <w:t xml:space="preserve">Location of the Gulf of Lion. The colored area represents future wind farm zones. Red zones (1, 2) were chosen to receive the first farms and their extension. Green zones (3, 4) are potential zones for future projects. The black line delimits the study area and corresponds to the continental shelf. </w:t>
      </w:r>
      <w:r w:rsidRPr="003A7D22">
        <w:rPr>
          <w:b/>
          <w:sz w:val="22"/>
          <w:lang w:val="en-US"/>
        </w:rPr>
        <w:t xml:space="preserve">(B) </w:t>
      </w:r>
      <w:r w:rsidRPr="003A7D22">
        <w:rPr>
          <w:sz w:val="22"/>
          <w:lang w:val="en-US"/>
        </w:rPr>
        <w:t xml:space="preserve">The transects followed by each monitoring program. </w:t>
      </w:r>
      <w:proofErr w:type="spellStart"/>
      <w:r w:rsidRPr="003A7D22">
        <w:rPr>
          <w:sz w:val="22"/>
          <w:lang w:val="en-US"/>
        </w:rPr>
        <w:t>Migralion</w:t>
      </w:r>
      <w:proofErr w:type="spellEnd"/>
      <w:r w:rsidRPr="003A7D22">
        <w:rPr>
          <w:sz w:val="22"/>
          <w:lang w:val="en-US"/>
        </w:rPr>
        <w:t xml:space="preserve"> program was performed during April and September 2022 and 2023. PELMED (</w:t>
      </w:r>
      <w:proofErr w:type="spellStart"/>
      <w:r w:rsidRPr="003A7D22">
        <w:rPr>
          <w:sz w:val="22"/>
          <w:lang w:val="en-US"/>
        </w:rPr>
        <w:t>PELagic</w:t>
      </w:r>
      <w:proofErr w:type="spellEnd"/>
      <w:r w:rsidRPr="003A7D22">
        <w:rPr>
          <w:sz w:val="22"/>
          <w:lang w:val="en-US"/>
        </w:rPr>
        <w:t xml:space="preserve"> </w:t>
      </w:r>
      <w:proofErr w:type="spellStart"/>
      <w:r w:rsidRPr="003A7D22">
        <w:rPr>
          <w:sz w:val="22"/>
          <w:lang w:val="en-US"/>
        </w:rPr>
        <w:t>MEDiterranean</w:t>
      </w:r>
      <w:proofErr w:type="spellEnd"/>
      <w:r w:rsidRPr="003A7D22">
        <w:rPr>
          <w:sz w:val="22"/>
          <w:lang w:val="en-US"/>
        </w:rPr>
        <w:t>) was conducted during July 2017 to 2021. SAMM (</w:t>
      </w:r>
      <w:proofErr w:type="spellStart"/>
      <w:r w:rsidRPr="003A7D22">
        <w:rPr>
          <w:sz w:val="22"/>
          <w:lang w:val="en-US"/>
        </w:rPr>
        <w:t>Survol</w:t>
      </w:r>
      <w:proofErr w:type="spellEnd"/>
      <w:r w:rsidRPr="003A7D22">
        <w:rPr>
          <w:sz w:val="22"/>
          <w:lang w:val="en-US"/>
        </w:rPr>
        <w:t xml:space="preserve"> </w:t>
      </w:r>
      <w:proofErr w:type="spellStart"/>
      <w:r w:rsidRPr="003A7D22">
        <w:rPr>
          <w:sz w:val="22"/>
          <w:lang w:val="en-US"/>
        </w:rPr>
        <w:t>A´erien</w:t>
      </w:r>
      <w:proofErr w:type="spellEnd"/>
      <w:r w:rsidRPr="003A7D22">
        <w:rPr>
          <w:sz w:val="22"/>
          <w:lang w:val="en-US"/>
        </w:rPr>
        <w:t xml:space="preserve"> de la </w:t>
      </w:r>
      <w:proofErr w:type="spellStart"/>
      <w:r w:rsidRPr="003A7D22">
        <w:rPr>
          <w:sz w:val="22"/>
          <w:lang w:val="en-US"/>
        </w:rPr>
        <w:t>M´egafaune</w:t>
      </w:r>
      <w:proofErr w:type="spellEnd"/>
      <w:r w:rsidRPr="003A7D22">
        <w:rPr>
          <w:sz w:val="22"/>
          <w:lang w:val="en-US"/>
        </w:rPr>
        <w:t xml:space="preserve"> Marine, Aerial </w:t>
      </w:r>
      <w:proofErr w:type="spellStart"/>
      <w:r w:rsidRPr="003A7D22">
        <w:rPr>
          <w:sz w:val="22"/>
          <w:lang w:val="en-US"/>
        </w:rPr>
        <w:t>Sensus</w:t>
      </w:r>
      <w:proofErr w:type="spellEnd"/>
      <w:r w:rsidRPr="003A7D22">
        <w:rPr>
          <w:sz w:val="22"/>
          <w:lang w:val="en-US"/>
        </w:rPr>
        <w:t xml:space="preserve"> of Marine Megafauna) was done during winter between 2011-2012 and 2018-2019. PNM (Parc Naturel Marin) designates data collected by the Marine Natural Parc of the Gulf of Lion. It’s important to note that not every transect was sampled during each campaign.</w:t>
      </w:r>
    </w:p>
    <w:p w14:paraId="19290E5F" w14:textId="77777777" w:rsidR="00C608C8" w:rsidRPr="003A7D22" w:rsidRDefault="001667C9">
      <w:pPr>
        <w:ind w:left="12" w:right="797"/>
        <w:rPr>
          <w:lang w:val="en-US"/>
        </w:rPr>
      </w:pPr>
      <w:r w:rsidRPr="003A7D22">
        <w:rPr>
          <w:lang w:val="en-US"/>
        </w:rPr>
        <w:t xml:space="preserve">The Gulf of Lion is in the north-western Mediterranean Sea (Fig.1). It is one of the most productive areas in the Mediterranean Sea, due to a combination of freshwater input by the Rhone River [4, 5] and small-scale upwellings created by winds [48]. The study area was determined based on suitability </w:t>
      </w:r>
      <w:r w:rsidRPr="003A7D22">
        <w:rPr>
          <w:lang w:val="en-US"/>
        </w:rPr>
        <w:lastRenderedPageBreak/>
        <w:t>to receive wind farms, which is mainly driven by the bathymetry. In consequence, the study area coincides</w:t>
      </w:r>
    </w:p>
    <w:p w14:paraId="57190D54" w14:textId="77777777" w:rsidR="00C608C8" w:rsidRPr="003A7D22" w:rsidRDefault="001667C9">
      <w:pPr>
        <w:spacing w:after="341"/>
        <w:ind w:left="12" w:right="788" w:firstLine="3"/>
        <w:rPr>
          <w:lang w:val="en-US"/>
        </w:rPr>
      </w:pPr>
      <w:r w:rsidRPr="003A7D22">
        <w:rPr>
          <w:lang w:val="en-US"/>
        </w:rPr>
        <w:t>with the continental shelf. The total area considered for the study had a surface of approximately 17,300 km</w:t>
      </w:r>
      <w:r w:rsidRPr="003A7D22">
        <w:rPr>
          <w:rFonts w:ascii="Calibri" w:eastAsia="Calibri" w:hAnsi="Calibri" w:cs="Calibri"/>
          <w:lang w:val="en-US"/>
        </w:rPr>
        <w:t>²</w:t>
      </w:r>
      <w:r w:rsidRPr="003A7D22">
        <w:rPr>
          <w:lang w:val="en-US"/>
        </w:rPr>
        <w:t>. Within this area, assessment units were defined by 1380 hexagonal cells with a size of 12,6 km</w:t>
      </w:r>
      <w:r w:rsidRPr="003A7D22">
        <w:rPr>
          <w:rFonts w:ascii="Calibri" w:eastAsia="Calibri" w:hAnsi="Calibri" w:cs="Calibri"/>
          <w:lang w:val="en-US"/>
        </w:rPr>
        <w:t>²</w:t>
      </w:r>
      <w:r w:rsidRPr="003A7D22">
        <w:rPr>
          <w:lang w:val="en-US"/>
        </w:rPr>
        <w:t xml:space="preserve">. All the ecological parameters are estimated at the scale of the grid </w:t>
      </w:r>
      <w:proofErr w:type="gramStart"/>
      <w:r w:rsidRPr="003A7D22">
        <w:rPr>
          <w:lang w:val="en-US"/>
        </w:rPr>
        <w:t>cells,</w:t>
      </w:r>
      <w:proofErr w:type="gramEnd"/>
      <w:r w:rsidRPr="003A7D22">
        <w:rPr>
          <w:lang w:val="en-US"/>
        </w:rPr>
        <w:t xml:space="preserve"> thus each grid cell defines a ’site’. Grid resolution was chosen to have a ratio of approximately 1 cell with detection for 10 cells without any detection on average for each species.</w:t>
      </w:r>
    </w:p>
    <w:p w14:paraId="77213FE8" w14:textId="77777777" w:rsidR="00C608C8" w:rsidRDefault="001667C9">
      <w:pPr>
        <w:pStyle w:val="Titre3"/>
        <w:spacing w:after="178"/>
        <w:ind w:left="834" w:hanging="822"/>
      </w:pPr>
      <w:proofErr w:type="spellStart"/>
      <w:r>
        <w:t>Seabirds</w:t>
      </w:r>
      <w:proofErr w:type="spellEnd"/>
      <w:r>
        <w:t xml:space="preserve"> at-</w:t>
      </w:r>
      <w:proofErr w:type="spellStart"/>
      <w:r>
        <w:t>sea</w:t>
      </w:r>
      <w:proofErr w:type="spellEnd"/>
      <w:r>
        <w:t xml:space="preserve"> monitoring</w:t>
      </w:r>
    </w:p>
    <w:p w14:paraId="519D92CD" w14:textId="77777777" w:rsidR="00C608C8" w:rsidRPr="003A7D22" w:rsidRDefault="001667C9">
      <w:pPr>
        <w:ind w:left="12" w:right="797" w:firstLine="0"/>
        <w:rPr>
          <w:lang w:val="en-US"/>
        </w:rPr>
      </w:pPr>
      <w:r w:rsidRPr="003A7D22">
        <w:rPr>
          <w:lang w:val="en-US"/>
        </w:rPr>
        <w:t>Count data were collected from four different programs, as summarized in 1. Observations were conducted using strip-transect methodology (Fig.1) [49, 50, 51], employing ships or aircraft as counting platforms.</w:t>
      </w:r>
    </w:p>
    <w:p w14:paraId="2515B57D" w14:textId="77777777" w:rsidR="00C608C8" w:rsidRDefault="001667C9">
      <w:pPr>
        <w:spacing w:after="0" w:line="260" w:lineRule="auto"/>
        <w:ind w:left="22" w:hanging="10"/>
        <w:jc w:val="left"/>
      </w:pPr>
      <w:r>
        <w:rPr>
          <w:b/>
        </w:rPr>
        <w:t xml:space="preserve">Table </w:t>
      </w:r>
      <w:proofErr w:type="gramStart"/>
      <w:r>
        <w:rPr>
          <w:b/>
        </w:rPr>
        <w:t>1:</w:t>
      </w:r>
      <w:proofErr w:type="gramEnd"/>
    </w:p>
    <w:tbl>
      <w:tblPr>
        <w:tblStyle w:val="TableGrid"/>
        <w:tblW w:w="9355" w:type="dxa"/>
        <w:tblInd w:w="506" w:type="dxa"/>
        <w:tblCellMar>
          <w:top w:w="38" w:type="dxa"/>
        </w:tblCellMar>
        <w:tblLook w:val="04A0" w:firstRow="1" w:lastRow="0" w:firstColumn="1" w:lastColumn="0" w:noHBand="0" w:noVBand="1"/>
      </w:tblPr>
      <w:tblGrid>
        <w:gridCol w:w="1220"/>
        <w:gridCol w:w="1514"/>
        <w:gridCol w:w="2262"/>
        <w:gridCol w:w="2460"/>
        <w:gridCol w:w="1899"/>
      </w:tblGrid>
      <w:tr w:rsidR="00C608C8" w14:paraId="5ABC801B" w14:textId="77777777">
        <w:trPr>
          <w:trHeight w:val="412"/>
        </w:trPr>
        <w:tc>
          <w:tcPr>
            <w:tcW w:w="1221" w:type="dxa"/>
            <w:tcBorders>
              <w:top w:val="single" w:sz="7" w:space="0" w:color="000000"/>
              <w:left w:val="nil"/>
              <w:bottom w:val="single" w:sz="5" w:space="0" w:color="000000"/>
              <w:right w:val="nil"/>
            </w:tcBorders>
          </w:tcPr>
          <w:p w14:paraId="4CE04F48" w14:textId="77777777" w:rsidR="00C608C8" w:rsidRDefault="001667C9">
            <w:pPr>
              <w:spacing w:after="0" w:line="259" w:lineRule="auto"/>
              <w:ind w:left="0" w:firstLine="0"/>
              <w:jc w:val="left"/>
            </w:pPr>
            <w:r>
              <w:t>Program</w:t>
            </w:r>
          </w:p>
        </w:tc>
        <w:tc>
          <w:tcPr>
            <w:tcW w:w="1514" w:type="dxa"/>
            <w:tcBorders>
              <w:top w:val="single" w:sz="7" w:space="0" w:color="000000"/>
              <w:left w:val="nil"/>
              <w:bottom w:val="single" w:sz="5" w:space="0" w:color="000000"/>
              <w:right w:val="nil"/>
            </w:tcBorders>
          </w:tcPr>
          <w:p w14:paraId="544E52F3" w14:textId="77777777" w:rsidR="00C608C8" w:rsidRDefault="001667C9">
            <w:pPr>
              <w:spacing w:after="0" w:line="259" w:lineRule="auto"/>
              <w:ind w:left="0" w:firstLine="0"/>
              <w:jc w:val="left"/>
            </w:pPr>
            <w:proofErr w:type="spellStart"/>
            <w:r>
              <w:t>Years</w:t>
            </w:r>
            <w:proofErr w:type="spellEnd"/>
          </w:p>
        </w:tc>
        <w:tc>
          <w:tcPr>
            <w:tcW w:w="2262" w:type="dxa"/>
            <w:tcBorders>
              <w:top w:val="single" w:sz="7" w:space="0" w:color="000000"/>
              <w:left w:val="nil"/>
              <w:bottom w:val="single" w:sz="5" w:space="0" w:color="000000"/>
              <w:right w:val="nil"/>
            </w:tcBorders>
          </w:tcPr>
          <w:p w14:paraId="5BD10D4A" w14:textId="77777777" w:rsidR="00C608C8" w:rsidRDefault="001667C9">
            <w:pPr>
              <w:spacing w:after="0" w:line="259" w:lineRule="auto"/>
              <w:ind w:left="0" w:firstLine="0"/>
              <w:jc w:val="left"/>
            </w:pPr>
            <w:proofErr w:type="spellStart"/>
            <w:r>
              <w:t>Period</w:t>
            </w:r>
            <w:proofErr w:type="spellEnd"/>
            <w:r>
              <w:t xml:space="preserve"> of the </w:t>
            </w:r>
            <w:proofErr w:type="spellStart"/>
            <w:r>
              <w:t>year</w:t>
            </w:r>
            <w:proofErr w:type="spellEnd"/>
          </w:p>
        </w:tc>
        <w:tc>
          <w:tcPr>
            <w:tcW w:w="2460" w:type="dxa"/>
            <w:tcBorders>
              <w:top w:val="single" w:sz="7" w:space="0" w:color="000000"/>
              <w:left w:val="nil"/>
              <w:bottom w:val="single" w:sz="5" w:space="0" w:color="000000"/>
              <w:right w:val="nil"/>
            </w:tcBorders>
          </w:tcPr>
          <w:p w14:paraId="7DF7C7FD" w14:textId="77777777" w:rsidR="00C608C8" w:rsidRDefault="001667C9">
            <w:pPr>
              <w:spacing w:after="0" w:line="259" w:lineRule="auto"/>
              <w:ind w:left="0" w:firstLine="0"/>
              <w:jc w:val="left"/>
            </w:pPr>
            <w:r>
              <w:t xml:space="preserve">Area </w:t>
            </w:r>
            <w:proofErr w:type="spellStart"/>
            <w:r>
              <w:t>covered</w:t>
            </w:r>
            <w:proofErr w:type="spellEnd"/>
          </w:p>
        </w:tc>
        <w:tc>
          <w:tcPr>
            <w:tcW w:w="1899" w:type="dxa"/>
            <w:tcBorders>
              <w:top w:val="single" w:sz="7" w:space="0" w:color="000000"/>
              <w:left w:val="nil"/>
              <w:bottom w:val="single" w:sz="5" w:space="0" w:color="000000"/>
              <w:right w:val="nil"/>
            </w:tcBorders>
          </w:tcPr>
          <w:p w14:paraId="25C03BA2" w14:textId="77777777" w:rsidR="00C608C8" w:rsidRDefault="001667C9">
            <w:pPr>
              <w:spacing w:after="0" w:line="259" w:lineRule="auto"/>
              <w:ind w:left="0" w:firstLine="0"/>
            </w:pPr>
            <w:proofErr w:type="spellStart"/>
            <w:r>
              <w:t>Counting</w:t>
            </w:r>
            <w:proofErr w:type="spellEnd"/>
            <w:r>
              <w:t xml:space="preserve"> </w:t>
            </w:r>
            <w:proofErr w:type="spellStart"/>
            <w:r>
              <w:t>platform</w:t>
            </w:r>
            <w:proofErr w:type="spellEnd"/>
          </w:p>
        </w:tc>
      </w:tr>
      <w:tr w:rsidR="00C608C8" w14:paraId="6F18A046" w14:textId="77777777">
        <w:trPr>
          <w:trHeight w:val="360"/>
        </w:trPr>
        <w:tc>
          <w:tcPr>
            <w:tcW w:w="1221" w:type="dxa"/>
            <w:tcBorders>
              <w:top w:val="single" w:sz="5" w:space="0" w:color="000000"/>
              <w:left w:val="nil"/>
              <w:bottom w:val="nil"/>
              <w:right w:val="nil"/>
            </w:tcBorders>
          </w:tcPr>
          <w:p w14:paraId="0C8B65E0" w14:textId="77777777" w:rsidR="00C608C8" w:rsidRDefault="001667C9">
            <w:pPr>
              <w:spacing w:after="0" w:line="259" w:lineRule="auto"/>
              <w:ind w:left="0" w:firstLine="0"/>
              <w:jc w:val="left"/>
            </w:pPr>
            <w:proofErr w:type="spellStart"/>
            <w:r>
              <w:t>Migralion</w:t>
            </w:r>
            <w:proofErr w:type="spellEnd"/>
          </w:p>
        </w:tc>
        <w:tc>
          <w:tcPr>
            <w:tcW w:w="1514" w:type="dxa"/>
            <w:tcBorders>
              <w:top w:val="single" w:sz="5" w:space="0" w:color="000000"/>
              <w:left w:val="nil"/>
              <w:bottom w:val="nil"/>
              <w:right w:val="nil"/>
            </w:tcBorders>
          </w:tcPr>
          <w:p w14:paraId="5AD00296" w14:textId="77777777" w:rsidR="00C608C8" w:rsidRDefault="001667C9">
            <w:pPr>
              <w:spacing w:after="0" w:line="259" w:lineRule="auto"/>
              <w:ind w:left="0" w:firstLine="0"/>
              <w:jc w:val="left"/>
            </w:pPr>
            <w:r>
              <w:t>2022-2023</w:t>
            </w:r>
          </w:p>
        </w:tc>
        <w:tc>
          <w:tcPr>
            <w:tcW w:w="2262" w:type="dxa"/>
            <w:tcBorders>
              <w:top w:val="single" w:sz="5" w:space="0" w:color="000000"/>
              <w:left w:val="nil"/>
              <w:bottom w:val="nil"/>
              <w:right w:val="nil"/>
            </w:tcBorders>
          </w:tcPr>
          <w:p w14:paraId="790027E1" w14:textId="77777777" w:rsidR="00C608C8" w:rsidRDefault="001667C9">
            <w:pPr>
              <w:spacing w:after="0" w:line="259" w:lineRule="auto"/>
              <w:ind w:left="0" w:firstLine="0"/>
              <w:jc w:val="left"/>
            </w:pPr>
            <w:proofErr w:type="spellStart"/>
            <w:r>
              <w:t>Spring</w:t>
            </w:r>
            <w:proofErr w:type="spellEnd"/>
            <w:r>
              <w:t xml:space="preserve"> and </w:t>
            </w:r>
            <w:proofErr w:type="spellStart"/>
            <w:r>
              <w:t>autumn</w:t>
            </w:r>
            <w:proofErr w:type="spellEnd"/>
          </w:p>
        </w:tc>
        <w:tc>
          <w:tcPr>
            <w:tcW w:w="2460" w:type="dxa"/>
            <w:tcBorders>
              <w:top w:val="single" w:sz="5" w:space="0" w:color="000000"/>
              <w:left w:val="nil"/>
              <w:bottom w:val="nil"/>
              <w:right w:val="nil"/>
            </w:tcBorders>
          </w:tcPr>
          <w:p w14:paraId="1606D874" w14:textId="77777777" w:rsidR="00C608C8" w:rsidRDefault="001667C9">
            <w:pPr>
              <w:spacing w:after="0" w:line="259" w:lineRule="auto"/>
              <w:ind w:left="0" w:firstLine="0"/>
              <w:jc w:val="left"/>
            </w:pPr>
            <w:r>
              <w:t>Gulf of Lion</w:t>
            </w:r>
          </w:p>
        </w:tc>
        <w:tc>
          <w:tcPr>
            <w:tcW w:w="1899" w:type="dxa"/>
            <w:tcBorders>
              <w:top w:val="single" w:sz="5" w:space="0" w:color="000000"/>
              <w:left w:val="nil"/>
              <w:bottom w:val="nil"/>
              <w:right w:val="nil"/>
            </w:tcBorders>
          </w:tcPr>
          <w:p w14:paraId="1FAA9B68" w14:textId="77777777" w:rsidR="00C608C8" w:rsidRDefault="001667C9">
            <w:pPr>
              <w:spacing w:after="0" w:line="259" w:lineRule="auto"/>
              <w:ind w:left="0" w:firstLine="0"/>
              <w:jc w:val="left"/>
            </w:pPr>
            <w:r>
              <w:t>Boat</w:t>
            </w:r>
          </w:p>
        </w:tc>
      </w:tr>
      <w:tr w:rsidR="00C608C8" w14:paraId="2B86AE97" w14:textId="77777777">
        <w:trPr>
          <w:trHeight w:val="578"/>
        </w:trPr>
        <w:tc>
          <w:tcPr>
            <w:tcW w:w="1221" w:type="dxa"/>
            <w:tcBorders>
              <w:top w:val="nil"/>
              <w:left w:val="nil"/>
              <w:bottom w:val="nil"/>
              <w:right w:val="nil"/>
            </w:tcBorders>
            <w:vAlign w:val="center"/>
          </w:tcPr>
          <w:p w14:paraId="1EC97FD0" w14:textId="77777777" w:rsidR="00C608C8" w:rsidRDefault="001667C9">
            <w:pPr>
              <w:spacing w:after="0" w:line="259" w:lineRule="auto"/>
              <w:ind w:left="0" w:firstLine="0"/>
              <w:jc w:val="left"/>
            </w:pPr>
            <w:r>
              <w:t>SAMM</w:t>
            </w:r>
          </w:p>
        </w:tc>
        <w:tc>
          <w:tcPr>
            <w:tcW w:w="1514" w:type="dxa"/>
            <w:tcBorders>
              <w:top w:val="nil"/>
              <w:left w:val="nil"/>
              <w:bottom w:val="nil"/>
              <w:right w:val="nil"/>
            </w:tcBorders>
          </w:tcPr>
          <w:p w14:paraId="33391512" w14:textId="77777777" w:rsidR="00C608C8" w:rsidRDefault="001667C9">
            <w:pPr>
              <w:spacing w:after="0" w:line="259" w:lineRule="auto"/>
              <w:ind w:left="0" w:right="239" w:firstLine="0"/>
              <w:jc w:val="left"/>
            </w:pPr>
            <w:r>
              <w:t>2011-2012 &amp; 2018-2019</w:t>
            </w:r>
          </w:p>
        </w:tc>
        <w:tc>
          <w:tcPr>
            <w:tcW w:w="2262" w:type="dxa"/>
            <w:tcBorders>
              <w:top w:val="nil"/>
              <w:left w:val="nil"/>
              <w:bottom w:val="nil"/>
              <w:right w:val="nil"/>
            </w:tcBorders>
            <w:vAlign w:val="center"/>
          </w:tcPr>
          <w:p w14:paraId="2FEA2A75" w14:textId="77777777" w:rsidR="00C608C8" w:rsidRDefault="001667C9">
            <w:pPr>
              <w:spacing w:after="0" w:line="259" w:lineRule="auto"/>
              <w:ind w:left="0" w:firstLine="0"/>
              <w:jc w:val="left"/>
            </w:pPr>
            <w:proofErr w:type="spellStart"/>
            <w:r>
              <w:t>Summer</w:t>
            </w:r>
            <w:proofErr w:type="spellEnd"/>
            <w:r>
              <w:t xml:space="preserve"> and </w:t>
            </w:r>
            <w:proofErr w:type="spellStart"/>
            <w:r>
              <w:t>winter</w:t>
            </w:r>
            <w:proofErr w:type="spellEnd"/>
          </w:p>
        </w:tc>
        <w:tc>
          <w:tcPr>
            <w:tcW w:w="2460" w:type="dxa"/>
            <w:tcBorders>
              <w:top w:val="nil"/>
              <w:left w:val="nil"/>
              <w:bottom w:val="nil"/>
              <w:right w:val="nil"/>
            </w:tcBorders>
            <w:vAlign w:val="center"/>
          </w:tcPr>
          <w:p w14:paraId="456B98F4" w14:textId="77777777" w:rsidR="00C608C8" w:rsidRDefault="001667C9">
            <w:pPr>
              <w:spacing w:after="0" w:line="259" w:lineRule="auto"/>
              <w:ind w:left="0" w:firstLine="0"/>
              <w:jc w:val="left"/>
            </w:pPr>
            <w:r>
              <w:t>French ZEE</w:t>
            </w:r>
          </w:p>
        </w:tc>
        <w:tc>
          <w:tcPr>
            <w:tcW w:w="1899" w:type="dxa"/>
            <w:tcBorders>
              <w:top w:val="nil"/>
              <w:left w:val="nil"/>
              <w:bottom w:val="nil"/>
              <w:right w:val="nil"/>
            </w:tcBorders>
            <w:vAlign w:val="center"/>
          </w:tcPr>
          <w:p w14:paraId="4BD7A94C" w14:textId="77777777" w:rsidR="00C608C8" w:rsidRDefault="001667C9">
            <w:pPr>
              <w:spacing w:after="0" w:line="259" w:lineRule="auto"/>
              <w:ind w:left="0" w:firstLine="0"/>
              <w:jc w:val="left"/>
            </w:pPr>
            <w:proofErr w:type="spellStart"/>
            <w:r>
              <w:t>Aerial</w:t>
            </w:r>
            <w:proofErr w:type="spellEnd"/>
          </w:p>
        </w:tc>
      </w:tr>
      <w:tr w:rsidR="00C608C8" w14:paraId="3CD6EE80" w14:textId="77777777">
        <w:trPr>
          <w:trHeight w:val="289"/>
        </w:trPr>
        <w:tc>
          <w:tcPr>
            <w:tcW w:w="1221" w:type="dxa"/>
            <w:tcBorders>
              <w:top w:val="nil"/>
              <w:left w:val="nil"/>
              <w:bottom w:val="nil"/>
              <w:right w:val="nil"/>
            </w:tcBorders>
          </w:tcPr>
          <w:p w14:paraId="68E4927F" w14:textId="77777777" w:rsidR="00C608C8" w:rsidRDefault="001667C9">
            <w:pPr>
              <w:spacing w:after="0" w:line="259" w:lineRule="auto"/>
              <w:ind w:left="0" w:firstLine="0"/>
              <w:jc w:val="left"/>
            </w:pPr>
            <w:proofErr w:type="spellStart"/>
            <w:r>
              <w:t>Pelmed</w:t>
            </w:r>
            <w:proofErr w:type="spellEnd"/>
          </w:p>
        </w:tc>
        <w:tc>
          <w:tcPr>
            <w:tcW w:w="1514" w:type="dxa"/>
            <w:tcBorders>
              <w:top w:val="nil"/>
              <w:left w:val="nil"/>
              <w:bottom w:val="nil"/>
              <w:right w:val="nil"/>
            </w:tcBorders>
          </w:tcPr>
          <w:p w14:paraId="23D50275" w14:textId="77777777" w:rsidR="00C608C8" w:rsidRDefault="001667C9">
            <w:pPr>
              <w:spacing w:after="0" w:line="259" w:lineRule="auto"/>
              <w:ind w:left="0" w:firstLine="0"/>
              <w:jc w:val="left"/>
            </w:pPr>
            <w:r>
              <w:t>2017-2021</w:t>
            </w:r>
          </w:p>
        </w:tc>
        <w:tc>
          <w:tcPr>
            <w:tcW w:w="2262" w:type="dxa"/>
            <w:tcBorders>
              <w:top w:val="nil"/>
              <w:left w:val="nil"/>
              <w:bottom w:val="nil"/>
              <w:right w:val="nil"/>
            </w:tcBorders>
          </w:tcPr>
          <w:p w14:paraId="3DCC00B2" w14:textId="77777777" w:rsidR="00C608C8" w:rsidRDefault="001667C9">
            <w:pPr>
              <w:spacing w:after="0" w:line="259" w:lineRule="auto"/>
              <w:ind w:left="0" w:firstLine="0"/>
              <w:jc w:val="left"/>
            </w:pPr>
            <w:r>
              <w:t>Summer</w:t>
            </w:r>
          </w:p>
        </w:tc>
        <w:tc>
          <w:tcPr>
            <w:tcW w:w="2460" w:type="dxa"/>
            <w:tcBorders>
              <w:top w:val="nil"/>
              <w:left w:val="nil"/>
              <w:bottom w:val="nil"/>
              <w:right w:val="nil"/>
            </w:tcBorders>
          </w:tcPr>
          <w:p w14:paraId="56437D5C" w14:textId="77777777" w:rsidR="00C608C8" w:rsidRDefault="001667C9">
            <w:pPr>
              <w:spacing w:after="0" w:line="259" w:lineRule="auto"/>
              <w:ind w:left="0" w:firstLine="0"/>
              <w:jc w:val="left"/>
            </w:pPr>
            <w:r>
              <w:t>Gulf of Lion</w:t>
            </w:r>
          </w:p>
        </w:tc>
        <w:tc>
          <w:tcPr>
            <w:tcW w:w="1899" w:type="dxa"/>
            <w:tcBorders>
              <w:top w:val="nil"/>
              <w:left w:val="nil"/>
              <w:bottom w:val="nil"/>
              <w:right w:val="nil"/>
            </w:tcBorders>
          </w:tcPr>
          <w:p w14:paraId="762D244F" w14:textId="77777777" w:rsidR="00C608C8" w:rsidRDefault="001667C9">
            <w:pPr>
              <w:spacing w:after="0" w:line="259" w:lineRule="auto"/>
              <w:ind w:left="0" w:firstLine="0"/>
              <w:jc w:val="left"/>
            </w:pPr>
            <w:r>
              <w:t>Boat</w:t>
            </w:r>
          </w:p>
        </w:tc>
      </w:tr>
      <w:tr w:rsidR="00C608C8" w14:paraId="35F8F333" w14:textId="77777777">
        <w:trPr>
          <w:trHeight w:val="630"/>
        </w:trPr>
        <w:tc>
          <w:tcPr>
            <w:tcW w:w="1221" w:type="dxa"/>
            <w:tcBorders>
              <w:top w:val="nil"/>
              <w:left w:val="nil"/>
              <w:bottom w:val="single" w:sz="7" w:space="0" w:color="000000"/>
              <w:right w:val="nil"/>
            </w:tcBorders>
            <w:vAlign w:val="center"/>
          </w:tcPr>
          <w:p w14:paraId="1C886B76" w14:textId="77777777" w:rsidR="00C608C8" w:rsidRDefault="001667C9">
            <w:pPr>
              <w:spacing w:after="0" w:line="259" w:lineRule="auto"/>
              <w:ind w:left="0" w:firstLine="0"/>
              <w:jc w:val="left"/>
            </w:pPr>
            <w:proofErr w:type="spellStart"/>
            <w:r>
              <w:t>Megaobs</w:t>
            </w:r>
            <w:proofErr w:type="spellEnd"/>
          </w:p>
        </w:tc>
        <w:tc>
          <w:tcPr>
            <w:tcW w:w="1514" w:type="dxa"/>
            <w:tcBorders>
              <w:top w:val="nil"/>
              <w:left w:val="nil"/>
              <w:bottom w:val="single" w:sz="7" w:space="0" w:color="000000"/>
              <w:right w:val="nil"/>
            </w:tcBorders>
            <w:vAlign w:val="center"/>
          </w:tcPr>
          <w:p w14:paraId="388F41DE" w14:textId="77777777" w:rsidR="00C608C8" w:rsidRDefault="001667C9">
            <w:pPr>
              <w:spacing w:after="0" w:line="259" w:lineRule="auto"/>
              <w:ind w:left="0" w:firstLine="0"/>
              <w:jc w:val="left"/>
            </w:pPr>
            <w:r>
              <w:t>2019-2021</w:t>
            </w:r>
          </w:p>
        </w:tc>
        <w:tc>
          <w:tcPr>
            <w:tcW w:w="2262" w:type="dxa"/>
            <w:tcBorders>
              <w:top w:val="nil"/>
              <w:left w:val="nil"/>
              <w:bottom w:val="single" w:sz="7" w:space="0" w:color="000000"/>
              <w:right w:val="nil"/>
            </w:tcBorders>
          </w:tcPr>
          <w:p w14:paraId="6ADEBDBC" w14:textId="77777777" w:rsidR="00C608C8" w:rsidRPr="003A7D22" w:rsidRDefault="001667C9">
            <w:pPr>
              <w:spacing w:after="0" w:line="259" w:lineRule="auto"/>
              <w:ind w:left="0" w:right="443" w:firstLine="0"/>
              <w:jc w:val="left"/>
              <w:rPr>
                <w:lang w:val="en-US"/>
              </w:rPr>
            </w:pPr>
            <w:r w:rsidRPr="003A7D22">
              <w:rPr>
                <w:lang w:val="en-US"/>
              </w:rPr>
              <w:t>Early summer and late autumn</w:t>
            </w:r>
          </w:p>
        </w:tc>
        <w:tc>
          <w:tcPr>
            <w:tcW w:w="2460" w:type="dxa"/>
            <w:tcBorders>
              <w:top w:val="nil"/>
              <w:left w:val="nil"/>
              <w:bottom w:val="single" w:sz="7" w:space="0" w:color="000000"/>
              <w:right w:val="nil"/>
            </w:tcBorders>
          </w:tcPr>
          <w:p w14:paraId="7E21B833" w14:textId="77777777" w:rsidR="00C608C8" w:rsidRPr="003A7D22" w:rsidRDefault="001667C9">
            <w:pPr>
              <w:spacing w:after="0" w:line="259" w:lineRule="auto"/>
              <w:ind w:left="0" w:right="50" w:firstLine="0"/>
              <w:jc w:val="left"/>
              <w:rPr>
                <w:lang w:val="en-US"/>
              </w:rPr>
            </w:pPr>
            <w:r w:rsidRPr="003A7D22">
              <w:rPr>
                <w:lang w:val="en-US"/>
              </w:rPr>
              <w:t>National Marine Parc of The Gulf of Lion</w:t>
            </w:r>
          </w:p>
        </w:tc>
        <w:tc>
          <w:tcPr>
            <w:tcW w:w="1899" w:type="dxa"/>
            <w:tcBorders>
              <w:top w:val="nil"/>
              <w:left w:val="nil"/>
              <w:bottom w:val="single" w:sz="7" w:space="0" w:color="000000"/>
              <w:right w:val="nil"/>
            </w:tcBorders>
            <w:vAlign w:val="center"/>
          </w:tcPr>
          <w:p w14:paraId="6EA473BC" w14:textId="77777777" w:rsidR="00C608C8" w:rsidRDefault="001667C9">
            <w:pPr>
              <w:spacing w:after="0" w:line="259" w:lineRule="auto"/>
              <w:ind w:left="0" w:firstLine="0"/>
              <w:jc w:val="left"/>
            </w:pPr>
            <w:r>
              <w:t>Boat</w:t>
            </w:r>
          </w:p>
        </w:tc>
      </w:tr>
    </w:tbl>
    <w:p w14:paraId="2A96C7C4" w14:textId="4FEE001C" w:rsidR="00C608C8" w:rsidRPr="003A7D22" w:rsidRDefault="001667C9">
      <w:pPr>
        <w:spacing w:after="1" w:line="257" w:lineRule="auto"/>
        <w:ind w:left="12" w:right="555" w:firstLine="351"/>
        <w:jc w:val="left"/>
        <w:rPr>
          <w:lang w:val="en-US"/>
        </w:rPr>
      </w:pPr>
      <w:r w:rsidRPr="003A7D22">
        <w:rPr>
          <w:lang w:val="en-US"/>
        </w:rPr>
        <w:t>SAMM (</w:t>
      </w:r>
      <w:proofErr w:type="spellStart"/>
      <w:r w:rsidRPr="003A7D22">
        <w:rPr>
          <w:lang w:val="en-US"/>
        </w:rPr>
        <w:t>Survol</w:t>
      </w:r>
      <w:proofErr w:type="spellEnd"/>
      <w:r w:rsidRPr="003A7D22">
        <w:rPr>
          <w:lang w:val="en-US"/>
        </w:rPr>
        <w:t xml:space="preserve"> </w:t>
      </w:r>
      <w:proofErr w:type="spellStart"/>
      <w:r w:rsidRPr="003A7D22">
        <w:rPr>
          <w:lang w:val="en-US"/>
        </w:rPr>
        <w:t>Aerien</w:t>
      </w:r>
      <w:proofErr w:type="spellEnd"/>
      <w:r w:rsidRPr="003A7D22">
        <w:rPr>
          <w:lang w:val="en-US"/>
        </w:rPr>
        <w:t xml:space="preserve"> de la </w:t>
      </w:r>
      <w:proofErr w:type="spellStart"/>
      <w:r w:rsidRPr="003A7D22">
        <w:rPr>
          <w:lang w:val="en-US"/>
        </w:rPr>
        <w:t>Megafaune</w:t>
      </w:r>
      <w:proofErr w:type="spellEnd"/>
      <w:r w:rsidRPr="003A7D22">
        <w:rPr>
          <w:lang w:val="en-US"/>
        </w:rPr>
        <w:t xml:space="preserve"> Marine, Aerial Census of Marine Megafauna) [29, 52],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replicated data.</w:t>
      </w:r>
    </w:p>
    <w:p w14:paraId="757A74AE" w14:textId="77777777" w:rsidR="00C608C8" w:rsidRPr="003A7D22" w:rsidRDefault="001667C9">
      <w:pPr>
        <w:ind w:left="12" w:right="53"/>
        <w:rPr>
          <w:lang w:val="en-US"/>
        </w:rPr>
      </w:pPr>
      <w:r w:rsidRPr="003A7D22">
        <w:rPr>
          <w:lang w:val="en-US"/>
        </w:rPr>
        <w:t>PELMED is an annual survey primarily assessing small pelagic fish resources [30]. This campaign occurred every summer from late June to early August.</w:t>
      </w:r>
    </w:p>
    <w:p w14:paraId="75DB262D" w14:textId="77777777" w:rsidR="00C608C8" w:rsidRPr="003A7D22" w:rsidRDefault="001667C9">
      <w:pPr>
        <w:ind w:left="12" w:right="53"/>
        <w:rPr>
          <w:lang w:val="en-US"/>
        </w:rPr>
      </w:pPr>
      <w:r w:rsidRPr="003A7D22">
        <w:rPr>
          <w:lang w:val="en-US"/>
        </w:rPr>
        <w:t>We also utilized data from the Marine National Park (PNM) of the Gulf of Lion, a large marine protected area. Surveys have been conducted twice a year since 2019, in autumn and late spring.</w:t>
      </w:r>
    </w:p>
    <w:p w14:paraId="73548CFF" w14:textId="77777777" w:rsidR="00C608C8" w:rsidRPr="003A7D22" w:rsidRDefault="001667C9">
      <w:pPr>
        <w:spacing w:after="0" w:line="259" w:lineRule="auto"/>
        <w:ind w:left="10" w:right="580" w:hanging="10"/>
        <w:jc w:val="center"/>
        <w:rPr>
          <w:lang w:val="en-US"/>
        </w:rPr>
      </w:pPr>
      <w:r w:rsidRPr="003A7D22">
        <w:rPr>
          <w:lang w:val="en-US"/>
        </w:rPr>
        <w:t xml:space="preserve">Data from </w:t>
      </w:r>
      <w:proofErr w:type="spellStart"/>
      <w:r w:rsidRPr="003A7D22">
        <w:rPr>
          <w:lang w:val="en-US"/>
        </w:rPr>
        <w:t>Migralion</w:t>
      </w:r>
      <w:proofErr w:type="spellEnd"/>
      <w:r w:rsidRPr="003A7D22">
        <w:rPr>
          <w:lang w:val="en-US"/>
        </w:rPr>
        <w:t xml:space="preserve"> was collected in 2022 and 2023, twice a year around April and September.</w:t>
      </w:r>
    </w:p>
    <w:p w14:paraId="0DB20E32" w14:textId="56A606C0" w:rsidR="00C608C8" w:rsidRPr="003A7D22" w:rsidRDefault="001667C9">
      <w:pPr>
        <w:ind w:left="12" w:right="791"/>
        <w:rPr>
          <w:lang w:val="en-US"/>
        </w:rPr>
      </w:pPr>
      <w:r w:rsidRPr="003A7D22">
        <w:rPr>
          <w:lang w:val="en-US"/>
        </w:rPr>
        <w:t xml:space="preserve">All these programs collected data at the species level, but in some cases, species identification was too difficult, leading to aggregation into the same category. </w:t>
      </w:r>
      <w:ins w:id="14" w:author="Valentin Lauret" w:date="2024-05-28T15:29:00Z">
        <w:r w:rsidR="00960D9F">
          <w:rPr>
            <w:lang w:val="en-US"/>
          </w:rPr>
          <w:t xml:space="preserve">Then, we labeled </w:t>
        </w:r>
      </w:ins>
      <w:del w:id="15" w:author="Valentin Lauret" w:date="2024-05-28T15:29:00Z">
        <w:r w:rsidRPr="003A7D22" w:rsidDel="00960D9F">
          <w:rPr>
            <w:lang w:val="en-US"/>
          </w:rPr>
          <w:delText xml:space="preserve">This affected </w:delText>
        </w:r>
      </w:del>
      <w:r w:rsidRPr="003A7D22">
        <w:rPr>
          <w:lang w:val="en-US"/>
        </w:rPr>
        <w:t>Balearic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mauretanicus</w:t>
      </w:r>
      <w:proofErr w:type="spellEnd"/>
      <w:r w:rsidRPr="003A7D22">
        <w:rPr>
          <w:lang w:val="en-US"/>
        </w:rPr>
        <w:t xml:space="preserve">) and </w:t>
      </w:r>
      <w:proofErr w:type="spellStart"/>
      <w:r w:rsidRPr="003A7D22">
        <w:rPr>
          <w:lang w:val="en-US"/>
        </w:rPr>
        <w:t>Yelkouan</w:t>
      </w:r>
      <w:proofErr w:type="spellEnd"/>
      <w:r w:rsidRPr="003A7D22">
        <w:rPr>
          <w:lang w:val="en-US"/>
        </w:rPr>
        <w:t xml:space="preserve">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yelkouan</w:t>
      </w:r>
      <w:proofErr w:type="spellEnd"/>
      <w:r w:rsidRPr="003A7D22">
        <w:rPr>
          <w:lang w:val="en-US"/>
        </w:rPr>
        <w:t>)</w:t>
      </w:r>
      <w:ins w:id="16" w:author="Valentin Lauret" w:date="2024-05-28T15:29:00Z">
        <w:r w:rsidR="00960D9F">
          <w:rPr>
            <w:lang w:val="en-US"/>
          </w:rPr>
          <w:t xml:space="preserve"> </w:t>
        </w:r>
      </w:ins>
      <w:del w:id="17" w:author="Valentin Lauret" w:date="2024-05-28T15:29:00Z">
        <w:r w:rsidRPr="003A7D22" w:rsidDel="00960D9F">
          <w:rPr>
            <w:lang w:val="en-US"/>
          </w:rPr>
          <w:delText xml:space="preserve">, both labeled </w:delText>
        </w:r>
      </w:del>
      <w:r w:rsidRPr="003A7D22">
        <w:rPr>
          <w:lang w:val="en-US"/>
        </w:rPr>
        <w:t xml:space="preserve">as small shearwaters, </w:t>
      </w:r>
      <w:ins w:id="18" w:author="Valentin Lauret" w:date="2024-05-28T15:30:00Z">
        <w:r w:rsidR="00960D9F">
          <w:rPr>
            <w:lang w:val="en-US"/>
          </w:rPr>
          <w:t xml:space="preserve">and we labeled </w:t>
        </w:r>
      </w:ins>
      <w:del w:id="19" w:author="Valentin Lauret" w:date="2024-05-28T15:30:00Z">
        <w:r w:rsidRPr="003A7D22" w:rsidDel="00960D9F">
          <w:rPr>
            <w:lang w:val="en-US"/>
          </w:rPr>
          <w:delText xml:space="preserve">as well as </w:delText>
        </w:r>
      </w:del>
      <w:r w:rsidRPr="003A7D22">
        <w:rPr>
          <w:lang w:val="en-US"/>
        </w:rPr>
        <w:t>Pomarine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pomarinus</w:t>
      </w:r>
      <w:proofErr w:type="spellEnd"/>
      <w:r w:rsidRPr="003A7D22">
        <w:rPr>
          <w:lang w:val="en-US"/>
        </w:rPr>
        <w:t>) and Arctic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parasiticus</w:t>
      </w:r>
      <w:proofErr w:type="spellEnd"/>
      <w:r w:rsidRPr="003A7D22">
        <w:rPr>
          <w:lang w:val="en-US"/>
        </w:rPr>
        <w:t>)</w:t>
      </w:r>
      <w:ins w:id="20" w:author="Valentin Lauret" w:date="2024-05-28T15:30:00Z">
        <w:r w:rsidR="00960D9F">
          <w:rPr>
            <w:lang w:val="en-US"/>
          </w:rPr>
          <w:t xml:space="preserve"> </w:t>
        </w:r>
      </w:ins>
      <w:del w:id="21" w:author="Valentin Lauret" w:date="2024-05-28T15:30:00Z">
        <w:r w:rsidRPr="003A7D22" w:rsidDel="00960D9F">
          <w:rPr>
            <w:lang w:val="en-US"/>
          </w:rPr>
          <w:delText xml:space="preserve">, labeled </w:delText>
        </w:r>
      </w:del>
      <w:r w:rsidRPr="003A7D22">
        <w:rPr>
          <w:lang w:val="en-US"/>
        </w:rPr>
        <w:t xml:space="preserve">as small skuas. The datasets contained </w:t>
      </w:r>
      <w:commentRangeStart w:id="22"/>
      <w:r w:rsidRPr="003A7D22">
        <w:rPr>
          <w:lang w:val="en-US"/>
        </w:rPr>
        <w:t xml:space="preserve">sufficient information </w:t>
      </w:r>
      <w:commentRangeEnd w:id="22"/>
      <w:r w:rsidR="00960D9F">
        <w:rPr>
          <w:rStyle w:val="Marquedecommentaire"/>
        </w:rPr>
        <w:commentReference w:id="22"/>
      </w:r>
      <w:r w:rsidRPr="003A7D22">
        <w:rPr>
          <w:lang w:val="en-US"/>
        </w:rPr>
        <w:t>to model the distribution of twelve different species 3.</w:t>
      </w:r>
    </w:p>
    <w:p w14:paraId="02D75BE0" w14:textId="1947CF5E" w:rsidR="00C608C8" w:rsidRPr="003A7D22" w:rsidRDefault="002732C4">
      <w:pPr>
        <w:spacing w:after="337"/>
        <w:ind w:left="12" w:right="765"/>
        <w:rPr>
          <w:lang w:val="en-US"/>
        </w:rPr>
      </w:pPr>
      <w:r w:rsidRPr="003A7D22">
        <w:rPr>
          <w:lang w:val="en-US"/>
        </w:rPr>
        <w:t>Seabirds’</w:t>
      </w:r>
      <w:r w:rsidR="001667C9" w:rsidRPr="003A7D22">
        <w:rPr>
          <w:lang w:val="en-US"/>
        </w:rPr>
        <w:t xml:space="preserve"> distribution could change between seasons and some species are only present in the study area during a part of the year</w:t>
      </w:r>
      <w:r>
        <w:rPr>
          <w:lang w:val="en-US"/>
        </w:rPr>
        <w:t xml:space="preserve"> </w:t>
      </w:r>
      <w:r w:rsidR="001667C9" w:rsidRPr="003A7D22">
        <w:rPr>
          <w:lang w:val="en-US"/>
        </w:rPr>
        <w:t>[29, 52]. For these reasons, our analysis was split into two periods: breeding season (from April to August) and non-breeding season (from September to March).</w:t>
      </w:r>
    </w:p>
    <w:p w14:paraId="1AEC4D56" w14:textId="77777777" w:rsidR="00C608C8" w:rsidRDefault="001667C9">
      <w:pPr>
        <w:pStyle w:val="Titre3"/>
        <w:spacing w:after="149"/>
        <w:ind w:left="834" w:hanging="822"/>
      </w:pPr>
      <w:proofErr w:type="spellStart"/>
      <w:r>
        <w:t>Telemetry</w:t>
      </w:r>
      <w:proofErr w:type="spellEnd"/>
      <w:r>
        <w:t xml:space="preserve"> data</w:t>
      </w:r>
    </w:p>
    <w:p w14:paraId="765F8F1E" w14:textId="77777777" w:rsidR="00C608C8" w:rsidRPr="003A7D22" w:rsidRDefault="001667C9">
      <w:pPr>
        <w:ind w:left="12" w:right="764" w:firstLine="0"/>
        <w:rPr>
          <w:lang w:val="en-US"/>
        </w:rPr>
      </w:pPr>
      <w:r w:rsidRPr="003A7D22">
        <w:rPr>
          <w:lang w:val="en-US"/>
        </w:rPr>
        <w:t xml:space="preserve">Movement data within the Gulf of Lion was available for four species: </w:t>
      </w:r>
      <w:proofErr w:type="spellStart"/>
      <w:r w:rsidRPr="003A7D22">
        <w:rPr>
          <w:lang w:val="en-US"/>
        </w:rPr>
        <w:t>Scopoli’s</w:t>
      </w:r>
      <w:proofErr w:type="spellEnd"/>
      <w:r w:rsidRPr="003A7D22">
        <w:rPr>
          <w:lang w:val="en-US"/>
        </w:rPr>
        <w:t xml:space="preserve"> shearwater, </w:t>
      </w:r>
      <w:proofErr w:type="spellStart"/>
      <w:r w:rsidRPr="003A7D22">
        <w:rPr>
          <w:lang w:val="en-US"/>
        </w:rPr>
        <w:t>Yelkouan</w:t>
      </w:r>
      <w:proofErr w:type="spellEnd"/>
      <w:r w:rsidRPr="003A7D22">
        <w:rPr>
          <w:lang w:val="en-US"/>
        </w:rPr>
        <w:t xml:space="preserve"> shearwater, Yellow-legged gull, and Sandwich tern. For the </w:t>
      </w:r>
      <w:proofErr w:type="spellStart"/>
      <w:r w:rsidRPr="003A7D22">
        <w:rPr>
          <w:lang w:val="en-US"/>
        </w:rPr>
        <w:t>Migralion</w:t>
      </w:r>
      <w:proofErr w:type="spellEnd"/>
      <w:r w:rsidRPr="003A7D22">
        <w:rPr>
          <w:lang w:val="en-US"/>
        </w:rPr>
        <w:t xml:space="preserve"> project in 2021 and 2022, 51 </w:t>
      </w:r>
      <w:proofErr w:type="spellStart"/>
      <w:r w:rsidRPr="003A7D22">
        <w:rPr>
          <w:lang w:val="en-US"/>
        </w:rPr>
        <w:lastRenderedPageBreak/>
        <w:t>Scopoli’s</w:t>
      </w:r>
      <w:proofErr w:type="spellEnd"/>
      <w:r w:rsidRPr="003A7D22">
        <w:rPr>
          <w:lang w:val="en-US"/>
        </w:rPr>
        <w:t xml:space="preserve"> shearwaters, 39 </w:t>
      </w:r>
      <w:proofErr w:type="spellStart"/>
      <w:r w:rsidRPr="003A7D22">
        <w:rPr>
          <w:lang w:val="en-US"/>
        </w:rPr>
        <w:t>Yelkouan</w:t>
      </w:r>
      <w:proofErr w:type="spellEnd"/>
      <w:r w:rsidRPr="003A7D22">
        <w:rPr>
          <w:lang w:val="en-US"/>
        </w:rPr>
        <w:t xml:space="preserve"> shearwaters, and 22 Sandwich terns were tagged at their nesting colonies on </w:t>
      </w:r>
      <w:proofErr w:type="spellStart"/>
      <w:r w:rsidRPr="003A7D22">
        <w:rPr>
          <w:lang w:val="en-US"/>
        </w:rPr>
        <w:t>Riou</w:t>
      </w:r>
      <w:proofErr w:type="spellEnd"/>
      <w:r w:rsidRPr="003A7D22">
        <w:rPr>
          <w:lang w:val="en-US"/>
        </w:rPr>
        <w:t xml:space="preserve"> Island near Marseille, in Port-Cros, and at the </w:t>
      </w:r>
      <w:proofErr w:type="spellStart"/>
      <w:r w:rsidRPr="003A7D22">
        <w:rPr>
          <w:lang w:val="en-US"/>
        </w:rPr>
        <w:t>Etang</w:t>
      </w:r>
      <w:proofErr w:type="spellEnd"/>
      <w:r w:rsidRPr="003A7D22">
        <w:rPr>
          <w:lang w:val="en-US"/>
        </w:rPr>
        <w:t xml:space="preserve"> de </w:t>
      </w:r>
      <w:proofErr w:type="spellStart"/>
      <w:r w:rsidRPr="003A7D22">
        <w:rPr>
          <w:lang w:val="en-US"/>
        </w:rPr>
        <w:t>Thau</w:t>
      </w:r>
      <w:proofErr w:type="spellEnd"/>
      <w:r w:rsidRPr="003A7D22">
        <w:rPr>
          <w:lang w:val="en-US"/>
        </w:rPr>
        <w:t xml:space="preserve"> near Montpellier, respectively, all located in the South of France. Additionally, 106 Yellow-legged gulls were tagged with GPS in 2021 in the Natural Park of Camargue as part of </w:t>
      </w:r>
      <w:commentRangeStart w:id="23"/>
      <w:r w:rsidRPr="003A7D22">
        <w:rPr>
          <w:lang w:val="en-US"/>
        </w:rPr>
        <w:t>???</w:t>
      </w:r>
      <w:commentRangeEnd w:id="23"/>
      <w:r w:rsidR="00960D9F">
        <w:rPr>
          <w:rStyle w:val="Marquedecommentaire"/>
        </w:rPr>
        <w:commentReference w:id="23"/>
      </w:r>
      <w:r w:rsidRPr="003A7D22">
        <w:rPr>
          <w:lang w:val="en-US"/>
        </w:rPr>
        <w:t xml:space="preserve"> project.</w:t>
      </w:r>
    </w:p>
    <w:p w14:paraId="4B026F8E" w14:textId="77777777" w:rsidR="00C608C8" w:rsidRPr="003A7D22" w:rsidRDefault="001667C9">
      <w:pPr>
        <w:ind w:left="12" w:right="765"/>
        <w:rPr>
          <w:lang w:val="en-US"/>
        </w:rPr>
      </w:pPr>
      <w:r w:rsidRPr="003A7D22">
        <w:rPr>
          <w:lang w:val="en-US"/>
        </w:rPr>
        <w:t xml:space="preserve">Our set of used locations was obtained by retaining only those within the study area and resampling them to one location per hour. This resampling is crucial to avoid spatial autocorrelation between successive locations. The data were divided into breeding and non-breeding seasons, consistent with the seasons defined by the count data. For each actual location, we simulated 10 available points, </w:t>
      </w:r>
      <w:proofErr w:type="gramStart"/>
      <w:r w:rsidRPr="003A7D22">
        <w:rPr>
          <w:lang w:val="en-US"/>
        </w:rPr>
        <w:t>or ”pseudo</w:t>
      </w:r>
      <w:proofErr w:type="gramEnd"/>
      <w:r w:rsidRPr="003A7D22">
        <w:rPr>
          <w:lang w:val="en-US"/>
        </w:rPr>
        <w:t>-absences,” uniformly distributed across the study area. We chose a uniform distribution because we considered the entire area to be equally accessible to seabirds, given its small size compared to the distances seabirds can travel.</w:t>
      </w:r>
    </w:p>
    <w:p w14:paraId="377E6597" w14:textId="77777777" w:rsidR="00C608C8" w:rsidRDefault="001667C9">
      <w:pPr>
        <w:pStyle w:val="Titre3"/>
        <w:ind w:left="834" w:hanging="822"/>
      </w:pPr>
      <w:proofErr w:type="spellStart"/>
      <w:r>
        <w:t>Environmental</w:t>
      </w:r>
      <w:proofErr w:type="spellEnd"/>
      <w:r>
        <w:t xml:space="preserve"> data</w:t>
      </w:r>
    </w:p>
    <w:tbl>
      <w:tblPr>
        <w:tblStyle w:val="TableGrid"/>
        <w:tblW w:w="3471" w:type="dxa"/>
        <w:tblInd w:w="3448" w:type="dxa"/>
        <w:tblCellMar>
          <w:top w:w="25" w:type="dxa"/>
          <w:right w:w="115" w:type="dxa"/>
        </w:tblCellMar>
        <w:tblLook w:val="04A0" w:firstRow="1" w:lastRow="0" w:firstColumn="1" w:lastColumn="0" w:noHBand="0" w:noVBand="1"/>
      </w:tblPr>
      <w:tblGrid>
        <w:gridCol w:w="1502"/>
        <w:gridCol w:w="1969"/>
      </w:tblGrid>
      <w:tr w:rsidR="00C608C8" w14:paraId="3B6BA195" w14:textId="77777777">
        <w:trPr>
          <w:trHeight w:val="279"/>
        </w:trPr>
        <w:tc>
          <w:tcPr>
            <w:tcW w:w="1502" w:type="dxa"/>
            <w:tcBorders>
              <w:top w:val="single" w:sz="3" w:space="0" w:color="000000"/>
              <w:left w:val="nil"/>
              <w:bottom w:val="single" w:sz="3" w:space="0" w:color="000000"/>
              <w:right w:val="nil"/>
            </w:tcBorders>
          </w:tcPr>
          <w:p w14:paraId="070C24E1" w14:textId="77777777" w:rsidR="00C608C8" w:rsidRDefault="001667C9">
            <w:pPr>
              <w:spacing w:after="0" w:line="259" w:lineRule="auto"/>
              <w:ind w:left="120" w:firstLine="0"/>
              <w:jc w:val="left"/>
            </w:pPr>
            <w:r>
              <w:rPr>
                <w:sz w:val="22"/>
              </w:rPr>
              <w:t>Variable</w:t>
            </w:r>
          </w:p>
        </w:tc>
        <w:tc>
          <w:tcPr>
            <w:tcW w:w="1969" w:type="dxa"/>
            <w:tcBorders>
              <w:top w:val="single" w:sz="3" w:space="0" w:color="000000"/>
              <w:left w:val="nil"/>
              <w:bottom w:val="single" w:sz="3" w:space="0" w:color="000000"/>
              <w:right w:val="nil"/>
            </w:tcBorders>
          </w:tcPr>
          <w:p w14:paraId="77EF891A" w14:textId="77777777" w:rsidR="00C608C8" w:rsidRDefault="001667C9">
            <w:pPr>
              <w:spacing w:after="0" w:line="259" w:lineRule="auto"/>
              <w:ind w:left="0" w:firstLine="0"/>
              <w:jc w:val="left"/>
            </w:pPr>
            <w:r>
              <w:rPr>
                <w:sz w:val="22"/>
              </w:rPr>
              <w:t>Description</w:t>
            </w:r>
          </w:p>
        </w:tc>
      </w:tr>
      <w:tr w:rsidR="00C608C8" w14:paraId="11363F0E" w14:textId="77777777">
        <w:trPr>
          <w:trHeight w:val="546"/>
        </w:trPr>
        <w:tc>
          <w:tcPr>
            <w:tcW w:w="1502" w:type="dxa"/>
            <w:tcBorders>
              <w:top w:val="single" w:sz="3" w:space="0" w:color="000000"/>
              <w:left w:val="nil"/>
              <w:bottom w:val="nil"/>
              <w:right w:val="nil"/>
            </w:tcBorders>
            <w:vAlign w:val="center"/>
          </w:tcPr>
          <w:p w14:paraId="2B22A3C7" w14:textId="77777777" w:rsidR="00C608C8" w:rsidRDefault="001667C9">
            <w:pPr>
              <w:spacing w:after="0" w:line="259" w:lineRule="auto"/>
              <w:ind w:left="120" w:firstLine="0"/>
              <w:jc w:val="left"/>
            </w:pPr>
            <w:proofErr w:type="spellStart"/>
            <w:r>
              <w:rPr>
                <w:sz w:val="22"/>
              </w:rPr>
              <w:t>Bathymetry</w:t>
            </w:r>
            <w:proofErr w:type="spellEnd"/>
          </w:p>
        </w:tc>
        <w:tc>
          <w:tcPr>
            <w:tcW w:w="1969" w:type="dxa"/>
            <w:tcBorders>
              <w:top w:val="single" w:sz="3" w:space="0" w:color="000000"/>
              <w:left w:val="nil"/>
              <w:bottom w:val="nil"/>
              <w:right w:val="nil"/>
            </w:tcBorders>
          </w:tcPr>
          <w:p w14:paraId="6AF1CA2E" w14:textId="77777777" w:rsidR="00C608C8" w:rsidRDefault="001667C9">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58E62C16" w14:textId="77777777" w:rsidR="00C608C8" w:rsidRDefault="001667C9">
            <w:pPr>
              <w:spacing w:after="0" w:line="259" w:lineRule="auto"/>
              <w:ind w:left="0" w:firstLine="0"/>
              <w:jc w:val="left"/>
            </w:pPr>
            <w:r>
              <w:rPr>
                <w:sz w:val="22"/>
              </w:rPr>
              <w:t>(</w:t>
            </w:r>
            <w:proofErr w:type="gramStart"/>
            <w:r>
              <w:rPr>
                <w:sz w:val="22"/>
              </w:rPr>
              <w:t>in</w:t>
            </w:r>
            <w:proofErr w:type="gramEnd"/>
            <w:r>
              <w:rPr>
                <w:sz w:val="22"/>
              </w:rPr>
              <w:t xml:space="preserve"> m)</w:t>
            </w:r>
          </w:p>
        </w:tc>
      </w:tr>
      <w:tr w:rsidR="00C608C8" w:rsidRPr="00F400DE" w14:paraId="5B7B7BD6" w14:textId="77777777">
        <w:trPr>
          <w:trHeight w:val="542"/>
        </w:trPr>
        <w:tc>
          <w:tcPr>
            <w:tcW w:w="1502" w:type="dxa"/>
            <w:tcBorders>
              <w:top w:val="nil"/>
              <w:left w:val="nil"/>
              <w:bottom w:val="nil"/>
              <w:right w:val="nil"/>
            </w:tcBorders>
            <w:vAlign w:val="center"/>
          </w:tcPr>
          <w:p w14:paraId="691DC79D" w14:textId="77777777" w:rsidR="00C608C8" w:rsidRDefault="001667C9">
            <w:pPr>
              <w:spacing w:after="0" w:line="259" w:lineRule="auto"/>
              <w:ind w:left="120" w:firstLine="0"/>
              <w:jc w:val="left"/>
            </w:pPr>
            <w:r>
              <w:rPr>
                <w:sz w:val="22"/>
              </w:rPr>
              <w:t>Distance</w:t>
            </w:r>
          </w:p>
        </w:tc>
        <w:tc>
          <w:tcPr>
            <w:tcW w:w="1969" w:type="dxa"/>
            <w:tcBorders>
              <w:top w:val="nil"/>
              <w:left w:val="nil"/>
              <w:bottom w:val="nil"/>
              <w:right w:val="nil"/>
            </w:tcBorders>
          </w:tcPr>
          <w:p w14:paraId="367FAF79" w14:textId="77777777" w:rsidR="00C608C8" w:rsidRPr="003A7D22" w:rsidRDefault="001667C9">
            <w:pPr>
              <w:spacing w:after="0" w:line="259" w:lineRule="auto"/>
              <w:ind w:left="0" w:firstLine="0"/>
              <w:jc w:val="left"/>
              <w:rPr>
                <w:lang w:val="en-US"/>
              </w:rPr>
            </w:pPr>
            <w:r w:rsidRPr="003A7D22">
              <w:rPr>
                <w:sz w:val="22"/>
                <w:lang w:val="en-US"/>
              </w:rPr>
              <w:t>Distance to the coast (in km)</w:t>
            </w:r>
          </w:p>
        </w:tc>
      </w:tr>
      <w:tr w:rsidR="00C608C8" w:rsidRPr="003A7D22" w14:paraId="59331EF6" w14:textId="77777777">
        <w:trPr>
          <w:trHeight w:val="542"/>
        </w:trPr>
        <w:tc>
          <w:tcPr>
            <w:tcW w:w="1502" w:type="dxa"/>
            <w:tcBorders>
              <w:top w:val="nil"/>
              <w:left w:val="nil"/>
              <w:bottom w:val="nil"/>
              <w:right w:val="nil"/>
            </w:tcBorders>
            <w:vAlign w:val="center"/>
          </w:tcPr>
          <w:p w14:paraId="2B4ABA81" w14:textId="77777777" w:rsidR="00C608C8" w:rsidRDefault="001667C9">
            <w:pPr>
              <w:spacing w:after="0" w:line="259" w:lineRule="auto"/>
              <w:ind w:left="120" w:firstLine="0"/>
              <w:jc w:val="left"/>
            </w:pPr>
            <w:proofErr w:type="spellStart"/>
            <w:r>
              <w:rPr>
                <w:sz w:val="22"/>
              </w:rPr>
              <w:t>Slope</w:t>
            </w:r>
            <w:proofErr w:type="spellEnd"/>
          </w:p>
        </w:tc>
        <w:tc>
          <w:tcPr>
            <w:tcW w:w="1969" w:type="dxa"/>
            <w:tcBorders>
              <w:top w:val="nil"/>
              <w:left w:val="nil"/>
              <w:bottom w:val="nil"/>
              <w:right w:val="nil"/>
            </w:tcBorders>
          </w:tcPr>
          <w:p w14:paraId="6CE1A0B5" w14:textId="77777777" w:rsidR="00C608C8" w:rsidRPr="003A7D22" w:rsidRDefault="001667C9">
            <w:pPr>
              <w:spacing w:after="0" w:line="259" w:lineRule="auto"/>
              <w:ind w:left="0" w:firstLine="0"/>
              <w:jc w:val="left"/>
              <w:rPr>
                <w:lang w:val="en-US"/>
              </w:rPr>
            </w:pPr>
            <w:r w:rsidRPr="003A7D22">
              <w:rPr>
                <w:sz w:val="22"/>
                <w:lang w:val="en-US"/>
              </w:rPr>
              <w:t>Slope of the seabed</w:t>
            </w:r>
          </w:p>
          <w:p w14:paraId="26DF2249" w14:textId="77777777" w:rsidR="00C608C8" w:rsidRPr="003A7D22" w:rsidRDefault="001667C9">
            <w:pPr>
              <w:spacing w:after="0" w:line="259" w:lineRule="auto"/>
              <w:ind w:left="0" w:firstLine="0"/>
              <w:jc w:val="left"/>
              <w:rPr>
                <w:lang w:val="en-US"/>
              </w:rPr>
            </w:pPr>
            <w:r w:rsidRPr="003A7D22">
              <w:rPr>
                <w:sz w:val="22"/>
                <w:lang w:val="en-US"/>
              </w:rPr>
              <w:t>(in degree)</w:t>
            </w:r>
          </w:p>
        </w:tc>
      </w:tr>
      <w:tr w:rsidR="00C608C8" w:rsidRPr="00F400DE" w14:paraId="02F96F3E" w14:textId="77777777">
        <w:trPr>
          <w:trHeight w:val="827"/>
        </w:trPr>
        <w:tc>
          <w:tcPr>
            <w:tcW w:w="1502" w:type="dxa"/>
            <w:tcBorders>
              <w:top w:val="nil"/>
              <w:left w:val="nil"/>
              <w:bottom w:val="nil"/>
              <w:right w:val="nil"/>
            </w:tcBorders>
            <w:vAlign w:val="center"/>
          </w:tcPr>
          <w:p w14:paraId="1937B868" w14:textId="77777777" w:rsidR="00C608C8" w:rsidRDefault="001667C9">
            <w:pPr>
              <w:spacing w:after="0" w:line="259" w:lineRule="auto"/>
              <w:ind w:left="120" w:firstLine="0"/>
              <w:jc w:val="left"/>
            </w:pPr>
            <w:proofErr w:type="spellStart"/>
            <w:r>
              <w:rPr>
                <w:sz w:val="22"/>
              </w:rPr>
              <w:t>Seasonal</w:t>
            </w:r>
            <w:proofErr w:type="spellEnd"/>
          </w:p>
          <w:p w14:paraId="09AA3CFC" w14:textId="77777777" w:rsidR="00C608C8" w:rsidRDefault="001667C9">
            <w:pPr>
              <w:spacing w:after="0" w:line="259" w:lineRule="auto"/>
              <w:ind w:left="120" w:firstLine="0"/>
              <w:jc w:val="left"/>
            </w:pPr>
            <w:r>
              <w:rPr>
                <w:sz w:val="22"/>
              </w:rPr>
              <w:t>SST</w:t>
            </w:r>
          </w:p>
        </w:tc>
        <w:tc>
          <w:tcPr>
            <w:tcW w:w="1969" w:type="dxa"/>
            <w:tcBorders>
              <w:top w:val="nil"/>
              <w:left w:val="nil"/>
              <w:bottom w:val="nil"/>
              <w:right w:val="nil"/>
            </w:tcBorders>
          </w:tcPr>
          <w:p w14:paraId="62F242CC" w14:textId="77777777" w:rsidR="00C608C8" w:rsidRPr="003A7D22" w:rsidRDefault="001667C9">
            <w:pPr>
              <w:spacing w:after="0" w:line="259" w:lineRule="auto"/>
              <w:ind w:left="0" w:firstLine="0"/>
              <w:jc w:val="left"/>
              <w:rPr>
                <w:lang w:val="en-US"/>
              </w:rPr>
            </w:pPr>
            <w:r w:rsidRPr="003A7D22">
              <w:rPr>
                <w:sz w:val="22"/>
                <w:lang w:val="en-US"/>
              </w:rPr>
              <w:t xml:space="preserve">Sea Surface Temperature for each season (in </w:t>
            </w:r>
            <w:r w:rsidRPr="003A7D22">
              <w:rPr>
                <w:rFonts w:ascii="Calibri" w:eastAsia="Calibri" w:hAnsi="Calibri" w:cs="Calibri"/>
                <w:sz w:val="22"/>
                <w:lang w:val="en-US"/>
              </w:rPr>
              <w:t>°</w:t>
            </w:r>
            <w:r w:rsidRPr="003A7D22">
              <w:rPr>
                <w:sz w:val="22"/>
                <w:lang w:val="en-US"/>
              </w:rPr>
              <w:t>C)</w:t>
            </w:r>
          </w:p>
        </w:tc>
      </w:tr>
      <w:tr w:rsidR="00C608C8" w14:paraId="1F301924" w14:textId="77777777">
        <w:trPr>
          <w:trHeight w:val="528"/>
        </w:trPr>
        <w:tc>
          <w:tcPr>
            <w:tcW w:w="1502" w:type="dxa"/>
            <w:tcBorders>
              <w:top w:val="nil"/>
              <w:left w:val="nil"/>
              <w:bottom w:val="nil"/>
              <w:right w:val="nil"/>
            </w:tcBorders>
            <w:vAlign w:val="center"/>
          </w:tcPr>
          <w:p w14:paraId="362D5CEA" w14:textId="77777777" w:rsidR="00C608C8" w:rsidRDefault="001667C9">
            <w:pPr>
              <w:spacing w:after="0" w:line="259" w:lineRule="auto"/>
              <w:ind w:left="120" w:firstLine="0"/>
              <w:jc w:val="left"/>
            </w:pPr>
            <w:r>
              <w:rPr>
                <w:sz w:val="22"/>
              </w:rPr>
              <w:t>SSS</w:t>
            </w:r>
          </w:p>
        </w:tc>
        <w:tc>
          <w:tcPr>
            <w:tcW w:w="1969" w:type="dxa"/>
            <w:tcBorders>
              <w:top w:val="nil"/>
              <w:left w:val="nil"/>
              <w:bottom w:val="nil"/>
              <w:right w:val="nil"/>
            </w:tcBorders>
          </w:tcPr>
          <w:p w14:paraId="05524A1E" w14:textId="77777777" w:rsidR="00C608C8" w:rsidRDefault="001667C9">
            <w:pPr>
              <w:spacing w:after="0" w:line="259" w:lineRule="auto"/>
              <w:ind w:left="0" w:firstLine="0"/>
              <w:jc w:val="left"/>
            </w:pPr>
            <w:proofErr w:type="spellStart"/>
            <w:r>
              <w:rPr>
                <w:sz w:val="22"/>
              </w:rPr>
              <w:t>Sea</w:t>
            </w:r>
            <w:proofErr w:type="spellEnd"/>
            <w:r>
              <w:rPr>
                <w:sz w:val="22"/>
              </w:rPr>
              <w:t xml:space="preserve"> Surface</w:t>
            </w:r>
          </w:p>
          <w:p w14:paraId="40F2017E" w14:textId="77777777" w:rsidR="00C608C8" w:rsidRDefault="001667C9">
            <w:pPr>
              <w:spacing w:after="0" w:line="259" w:lineRule="auto"/>
              <w:ind w:left="0" w:firstLine="0"/>
              <w:jc w:val="left"/>
            </w:pPr>
            <w:proofErr w:type="spellStart"/>
            <w:r>
              <w:rPr>
                <w:sz w:val="22"/>
              </w:rPr>
              <w:t>Salinity</w:t>
            </w:r>
            <w:proofErr w:type="spellEnd"/>
            <w:r>
              <w:rPr>
                <w:sz w:val="22"/>
              </w:rPr>
              <w:t xml:space="preserve"> (in</w:t>
            </w:r>
          </w:p>
        </w:tc>
      </w:tr>
      <w:tr w:rsidR="00C608C8" w:rsidRPr="00F400DE" w14:paraId="41D59016" w14:textId="77777777">
        <w:trPr>
          <w:trHeight w:val="542"/>
        </w:trPr>
        <w:tc>
          <w:tcPr>
            <w:tcW w:w="1502" w:type="dxa"/>
            <w:tcBorders>
              <w:top w:val="nil"/>
              <w:left w:val="nil"/>
              <w:bottom w:val="nil"/>
              <w:right w:val="nil"/>
            </w:tcBorders>
            <w:vAlign w:val="center"/>
          </w:tcPr>
          <w:p w14:paraId="13412FCE" w14:textId="77777777" w:rsidR="00C608C8" w:rsidRDefault="001667C9">
            <w:pPr>
              <w:spacing w:after="0" w:line="259" w:lineRule="auto"/>
              <w:ind w:left="120" w:firstLine="0"/>
              <w:jc w:val="left"/>
            </w:pPr>
            <w:r>
              <w:rPr>
                <w:sz w:val="22"/>
              </w:rPr>
              <w:t>SSH</w:t>
            </w:r>
          </w:p>
        </w:tc>
        <w:tc>
          <w:tcPr>
            <w:tcW w:w="1969" w:type="dxa"/>
            <w:tcBorders>
              <w:top w:val="nil"/>
              <w:left w:val="nil"/>
              <w:bottom w:val="nil"/>
              <w:right w:val="nil"/>
            </w:tcBorders>
          </w:tcPr>
          <w:p w14:paraId="46D3AE61" w14:textId="77777777" w:rsidR="00C608C8" w:rsidRPr="003A7D22" w:rsidRDefault="001667C9">
            <w:pPr>
              <w:spacing w:after="0" w:line="259" w:lineRule="auto"/>
              <w:ind w:left="0" w:firstLine="0"/>
              <w:jc w:val="left"/>
              <w:rPr>
                <w:lang w:val="en-US"/>
              </w:rPr>
            </w:pPr>
            <w:r w:rsidRPr="003A7D22">
              <w:rPr>
                <w:sz w:val="22"/>
                <w:lang w:val="en-US"/>
              </w:rPr>
              <w:t>Sea Surface Height above geoid (in m)</w:t>
            </w:r>
          </w:p>
        </w:tc>
      </w:tr>
      <w:tr w:rsidR="00C608C8" w:rsidRPr="00F400DE" w14:paraId="0EA740AA" w14:textId="77777777">
        <w:trPr>
          <w:trHeight w:val="813"/>
        </w:trPr>
        <w:tc>
          <w:tcPr>
            <w:tcW w:w="1502" w:type="dxa"/>
            <w:tcBorders>
              <w:top w:val="nil"/>
              <w:left w:val="nil"/>
              <w:bottom w:val="nil"/>
              <w:right w:val="nil"/>
            </w:tcBorders>
            <w:vAlign w:val="center"/>
          </w:tcPr>
          <w:p w14:paraId="39057575" w14:textId="77777777" w:rsidR="00C608C8" w:rsidRDefault="001667C9">
            <w:pPr>
              <w:spacing w:after="0" w:line="259" w:lineRule="auto"/>
              <w:ind w:left="120" w:firstLine="0"/>
              <w:jc w:val="left"/>
            </w:pPr>
            <w:proofErr w:type="spellStart"/>
            <w:r>
              <w:rPr>
                <w:sz w:val="22"/>
              </w:rPr>
              <w:t>Chlorophyll</w:t>
            </w:r>
            <w:proofErr w:type="spellEnd"/>
          </w:p>
        </w:tc>
        <w:tc>
          <w:tcPr>
            <w:tcW w:w="1969" w:type="dxa"/>
            <w:tcBorders>
              <w:top w:val="nil"/>
              <w:left w:val="nil"/>
              <w:bottom w:val="nil"/>
              <w:right w:val="nil"/>
            </w:tcBorders>
          </w:tcPr>
          <w:p w14:paraId="2177DEB3" w14:textId="77777777" w:rsidR="00C608C8" w:rsidRPr="003A7D22" w:rsidRDefault="001667C9">
            <w:pPr>
              <w:spacing w:after="0" w:line="259" w:lineRule="auto"/>
              <w:ind w:left="0" w:firstLine="0"/>
              <w:jc w:val="left"/>
              <w:rPr>
                <w:lang w:val="en-US"/>
              </w:rPr>
            </w:pPr>
            <w:r w:rsidRPr="003A7D22">
              <w:rPr>
                <w:sz w:val="22"/>
                <w:lang w:val="en-US"/>
              </w:rPr>
              <w:t>Chlorophyll-A concentration (in mg/m3)</w:t>
            </w:r>
          </w:p>
        </w:tc>
      </w:tr>
      <w:tr w:rsidR="00C608C8" w:rsidRPr="003A7D22" w14:paraId="3959D946" w14:textId="77777777">
        <w:trPr>
          <w:trHeight w:val="546"/>
        </w:trPr>
        <w:tc>
          <w:tcPr>
            <w:tcW w:w="1502" w:type="dxa"/>
            <w:tcBorders>
              <w:top w:val="nil"/>
              <w:left w:val="nil"/>
              <w:bottom w:val="single" w:sz="3" w:space="0" w:color="000000"/>
              <w:right w:val="nil"/>
            </w:tcBorders>
          </w:tcPr>
          <w:p w14:paraId="41685FBF" w14:textId="77777777" w:rsidR="00C608C8" w:rsidRDefault="001667C9">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1969" w:type="dxa"/>
            <w:tcBorders>
              <w:top w:val="nil"/>
              <w:left w:val="nil"/>
              <w:bottom w:val="single" w:sz="3" w:space="0" w:color="000000"/>
              <w:right w:val="nil"/>
            </w:tcBorders>
          </w:tcPr>
          <w:p w14:paraId="5C2DFFBF" w14:textId="77777777" w:rsidR="00C608C8" w:rsidRPr="003A7D22" w:rsidRDefault="001667C9">
            <w:pPr>
              <w:spacing w:after="0" w:line="259" w:lineRule="auto"/>
              <w:ind w:left="0" w:firstLine="0"/>
              <w:jc w:val="left"/>
              <w:rPr>
                <w:lang w:val="en-US"/>
              </w:rPr>
            </w:pPr>
            <w:r w:rsidRPr="003A7D22">
              <w:rPr>
                <w:sz w:val="22"/>
                <w:lang w:val="en-US"/>
              </w:rPr>
              <w:t>Sea water velocity</w:t>
            </w:r>
          </w:p>
          <w:p w14:paraId="6BB928A9" w14:textId="77777777" w:rsidR="00C608C8" w:rsidRPr="003A7D22" w:rsidRDefault="001667C9">
            <w:pPr>
              <w:spacing w:after="0" w:line="259" w:lineRule="auto"/>
              <w:ind w:left="0" w:firstLine="0"/>
              <w:jc w:val="left"/>
              <w:rPr>
                <w:lang w:val="en-US"/>
              </w:rPr>
            </w:pPr>
            <w:r w:rsidRPr="003A7D22">
              <w:rPr>
                <w:sz w:val="22"/>
                <w:lang w:val="en-US"/>
              </w:rPr>
              <w:t>(in m/s)</w:t>
            </w:r>
          </w:p>
        </w:tc>
      </w:tr>
    </w:tbl>
    <w:p w14:paraId="46F13243" w14:textId="77777777" w:rsidR="00C608C8" w:rsidRPr="003A7D22" w:rsidRDefault="001667C9">
      <w:pPr>
        <w:spacing w:after="0" w:line="260" w:lineRule="auto"/>
        <w:ind w:left="22" w:hanging="10"/>
        <w:jc w:val="left"/>
        <w:rPr>
          <w:lang w:val="en-US"/>
        </w:rPr>
      </w:pPr>
      <w:r w:rsidRPr="003A7D22">
        <w:rPr>
          <w:lang w:val="en-US"/>
        </w:rPr>
        <w:t xml:space="preserve">Equ2: </w:t>
      </w:r>
      <w:r w:rsidRPr="003A7D22">
        <w:rPr>
          <w:b/>
          <w:lang w:val="en-US"/>
        </w:rPr>
        <w:t>Environmental covariates used in the study.</w:t>
      </w:r>
    </w:p>
    <w:p w14:paraId="2E221A65" w14:textId="77777777" w:rsidR="00C608C8" w:rsidRPr="003A7D22" w:rsidRDefault="001667C9">
      <w:pPr>
        <w:ind w:left="12" w:right="-13"/>
        <w:rPr>
          <w:lang w:val="en-US"/>
        </w:rPr>
      </w:pPr>
      <w:r w:rsidRPr="003A7D22">
        <w:rPr>
          <w:lang w:val="en-US"/>
        </w:rPr>
        <w:t>We extracted environmental variables from the E.U. Copernicus Marine database [53, 54] (https://data.marin and MARSPEC database [55] (http://www.marspec.org). A total of 8 geophysical and biotic covariates were included and are listed in Tab.2 (see also Appendix I Fig.5 for maps). Covariates choice was based on knowledge about seabirds and frequently used covariates for seabird distribution modeling [</w:t>
      </w:r>
      <w:proofErr w:type="spellStart"/>
      <w:r w:rsidRPr="003A7D22">
        <w:rPr>
          <w:b/>
          <w:lang w:val="en-US"/>
        </w:rPr>
        <w:t>louzao</w:t>
      </w:r>
      <w:proofErr w:type="spellEnd"/>
      <w:r w:rsidRPr="003A7D22">
        <w:rPr>
          <w:b/>
          <w:lang w:val="en-US"/>
        </w:rPr>
        <w:t xml:space="preserve"> 2009</w:t>
      </w:r>
      <w:r w:rsidRPr="003A7D22">
        <w:rPr>
          <w:lang w:val="en-US"/>
        </w:rPr>
        <w:t>, 29, 56, 57, 58, 45].</w:t>
      </w:r>
    </w:p>
    <w:p w14:paraId="6D5B574D" w14:textId="77777777" w:rsidR="00C608C8" w:rsidRPr="003A7D22" w:rsidRDefault="001667C9">
      <w:pPr>
        <w:spacing w:after="415"/>
        <w:ind w:left="12" w:right="797"/>
        <w:rPr>
          <w:lang w:val="en-US"/>
        </w:rPr>
      </w:pPr>
      <w:r w:rsidRPr="003A7D22">
        <w:rPr>
          <w:lang w:val="en-US"/>
        </w:rPr>
        <w:t>The dynamic variables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Sea Surface Temperature (SST) showed great seasonal variability, thus average values were calculated for each season. We extracted covariate at the spatial scale of each grid-cell. When the correlation between two covariates was too high (</w:t>
      </w:r>
      <w:r w:rsidRPr="003A7D22">
        <w:rPr>
          <w:i/>
          <w:lang w:val="en-US"/>
        </w:rPr>
        <w:t>R</w:t>
      </w:r>
      <w:r w:rsidRPr="003A7D22">
        <w:rPr>
          <w:vertAlign w:val="superscript"/>
          <w:lang w:val="en-US"/>
        </w:rPr>
        <w:t xml:space="preserve">2 </w:t>
      </w:r>
      <w:r w:rsidRPr="003A7D22">
        <w:rPr>
          <w:i/>
          <w:lang w:val="en-US"/>
        </w:rPr>
        <w:t xml:space="preserve">&gt; </w:t>
      </w:r>
      <w:r w:rsidRPr="003A7D22">
        <w:rPr>
          <w:lang w:val="en-US"/>
        </w:rPr>
        <w:t>0</w:t>
      </w:r>
      <w:r w:rsidRPr="003A7D22">
        <w:rPr>
          <w:i/>
          <w:lang w:val="en-US"/>
        </w:rPr>
        <w:t>.</w:t>
      </w:r>
      <w:r w:rsidRPr="003A7D22">
        <w:rPr>
          <w:lang w:val="en-US"/>
        </w:rPr>
        <w:t>8), one of the covariates was excluded from the selection procedure. Were excluded in priority covariates highly correlated with more than one variable, and standard deviation before mean values.</w:t>
      </w:r>
    </w:p>
    <w:p w14:paraId="6431112B" w14:textId="77777777" w:rsidR="00C608C8" w:rsidRDefault="001667C9">
      <w:pPr>
        <w:pStyle w:val="Titre2"/>
        <w:ind w:left="747" w:hanging="735"/>
      </w:pPr>
      <w:proofErr w:type="spellStart"/>
      <w:r>
        <w:lastRenderedPageBreak/>
        <w:t>Mapping</w:t>
      </w:r>
      <w:proofErr w:type="spellEnd"/>
      <w:r>
        <w:t xml:space="preserve"> </w:t>
      </w:r>
      <w:proofErr w:type="spellStart"/>
      <w:r>
        <w:t>seabird</w:t>
      </w:r>
      <w:proofErr w:type="spellEnd"/>
      <w:r>
        <w:t xml:space="preserve"> at-</w:t>
      </w:r>
      <w:proofErr w:type="spellStart"/>
      <w:r>
        <w:t>sea</w:t>
      </w:r>
      <w:proofErr w:type="spellEnd"/>
      <w:r>
        <w:t xml:space="preserve"> distribution</w:t>
      </w:r>
    </w:p>
    <w:p w14:paraId="496C838D" w14:textId="77777777" w:rsidR="00C608C8" w:rsidRPr="003A7D22" w:rsidRDefault="001667C9">
      <w:pPr>
        <w:pStyle w:val="Titre3"/>
        <w:spacing w:after="149"/>
        <w:ind w:left="834" w:hanging="822"/>
        <w:rPr>
          <w:lang w:val="en-US"/>
        </w:rPr>
      </w:pPr>
      <w:r w:rsidRPr="003A7D22">
        <w:rPr>
          <w:lang w:val="en-US"/>
        </w:rPr>
        <w:t>Seabirds occupancy modeling with detection/non-detection data</w:t>
      </w:r>
    </w:p>
    <w:p w14:paraId="62FF8566" w14:textId="77777777" w:rsidR="00C608C8" w:rsidRPr="003A7D22" w:rsidRDefault="001667C9">
      <w:pPr>
        <w:ind w:left="12" w:right="53" w:firstLine="0"/>
        <w:rPr>
          <w:lang w:val="en-US"/>
        </w:rPr>
      </w:pPr>
      <w:r w:rsidRPr="003A7D22">
        <w:rPr>
          <w:lang w:val="en-US"/>
        </w:rPr>
        <w:t>We initially employed occupancy modeling [35] to estimate seabird distribution in the Gulf of Lion.</w:t>
      </w:r>
    </w:p>
    <w:p w14:paraId="7FAD7756" w14:textId="77777777" w:rsidR="00C608C8" w:rsidRPr="003A7D22" w:rsidRDefault="001667C9">
      <w:pPr>
        <w:spacing w:after="275"/>
        <w:ind w:left="20" w:right="797" w:hanging="8"/>
        <w:rPr>
          <w:lang w:val="en-US"/>
        </w:rPr>
      </w:pPr>
      <w:r w:rsidRPr="003A7D22">
        <w:rPr>
          <w:lang w:val="en-US"/>
        </w:rPr>
        <w:t xml:space="preserve">The fundamental concept of this modeling approach is to consider the occurrence of a species as a Bernoulli random variable where the success is the species presence, and the success probability is the presence probability </w:t>
      </w:r>
      <w:r>
        <w:rPr>
          <w:i/>
        </w:rPr>
        <w:t>ψ</w:t>
      </w:r>
      <w:r w:rsidRPr="003A7D22">
        <w:rPr>
          <w:i/>
          <w:lang w:val="en-US"/>
        </w:rPr>
        <w:t xml:space="preserve"> </w:t>
      </w:r>
      <w:r w:rsidRPr="003A7D22">
        <w:rPr>
          <w:lang w:val="en-US"/>
        </w:rPr>
        <w:t>[34, 35].</w:t>
      </w:r>
    </w:p>
    <w:p w14:paraId="3CC823EA" w14:textId="77777777" w:rsidR="00C608C8" w:rsidRPr="003A7D22" w:rsidRDefault="001667C9">
      <w:pPr>
        <w:pStyle w:val="Titre3"/>
        <w:numPr>
          <w:ilvl w:val="0"/>
          <w:numId w:val="0"/>
        </w:numPr>
        <w:ind w:left="389"/>
        <w:rPr>
          <w:lang w:val="en-US"/>
        </w:rPr>
      </w:pPr>
      <w:r w:rsidRPr="003A7D22">
        <w:rPr>
          <w:lang w:val="en-US"/>
        </w:rPr>
        <w:t>Latent process</w:t>
      </w:r>
    </w:p>
    <w:p w14:paraId="6516A3A5" w14:textId="77777777" w:rsidR="00C608C8" w:rsidRPr="003A7D22" w:rsidRDefault="001667C9">
      <w:pPr>
        <w:ind w:left="12" w:right="764"/>
        <w:rPr>
          <w:lang w:val="en-US"/>
        </w:rPr>
      </w:pPr>
      <w:r w:rsidRPr="003A7D22">
        <w:rPr>
          <w:lang w:val="en-US"/>
        </w:rPr>
        <w:t xml:space="preserve">Let’s consider J sites, each surveyed K times. We denote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the true occupancy state at site j, where </w:t>
      </w:r>
      <w:r w:rsidRPr="003A7D22">
        <w:rPr>
          <w:i/>
          <w:lang w:val="en-US"/>
        </w:rPr>
        <w:t xml:space="preserve">j </w:t>
      </w:r>
      <w:r w:rsidRPr="003A7D22">
        <w:rPr>
          <w:lang w:val="en-US"/>
        </w:rPr>
        <w:t xml:space="preserve">∈ </w:t>
      </w:r>
      <w:proofErr w:type="gramStart"/>
      <w:r w:rsidRPr="003A7D22">
        <w:rPr>
          <w:lang w:val="en-US"/>
        </w:rPr>
        <w:t>1</w:t>
      </w:r>
      <w:r w:rsidRPr="003A7D22">
        <w:rPr>
          <w:i/>
          <w:lang w:val="en-US"/>
        </w:rPr>
        <w:t>,...</w:t>
      </w:r>
      <w:proofErr w:type="gramEnd"/>
      <w:r w:rsidRPr="003A7D22">
        <w:rPr>
          <w:i/>
          <w:lang w:val="en-US"/>
        </w:rPr>
        <w:t>,J</w:t>
      </w:r>
      <w:r w:rsidRPr="003A7D22">
        <w:rPr>
          <w:lang w:val="en-US"/>
        </w:rPr>
        <w:t xml:space="preserv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 0 if the species is absent and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1 if it is present. This latent occurrence variable is assumed to follow a Bernoulli process [35]:</w:t>
      </w:r>
    </w:p>
    <w:p w14:paraId="61A0F0B6" w14:textId="309AB25F" w:rsidR="00C608C8" w:rsidRPr="003A7D22" w:rsidRDefault="002732C4">
      <w:pPr>
        <w:spacing w:after="270"/>
        <w:ind w:left="12" w:right="797"/>
        <w:rPr>
          <w:lang w:val="en-US"/>
        </w:rPr>
      </w:pPr>
      <w:r w:rsidRPr="002732C4">
        <w:rPr>
          <w:noProof/>
          <w:lang w:val="en-US"/>
        </w:rPr>
        <w:drawing>
          <wp:inline distT="0" distB="0" distL="0" distR="0" wp14:anchorId="39B9B2DD" wp14:editId="7C871FC0">
            <wp:extent cx="6238876" cy="6953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54"/>
                    <a:stretch/>
                  </pic:blipFill>
                  <pic:spPr bwMode="auto">
                    <a:xfrm>
                      <a:off x="0" y="0"/>
                      <a:ext cx="6239746" cy="695422"/>
                    </a:xfrm>
                    <a:prstGeom prst="rect">
                      <a:avLst/>
                    </a:prstGeom>
                    <a:ln>
                      <a:noFill/>
                    </a:ln>
                    <a:extLst>
                      <a:ext uri="{53640926-AAD7-44D8-BBD7-CCE9431645EC}">
                        <a14:shadowObscured xmlns:a14="http://schemas.microsoft.com/office/drawing/2010/main"/>
                      </a:ext>
                    </a:extLst>
                  </pic:spPr>
                </pic:pic>
              </a:graphicData>
            </a:graphic>
          </wp:inline>
        </w:drawing>
      </w:r>
      <w:r w:rsidR="001667C9" w:rsidRPr="003A7D22">
        <w:rPr>
          <w:lang w:val="en-US"/>
        </w:rPr>
        <w:t xml:space="preserve">Here, </w:t>
      </w:r>
      <w:r w:rsidR="001667C9">
        <w:rPr>
          <w:i/>
        </w:rPr>
        <w:t>ψ</w:t>
      </w:r>
      <w:r w:rsidR="001667C9" w:rsidRPr="003A7D22">
        <w:rPr>
          <w:i/>
          <w:vertAlign w:val="subscript"/>
          <w:lang w:val="en-US"/>
        </w:rPr>
        <w:t xml:space="preserve">j </w:t>
      </w:r>
      <w:r w:rsidR="001667C9" w:rsidRPr="003A7D22">
        <w:rPr>
          <w:lang w:val="en-US"/>
        </w:rPr>
        <w:t xml:space="preserve">represents the probability of species presence at site j. The presence probability is modeled by logistic regression of site-specific environmental covariates </w:t>
      </w:r>
      <w:proofErr w:type="spellStart"/>
      <w:r w:rsidR="001667C9" w:rsidRPr="003A7D22">
        <w:rPr>
          <w:i/>
          <w:lang w:val="en-US"/>
        </w:rPr>
        <w:t>X</w:t>
      </w:r>
      <w:r w:rsidR="001667C9" w:rsidRPr="003A7D22">
        <w:rPr>
          <w:i/>
          <w:vertAlign w:val="subscript"/>
          <w:lang w:val="en-US"/>
        </w:rPr>
        <w:t>j</w:t>
      </w:r>
      <w:proofErr w:type="spellEnd"/>
      <w:r w:rsidR="001667C9" w:rsidRPr="003A7D22">
        <w:rPr>
          <w:lang w:val="en-US"/>
        </w:rPr>
        <w:t xml:space="preserve">, with </w:t>
      </w:r>
      <w:r w:rsidR="001667C9">
        <w:rPr>
          <w:i/>
        </w:rPr>
        <w:t>β</w:t>
      </w:r>
      <w:r w:rsidR="001667C9" w:rsidRPr="003A7D22">
        <w:rPr>
          <w:i/>
          <w:lang w:val="en-US"/>
        </w:rPr>
        <w:t xml:space="preserve"> </w:t>
      </w:r>
      <w:r w:rsidR="001667C9" w:rsidRPr="003A7D22">
        <w:rPr>
          <w:lang w:val="en-US"/>
        </w:rPr>
        <w:t>being a vector of regression coefficients [34, 35].</w:t>
      </w:r>
    </w:p>
    <w:p w14:paraId="763F6CA7" w14:textId="77777777" w:rsidR="00C608C8" w:rsidRPr="003A7D22" w:rsidRDefault="001667C9">
      <w:pPr>
        <w:pStyle w:val="Titre3"/>
        <w:numPr>
          <w:ilvl w:val="0"/>
          <w:numId w:val="0"/>
        </w:numPr>
        <w:ind w:left="389"/>
        <w:rPr>
          <w:lang w:val="en-US"/>
        </w:rPr>
      </w:pPr>
      <w:r w:rsidRPr="003A7D22">
        <w:rPr>
          <w:lang w:val="en-US"/>
        </w:rPr>
        <w:t>Observation process</w:t>
      </w:r>
    </w:p>
    <w:p w14:paraId="7A382A24" w14:textId="77777777" w:rsidR="00C608C8" w:rsidRPr="003A7D22" w:rsidRDefault="001667C9">
      <w:pPr>
        <w:spacing w:after="31"/>
        <w:ind w:left="12" w:right="764"/>
        <w:rPr>
          <w:lang w:val="en-US"/>
        </w:rPr>
      </w:pPr>
      <w:r w:rsidRPr="003A7D22">
        <w:rPr>
          <w:lang w:val="en-US"/>
        </w:rPr>
        <w:t>The non-detection of a species at a site does not necessarily mean it is not using that site. The observation process can yield false absence (</w:t>
      </w:r>
      <w:r w:rsidRPr="003A7D22">
        <w:rPr>
          <w:i/>
          <w:lang w:val="en-US"/>
        </w:rPr>
        <w:t xml:space="preserve">Y </w:t>
      </w:r>
      <w:r w:rsidRPr="003A7D22">
        <w:rPr>
          <w:lang w:val="en-US"/>
        </w:rPr>
        <w:t>= 0) while the species is occupying a site (</w:t>
      </w:r>
      <w:r w:rsidRPr="003A7D22">
        <w:rPr>
          <w:i/>
          <w:lang w:val="en-US"/>
        </w:rPr>
        <w:t xml:space="preserve">Z </w:t>
      </w:r>
      <w:r w:rsidRPr="003A7D22">
        <w:rPr>
          <w:lang w:val="en-US"/>
        </w:rPr>
        <w:t xml:space="preserve">= 1) (false negative errors). </w:t>
      </w:r>
      <w:commentRangeStart w:id="24"/>
      <w:r w:rsidRPr="003A7D22">
        <w:rPr>
          <w:lang w:val="en-US"/>
        </w:rPr>
        <w:t>Species can be missed by the observers or absent at the time of survey while it is using this site (</w:t>
      </w:r>
      <w:proofErr w:type="spellStart"/>
      <w:r w:rsidRPr="003A7D22">
        <w:rPr>
          <w:lang w:val="en-US"/>
        </w:rPr>
        <w:t>D´enes</w:t>
      </w:r>
      <w:proofErr w:type="spellEnd"/>
      <w:r w:rsidRPr="003A7D22">
        <w:rPr>
          <w:lang w:val="en-US"/>
        </w:rPr>
        <w:t xml:space="preserve"> 2015) (an individual of a mobile species with a large home range may regularly use a site but be absent from it at the time of survey because it is visiting part of its home range outside of the sample unit)</w:t>
      </w:r>
      <w:commentRangeEnd w:id="24"/>
      <w:r w:rsidR="00960D9F">
        <w:rPr>
          <w:rStyle w:val="Marquedecommentaire"/>
        </w:rPr>
        <w:commentReference w:id="24"/>
      </w:r>
      <w:r w:rsidRPr="003A7D22">
        <w:rPr>
          <w:lang w:val="en-US"/>
        </w:rPr>
        <w:t xml:space="preserve"> Not accounting for imperfect detection could lead to wrong inferences [34, 59, 60, 61].</w:t>
      </w:r>
    </w:p>
    <w:p w14:paraId="57B5A16F" w14:textId="77777777" w:rsidR="00C608C8" w:rsidRPr="003A7D22" w:rsidRDefault="001667C9">
      <w:pPr>
        <w:spacing w:after="263"/>
        <w:ind w:left="12" w:right="791"/>
        <w:rPr>
          <w:lang w:val="en-US"/>
        </w:rPr>
      </w:pPr>
      <w:r w:rsidRPr="003A7D22">
        <w:rPr>
          <w:lang w:val="en-US"/>
        </w:rPr>
        <w:t xml:space="preserve">Let </w:t>
      </w:r>
      <w:proofErr w:type="spellStart"/>
      <w:proofErr w:type="gramStart"/>
      <w:r w:rsidRPr="003A7D22">
        <w:rPr>
          <w:i/>
          <w:lang w:val="en-US"/>
        </w:rPr>
        <w:t>Y</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 xml:space="preserve">be the observed detection (1) or non-detection (0) at site j during </w:t>
      </w:r>
      <w:commentRangeStart w:id="25"/>
      <w:r w:rsidRPr="003A7D22">
        <w:rPr>
          <w:lang w:val="en-US"/>
        </w:rPr>
        <w:t>survey</w:t>
      </w:r>
      <w:commentRangeEnd w:id="25"/>
      <w:r w:rsidR="0085749B">
        <w:rPr>
          <w:rStyle w:val="Marquedecommentaire"/>
        </w:rPr>
        <w:commentReference w:id="25"/>
      </w:r>
      <w:r w:rsidRPr="003A7D22">
        <w:rPr>
          <w:lang w:val="en-US"/>
        </w:rPr>
        <w:t xml:space="preserve"> k for dataset r. Each dataset has its own bias and detection probability, which is why the observation process is modeled separately for each data source. However, the observation process is conditional on the latent process described in 1, which is common and shared for all data sources. For a data source r, the detection/non-detection data arises from a Bernoulli process conditional on the true latent occurrence process:</w:t>
      </w:r>
    </w:p>
    <w:p w14:paraId="1D3A89FA" w14:textId="61BAD032" w:rsidR="00C608C8" w:rsidRPr="003A7D22" w:rsidRDefault="002732C4">
      <w:pPr>
        <w:spacing w:after="264"/>
        <w:ind w:left="12" w:right="764"/>
        <w:rPr>
          <w:lang w:val="en-US"/>
        </w:rPr>
      </w:pPr>
      <w:r w:rsidRPr="002732C4">
        <w:rPr>
          <w:noProof/>
          <w:lang w:val="en-US"/>
        </w:rPr>
        <w:drawing>
          <wp:inline distT="0" distB="0" distL="0" distR="0" wp14:anchorId="56D1F0C5" wp14:editId="4F0E90E7">
            <wp:extent cx="6163535" cy="562053"/>
            <wp:effectExtent l="0" t="0" r="889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3535" cy="562053"/>
                    </a:xfrm>
                    <a:prstGeom prst="rect">
                      <a:avLst/>
                    </a:prstGeom>
                  </pic:spPr>
                </pic:pic>
              </a:graphicData>
            </a:graphic>
          </wp:inline>
        </w:drawing>
      </w:r>
      <w:r w:rsidR="001667C9" w:rsidRPr="003A7D22">
        <w:rPr>
          <w:lang w:val="en-US"/>
        </w:rPr>
        <w:t xml:space="preserve">Where </w:t>
      </w:r>
      <w:proofErr w:type="spellStart"/>
      <w:proofErr w:type="gramStart"/>
      <w:r w:rsidR="001667C9" w:rsidRPr="003A7D22">
        <w:rPr>
          <w:i/>
          <w:lang w:val="en-US"/>
        </w:rPr>
        <w:t>p</w:t>
      </w:r>
      <w:r w:rsidR="001667C9" w:rsidRPr="003A7D22">
        <w:rPr>
          <w:i/>
          <w:vertAlign w:val="subscript"/>
          <w:lang w:val="en-US"/>
        </w:rPr>
        <w:t>j,k</w:t>
      </w:r>
      <w:proofErr w:type="gramEnd"/>
      <w:r w:rsidR="001667C9" w:rsidRPr="003A7D22">
        <w:rPr>
          <w:i/>
          <w:vertAlign w:val="subscript"/>
          <w:lang w:val="en-US"/>
        </w:rPr>
        <w:t>,r</w:t>
      </w:r>
      <w:proofErr w:type="spellEnd"/>
      <w:r w:rsidR="001667C9" w:rsidRPr="003A7D22">
        <w:rPr>
          <w:i/>
          <w:vertAlign w:val="subscript"/>
          <w:lang w:val="en-US"/>
        </w:rPr>
        <w:t xml:space="preserve"> </w:t>
      </w:r>
      <w:r w:rsidR="001667C9" w:rsidRPr="003A7D22">
        <w:rPr>
          <w:lang w:val="en-US"/>
        </w:rPr>
        <w:t xml:space="preserve">is the detection probability at site j for </w:t>
      </w:r>
      <w:commentRangeStart w:id="26"/>
      <w:r w:rsidR="001667C9" w:rsidRPr="003A7D22">
        <w:rPr>
          <w:lang w:val="en-US"/>
        </w:rPr>
        <w:t xml:space="preserve">replicate </w:t>
      </w:r>
      <w:commentRangeEnd w:id="26"/>
      <w:r w:rsidR="0067657F">
        <w:rPr>
          <w:rStyle w:val="Marquedecommentaire"/>
        </w:rPr>
        <w:commentReference w:id="26"/>
      </w:r>
      <w:r w:rsidR="001667C9" w:rsidRPr="003A7D22">
        <w:rPr>
          <w:lang w:val="en-US"/>
        </w:rPr>
        <w:t>k and dataset r. In our model, the detection probability depends on one covariate: the length of the transect crossing the cells j at replicate k for dataset r. This covariate is a measure of the sampling effort.</w:t>
      </w:r>
    </w:p>
    <w:p w14:paraId="69CC0732" w14:textId="77777777" w:rsidR="00C608C8" w:rsidRPr="003A7D22" w:rsidRDefault="001667C9">
      <w:pPr>
        <w:pStyle w:val="Titre3"/>
        <w:numPr>
          <w:ilvl w:val="0"/>
          <w:numId w:val="0"/>
        </w:numPr>
        <w:ind w:left="389"/>
        <w:rPr>
          <w:lang w:val="en-US"/>
        </w:rPr>
      </w:pPr>
      <w:r w:rsidRPr="003A7D22">
        <w:rPr>
          <w:lang w:val="en-US"/>
        </w:rPr>
        <w:t>Model fitting</w:t>
      </w:r>
    </w:p>
    <w:p w14:paraId="533CFF07" w14:textId="77777777" w:rsidR="00C608C8" w:rsidRPr="003A7D22" w:rsidRDefault="001667C9">
      <w:pPr>
        <w:spacing w:after="59" w:line="257" w:lineRule="auto"/>
        <w:ind w:left="12" w:right="336" w:firstLine="360"/>
        <w:jc w:val="left"/>
        <w:rPr>
          <w:lang w:val="en-US"/>
        </w:rPr>
      </w:pPr>
      <w:r w:rsidRPr="003A7D22">
        <w:rPr>
          <w:lang w:val="en-US"/>
        </w:rPr>
        <w:t xml:space="preserve">This model was implemented in R (ref) using the package </w:t>
      </w:r>
      <w:proofErr w:type="spellStart"/>
      <w:r w:rsidRPr="003A7D22">
        <w:rPr>
          <w:lang w:val="en-US"/>
        </w:rPr>
        <w:t>spOccupancy</w:t>
      </w:r>
      <w:proofErr w:type="spellEnd"/>
      <w:r w:rsidRPr="003A7D22">
        <w:rPr>
          <w:lang w:val="en-US"/>
        </w:rPr>
        <w:t xml:space="preserve"> [62], allowing fast computation, and easy model selection. Models were fit in a Bayesian framework, we ran 3 MCMC chains with 30,000 iterations each and a burn-in of 3,000 iterations. Convergence was checked by verifying</w:t>
      </w:r>
    </w:p>
    <w:p w14:paraId="66107EAA" w14:textId="77777777" w:rsidR="00C608C8" w:rsidRPr="003A7D22" w:rsidRDefault="001667C9">
      <w:pPr>
        <w:tabs>
          <w:tab w:val="center" w:pos="1433"/>
        </w:tabs>
        <w:spacing w:after="294"/>
        <w:ind w:left="0" w:firstLine="0"/>
        <w:jc w:val="left"/>
        <w:rPr>
          <w:lang w:val="en-US"/>
        </w:rPr>
      </w:pPr>
      <w:r w:rsidRPr="003A7D22">
        <w:rPr>
          <w:lang w:val="en-US"/>
        </w:rPr>
        <w:t xml:space="preserve">that </w:t>
      </w:r>
      <w:r w:rsidRPr="003A7D22">
        <w:rPr>
          <w:i/>
          <w:lang w:val="en-US"/>
        </w:rPr>
        <w:t>R &lt;</w:t>
      </w:r>
      <w:r w:rsidRPr="003A7D22">
        <w:rPr>
          <w:lang w:val="en-US"/>
        </w:rPr>
        <w:t>ˆ</w:t>
      </w:r>
      <w:r w:rsidRPr="003A7D22">
        <w:rPr>
          <w:lang w:val="en-US"/>
        </w:rPr>
        <w:tab/>
        <w:t>1</w:t>
      </w:r>
      <w:r w:rsidRPr="003A7D22">
        <w:rPr>
          <w:i/>
          <w:lang w:val="en-US"/>
        </w:rPr>
        <w:t>.</w:t>
      </w:r>
      <w:r w:rsidRPr="003A7D22">
        <w:rPr>
          <w:lang w:val="en-US"/>
        </w:rPr>
        <w:t>1 [63].</w:t>
      </w:r>
    </w:p>
    <w:p w14:paraId="21D838C5" w14:textId="77777777" w:rsidR="00C608C8" w:rsidRPr="003A7D22" w:rsidRDefault="001667C9">
      <w:pPr>
        <w:pStyle w:val="Titre3"/>
        <w:numPr>
          <w:ilvl w:val="0"/>
          <w:numId w:val="0"/>
        </w:numPr>
        <w:ind w:left="389"/>
        <w:rPr>
          <w:lang w:val="en-US"/>
        </w:rPr>
      </w:pPr>
      <w:r w:rsidRPr="003A7D22">
        <w:rPr>
          <w:lang w:val="en-US"/>
        </w:rPr>
        <w:lastRenderedPageBreak/>
        <w:t>Model selection</w:t>
      </w:r>
    </w:p>
    <w:p w14:paraId="7F069E73" w14:textId="4F4DB277" w:rsidR="00C608C8" w:rsidRPr="003A7D22" w:rsidRDefault="001667C9">
      <w:pPr>
        <w:ind w:left="12" w:right="764"/>
        <w:rPr>
          <w:lang w:val="en-US"/>
        </w:rPr>
      </w:pPr>
      <w:r w:rsidRPr="003A7D22">
        <w:rPr>
          <w:lang w:val="en-US"/>
        </w:rPr>
        <w:t xml:space="preserve">To have the most accurate prediction on seabird distribution as possible to inform wind farm policies, the selection procedure aimed to maximize the predictive power of our models. For this purpose, we evaluated model performance using two criteria: </w:t>
      </w:r>
      <w:proofErr w:type="gramStart"/>
      <w:r w:rsidRPr="003A7D22">
        <w:rPr>
          <w:lang w:val="en-US"/>
        </w:rPr>
        <w:t>the</w:t>
      </w:r>
      <w:proofErr w:type="gramEnd"/>
      <w:r w:rsidRPr="003A7D22">
        <w:rPr>
          <w:lang w:val="en-US"/>
        </w:rPr>
        <w:t xml:space="preserve"> Widely Applicable Information Criterion (WAIC) and k-fold cross-validation</w:t>
      </w:r>
      <w:ins w:id="27" w:author="Valentin Lauret" w:date="2024-05-28T15:37:00Z">
        <w:r w:rsidR="0067657F">
          <w:rPr>
            <w:lang w:val="en-US"/>
          </w:rPr>
          <w:t xml:space="preserve"> (ref </w:t>
        </w:r>
        <w:proofErr w:type="spellStart"/>
        <w:r w:rsidR="0067657F">
          <w:rPr>
            <w:lang w:val="en-US"/>
          </w:rPr>
          <w:t>watanabe</w:t>
        </w:r>
        <w:proofErr w:type="spellEnd"/>
        <w:r w:rsidR="0067657F">
          <w:rPr>
            <w:lang w:val="en-US"/>
          </w:rPr>
          <w:t xml:space="preserve"> 2010</w:t>
        </w:r>
      </w:ins>
      <w:ins w:id="28" w:author="Valentin Lauret" w:date="2024-05-28T15:38:00Z">
        <w:r w:rsidR="0067657F">
          <w:rPr>
            <w:lang w:val="en-US"/>
          </w:rPr>
          <w:t xml:space="preserve"> pour WAIC</w:t>
        </w:r>
      </w:ins>
      <w:ins w:id="29" w:author="Valentin Lauret" w:date="2024-05-28T15:37:00Z">
        <w:r w:rsidR="0067657F">
          <w:rPr>
            <w:lang w:val="en-US"/>
          </w:rPr>
          <w:t>)</w:t>
        </w:r>
      </w:ins>
      <w:r w:rsidRPr="003A7D22">
        <w:rPr>
          <w:lang w:val="en-US"/>
        </w:rPr>
        <w:t xml:space="preserve">. In k-fold cross-validation, the model is fitted </w:t>
      </w:r>
      <w:commentRangeStart w:id="30"/>
      <w:r w:rsidRPr="003A7D22">
        <w:rPr>
          <w:lang w:val="en-US"/>
        </w:rPr>
        <w:t xml:space="preserve">k </w:t>
      </w:r>
      <w:commentRangeEnd w:id="30"/>
      <w:r w:rsidR="0067657F">
        <w:rPr>
          <w:rStyle w:val="Marquedecommentaire"/>
        </w:rPr>
        <w:commentReference w:id="30"/>
      </w:r>
      <w:r w:rsidRPr="003A7D22">
        <w:rPr>
          <w:lang w:val="en-US"/>
        </w:rPr>
        <w:t xml:space="preserve">times, each time excluding a fraction J/k of the data, with J being the total number of sites. Then, predictions are made on the sites excluded from model fitting. Predictive performance is assessed by computing the difference between real site values and predicted values using the deviance [64]. When predictive scores were too close </w:t>
      </w:r>
      <w:r w:rsidR="002732C4">
        <w:rPr>
          <w:lang w:val="en-US"/>
        </w:rPr>
        <w:t>(</w:t>
      </w:r>
      <w:r w:rsidRPr="003A7D22">
        <w:rPr>
          <w:i/>
          <w:lang w:val="en-US"/>
        </w:rPr>
        <w:t xml:space="preserve">difference &lt; </w:t>
      </w:r>
      <w:r w:rsidRPr="003A7D22">
        <w:rPr>
          <w:lang w:val="en-US"/>
        </w:rPr>
        <w:t>3</w:t>
      </w:r>
      <w:r w:rsidR="002732C4">
        <w:rPr>
          <w:lang w:val="en-US"/>
        </w:rPr>
        <w:t>)</w:t>
      </w:r>
      <w:r w:rsidRPr="003A7D22">
        <w:rPr>
          <w:lang w:val="en-US"/>
        </w:rPr>
        <w:t>, we chose the model with fewer covariates.</w:t>
      </w:r>
    </w:p>
    <w:p w14:paraId="3BF9AD85" w14:textId="77777777" w:rsidR="00C608C8" w:rsidRPr="003A7D22" w:rsidRDefault="001667C9">
      <w:pPr>
        <w:ind w:left="12" w:right="602"/>
        <w:rPr>
          <w:lang w:val="en-US"/>
        </w:rPr>
      </w:pPr>
      <w:r w:rsidRPr="003A7D22">
        <w:rPr>
          <w:lang w:val="en-US"/>
        </w:rPr>
        <w:t>Testing all possible models was computationally intensive, so we implemented a selection procedure in four steps:</w:t>
      </w:r>
    </w:p>
    <w:p w14:paraId="74829803" w14:textId="1E765CA6" w:rsidR="00C608C8" w:rsidRPr="003A7D22" w:rsidRDefault="001667C9">
      <w:pPr>
        <w:numPr>
          <w:ilvl w:val="0"/>
          <w:numId w:val="1"/>
        </w:numPr>
        <w:spacing w:after="1" w:line="257" w:lineRule="auto"/>
        <w:ind w:right="344"/>
        <w:rPr>
          <w:lang w:val="en-US"/>
        </w:rPr>
      </w:pPr>
      <w:r w:rsidRPr="003A7D22">
        <w:rPr>
          <w:lang w:val="en-US"/>
        </w:rPr>
        <w:t xml:space="preserve">First, for each covariate, we tested whether adding a quadratic effect or applying a log transformation improved the predictive performance of a one-covariate model. Quadratic effect </w:t>
      </w:r>
      <w:r w:rsidR="00A04B99" w:rsidRPr="003A7D22">
        <w:rPr>
          <w:lang w:val="en-US"/>
        </w:rPr>
        <w:t>allows</w:t>
      </w:r>
      <w:r w:rsidRPr="003A7D22">
        <w:rPr>
          <w:lang w:val="en-US"/>
        </w:rPr>
        <w:t xml:space="preserve"> to take into account the existence of optimal value rather than linear effect for some covariates.</w:t>
      </w:r>
    </w:p>
    <w:p w14:paraId="510E9CFB" w14:textId="77777777" w:rsidR="00C608C8" w:rsidRPr="003A7D22" w:rsidRDefault="001667C9">
      <w:pPr>
        <w:numPr>
          <w:ilvl w:val="0"/>
          <w:numId w:val="1"/>
        </w:numPr>
        <w:ind w:right="344"/>
        <w:rPr>
          <w:lang w:val="en-US"/>
        </w:rPr>
      </w:pPr>
      <w:r w:rsidRPr="003A7D22">
        <w:rPr>
          <w:lang w:val="en-US"/>
        </w:rPr>
        <w:t xml:space="preserve">Second, we divided the covariates into three thematic blocks and tested all possible combinations within each block, selecting the one with the best predictive performance. The </w:t>
      </w:r>
      <w:commentRangeStart w:id="31"/>
      <w:r w:rsidRPr="003A7D22">
        <w:rPr>
          <w:lang w:val="en-US"/>
        </w:rPr>
        <w:t xml:space="preserve">three </w:t>
      </w:r>
      <w:commentRangeEnd w:id="31"/>
      <w:r w:rsidR="007023BD">
        <w:rPr>
          <w:rStyle w:val="Marquedecommentaire"/>
        </w:rPr>
        <w:commentReference w:id="31"/>
      </w:r>
      <w:r w:rsidRPr="003A7D22">
        <w:rPr>
          <w:lang w:val="en-US"/>
        </w:rPr>
        <w:t>blocks were: the static covariates, the covariates linked to sea surface temperature, and the other dynamic covariates.</w:t>
      </w:r>
    </w:p>
    <w:p w14:paraId="38A9269F" w14:textId="67267BD0" w:rsidR="00C608C8" w:rsidRPr="003A7D22" w:rsidRDefault="001667C9">
      <w:pPr>
        <w:numPr>
          <w:ilvl w:val="0"/>
          <w:numId w:val="1"/>
        </w:numPr>
        <w:ind w:right="344"/>
        <w:rPr>
          <w:lang w:val="en-US"/>
        </w:rPr>
      </w:pPr>
      <w:r w:rsidRPr="003A7D22">
        <w:rPr>
          <w:lang w:val="en-US"/>
        </w:rPr>
        <w:t>Then, with the</w:t>
      </w:r>
      <w:ins w:id="32" w:author="Valentin Lauret" w:date="2024-05-28T15:43:00Z">
        <w:r w:rsidR="007023BD">
          <w:rPr>
            <w:lang w:val="en-US"/>
          </w:rPr>
          <w:t xml:space="preserve"> best </w:t>
        </w:r>
      </w:ins>
      <w:ins w:id="33" w:author="Valentin Lauret" w:date="2024-05-28T15:44:00Z">
        <w:r w:rsidR="007023BD">
          <w:rPr>
            <w:lang w:val="en-US"/>
          </w:rPr>
          <w:t>covariates of each of the</w:t>
        </w:r>
      </w:ins>
      <w:r w:rsidRPr="003A7D22">
        <w:rPr>
          <w:lang w:val="en-US"/>
        </w:rPr>
        <w:t xml:space="preserve"> three </w:t>
      </w:r>
      <w:del w:id="34" w:author="Valentin Lauret" w:date="2024-05-28T15:44:00Z">
        <w:r w:rsidRPr="003A7D22" w:rsidDel="007023BD">
          <w:rPr>
            <w:lang w:val="en-US"/>
          </w:rPr>
          <w:delText xml:space="preserve">covariate </w:delText>
        </w:r>
      </w:del>
      <w:r w:rsidRPr="003A7D22">
        <w:rPr>
          <w:lang w:val="en-US"/>
        </w:rPr>
        <w:t>blocks resulting from step two, we tested whether combining all three blocks improved performance, or if two or even one block yielded the same predictive performance.</w:t>
      </w:r>
    </w:p>
    <w:p w14:paraId="4C3B68A5" w14:textId="2ECAABB2" w:rsidR="00C608C8" w:rsidRPr="003A7D22" w:rsidRDefault="001667C9">
      <w:pPr>
        <w:numPr>
          <w:ilvl w:val="0"/>
          <w:numId w:val="1"/>
        </w:numPr>
        <w:spacing w:after="340"/>
        <w:ind w:right="344"/>
        <w:rPr>
          <w:lang w:val="en-US"/>
        </w:rPr>
      </w:pPr>
      <w:r w:rsidRPr="003A7D22">
        <w:rPr>
          <w:lang w:val="en-US"/>
        </w:rPr>
        <w:t>In the final step, we evaluated whether incorporating a spatial autocorrelation structure would enhance predictive performance</w:t>
      </w:r>
      <w:ins w:id="35" w:author="Valentin Lauret" w:date="2024-05-28T15:44:00Z">
        <w:r w:rsidR="007023BD">
          <w:rPr>
            <w:lang w:val="en-US"/>
          </w:rPr>
          <w:t xml:space="preserve"> as noted in many situations</w:t>
        </w:r>
      </w:ins>
      <w:del w:id="36" w:author="Valentin Lauret" w:date="2024-05-28T15:44:00Z">
        <w:r w:rsidRPr="003A7D22" w:rsidDel="007023BD">
          <w:rPr>
            <w:lang w:val="en-US"/>
          </w:rPr>
          <w:delText>.</w:delText>
        </w:r>
      </w:del>
      <w:r w:rsidRPr="003A7D22">
        <w:rPr>
          <w:lang w:val="en-US"/>
        </w:rPr>
        <w:t xml:space="preserve"> </w:t>
      </w:r>
      <w:del w:id="37" w:author="Valentin Lauret" w:date="2024-05-28T15:44:00Z">
        <w:r w:rsidRPr="003A7D22" w:rsidDel="007023BD">
          <w:rPr>
            <w:lang w:val="en-US"/>
          </w:rPr>
          <w:delText xml:space="preserve">In many cases, considering spatial autocorrelation improves prediction quality and results in more accurate maps </w:delText>
        </w:r>
      </w:del>
      <w:r w:rsidRPr="003A7D22">
        <w:rPr>
          <w:lang w:val="en-US"/>
        </w:rPr>
        <w:t xml:space="preserve">[65]. The </w:t>
      </w:r>
      <w:proofErr w:type="spellStart"/>
      <w:r w:rsidRPr="003A7D22">
        <w:rPr>
          <w:lang w:val="en-US"/>
        </w:rPr>
        <w:t>spOccupancy</w:t>
      </w:r>
      <w:proofErr w:type="spellEnd"/>
      <w:r w:rsidRPr="003A7D22">
        <w:rPr>
          <w:lang w:val="en-US"/>
        </w:rPr>
        <w:t xml:space="preserve"> package offers various spatial covariance models (spherical, exponential, and Gaussian) [62], which we tested.</w:t>
      </w:r>
    </w:p>
    <w:p w14:paraId="1E2A5557" w14:textId="77777777" w:rsidR="00C608C8" w:rsidRPr="003A7D22" w:rsidRDefault="001667C9">
      <w:pPr>
        <w:pStyle w:val="Titre3"/>
        <w:spacing w:after="178"/>
        <w:ind w:left="834" w:hanging="822"/>
        <w:rPr>
          <w:lang w:val="en-US"/>
        </w:rPr>
      </w:pPr>
      <w:r w:rsidRPr="003A7D22">
        <w:rPr>
          <w:lang w:val="en-US"/>
        </w:rPr>
        <w:t>Seabirds abundance modeling with count data</w:t>
      </w:r>
    </w:p>
    <w:p w14:paraId="5918A473" w14:textId="4A77F8F5" w:rsidR="00C608C8" w:rsidRPr="003A7D22" w:rsidRDefault="001667C9">
      <w:pPr>
        <w:spacing w:after="286" w:line="257" w:lineRule="auto"/>
        <w:ind w:left="12" w:firstLine="0"/>
        <w:jc w:val="left"/>
        <w:rPr>
          <w:lang w:val="en-US"/>
        </w:rPr>
      </w:pPr>
      <w:r w:rsidRPr="003A7D22">
        <w:rPr>
          <w:lang w:val="en-US"/>
        </w:rPr>
        <w:t xml:space="preserve">In a second time, we tried to infer seabird abundance using N-mixture models [38, 37]. </w:t>
      </w:r>
      <w:proofErr w:type="gramStart"/>
      <w:r w:rsidR="00A04B99" w:rsidRPr="003A7D22">
        <w:rPr>
          <w:lang w:val="en-US"/>
        </w:rPr>
        <w:t>Similarly</w:t>
      </w:r>
      <w:proofErr w:type="gramEnd"/>
      <w:r w:rsidRPr="003A7D22">
        <w:rPr>
          <w:lang w:val="en-US"/>
        </w:rPr>
        <w:t xml:space="preserve"> to occupancy models, N-mixture models have a hierarchical structure where the observation is defined conditional on the latent process describing the true abundance [38, 37].</w:t>
      </w:r>
    </w:p>
    <w:p w14:paraId="2169B24F" w14:textId="77777777" w:rsidR="00C608C8" w:rsidRPr="003A7D22" w:rsidRDefault="001667C9">
      <w:pPr>
        <w:pStyle w:val="Titre3"/>
        <w:numPr>
          <w:ilvl w:val="0"/>
          <w:numId w:val="0"/>
        </w:numPr>
        <w:ind w:left="389"/>
        <w:rPr>
          <w:lang w:val="en-US"/>
        </w:rPr>
      </w:pPr>
      <w:r w:rsidRPr="003A7D22">
        <w:rPr>
          <w:lang w:val="en-US"/>
        </w:rPr>
        <w:t>Latent process</w:t>
      </w:r>
    </w:p>
    <w:p w14:paraId="6EEA5511" w14:textId="77777777" w:rsidR="00C608C8" w:rsidRPr="003A7D22" w:rsidRDefault="001667C9">
      <w:pPr>
        <w:spacing w:after="240"/>
        <w:ind w:left="12" w:right="53"/>
        <w:rPr>
          <w:lang w:val="en-US"/>
        </w:rPr>
      </w:pPr>
      <w:r w:rsidRPr="003A7D22">
        <w:rPr>
          <w:lang w:val="en-US"/>
        </w:rPr>
        <w:t xml:space="preserve">Let </w:t>
      </w:r>
      <w:r w:rsidRPr="003A7D22">
        <w:rPr>
          <w:i/>
          <w:lang w:val="en-US"/>
        </w:rPr>
        <w:t>N</w:t>
      </w:r>
      <w:r w:rsidRPr="003A7D22">
        <w:rPr>
          <w:i/>
          <w:vertAlign w:val="subscript"/>
          <w:lang w:val="en-US"/>
        </w:rPr>
        <w:t xml:space="preserve">j </w:t>
      </w:r>
      <w:r w:rsidRPr="003A7D22">
        <w:rPr>
          <w:lang w:val="en-US"/>
        </w:rPr>
        <w:t>represent the true abundance at site j. This latent variable is assumed to follow a negative binomial distribution:</w:t>
      </w:r>
    </w:p>
    <w:p w14:paraId="08BEBF52" w14:textId="18652453" w:rsidR="00C608C8" w:rsidRPr="003A7D22" w:rsidRDefault="002732C4">
      <w:pPr>
        <w:ind w:left="12" w:right="765"/>
        <w:rPr>
          <w:lang w:val="en-US"/>
        </w:rPr>
      </w:pPr>
      <w:r w:rsidRPr="002732C4">
        <w:rPr>
          <w:noProof/>
          <w:lang w:val="en-US"/>
        </w:rPr>
        <w:drawing>
          <wp:inline distT="0" distB="0" distL="0" distR="0" wp14:anchorId="7B2F4CE8" wp14:editId="60A656CC">
            <wp:extent cx="6439799" cy="5525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799" cy="552527"/>
                    </a:xfrm>
                    <a:prstGeom prst="rect">
                      <a:avLst/>
                    </a:prstGeom>
                  </pic:spPr>
                </pic:pic>
              </a:graphicData>
            </a:graphic>
          </wp:inline>
        </w:drawing>
      </w:r>
      <w:r w:rsidR="001667C9" w:rsidRPr="003A7D22">
        <w:rPr>
          <w:lang w:val="en-US"/>
        </w:rPr>
        <w:t xml:space="preserve">Where </w:t>
      </w:r>
      <w:r w:rsidR="001667C9">
        <w:rPr>
          <w:i/>
        </w:rPr>
        <w:t>λ</w:t>
      </w:r>
      <w:r w:rsidR="001667C9" w:rsidRPr="003A7D22">
        <w:rPr>
          <w:i/>
          <w:vertAlign w:val="subscript"/>
          <w:lang w:val="en-US"/>
        </w:rPr>
        <w:t>j</w:t>
      </w:r>
      <w:r w:rsidR="001667C9" w:rsidRPr="003A7D22">
        <w:rPr>
          <w:lang w:val="en-US"/>
        </w:rPr>
        <w:t xml:space="preserve">, the mean of the distribution, is a function of site-specific covariates. A negative binomial distribution was </w:t>
      </w:r>
      <w:proofErr w:type="spellStart"/>
      <w:r w:rsidR="001667C9" w:rsidRPr="003A7D22">
        <w:rPr>
          <w:lang w:val="en-US"/>
        </w:rPr>
        <w:t>prefered</w:t>
      </w:r>
      <w:proofErr w:type="spellEnd"/>
      <w:r w:rsidR="001667C9" w:rsidRPr="003A7D22">
        <w:rPr>
          <w:lang w:val="en-US"/>
        </w:rPr>
        <w:t xml:space="preserve"> to a Poisson distribution to take overdispersion of the count data into account, the negative binomial allowing the standard deviation and the mean to be different (the variance is </w:t>
      </w:r>
      <w:r w:rsidR="001667C9">
        <w:rPr>
          <w:i/>
        </w:rPr>
        <w:t>λ</w:t>
      </w:r>
      <w:r w:rsidR="001667C9" w:rsidRPr="003A7D22">
        <w:rPr>
          <w:i/>
          <w:lang w:val="en-US"/>
        </w:rPr>
        <w:t xml:space="preserve"> </w:t>
      </w:r>
      <w:r w:rsidR="001667C9" w:rsidRPr="003A7D22">
        <w:rPr>
          <w:lang w:val="en-US"/>
        </w:rPr>
        <w:t xml:space="preserve">+ </w:t>
      </w:r>
      <w:r w:rsidR="001667C9">
        <w:rPr>
          <w:i/>
        </w:rPr>
        <w:t>λ</w:t>
      </w:r>
      <w:r w:rsidR="001667C9" w:rsidRPr="003A7D22">
        <w:rPr>
          <w:vertAlign w:val="superscript"/>
          <w:lang w:val="en-US"/>
        </w:rPr>
        <w:t>2</w:t>
      </w:r>
      <w:r w:rsidR="001667C9" w:rsidRPr="003A7D22">
        <w:rPr>
          <w:i/>
          <w:lang w:val="en-US"/>
        </w:rPr>
        <w:t>/</w:t>
      </w:r>
      <w:r w:rsidR="001667C9">
        <w:rPr>
          <w:i/>
        </w:rPr>
        <w:t>κ</w:t>
      </w:r>
      <w:r w:rsidR="001667C9" w:rsidRPr="003A7D22">
        <w:rPr>
          <w:lang w:val="en-US"/>
        </w:rPr>
        <w:t xml:space="preserve">). Overdispersion is frequent with seabirds counts as individuals aggregate in great number at the same place for many species. </w:t>
      </w:r>
      <w:proofErr w:type="gramStart"/>
      <w:r w:rsidR="001667C9">
        <w:rPr>
          <w:i/>
        </w:rPr>
        <w:t>κ</w:t>
      </w:r>
      <w:proofErr w:type="gramEnd"/>
      <w:r w:rsidR="001667C9" w:rsidRPr="003A7D22">
        <w:rPr>
          <w:i/>
          <w:lang w:val="en-US"/>
        </w:rPr>
        <w:t xml:space="preserve"> </w:t>
      </w:r>
      <w:r w:rsidR="001667C9" w:rsidRPr="003A7D22">
        <w:rPr>
          <w:lang w:val="en-US"/>
        </w:rPr>
        <w:t>is the overdispersion parameter.</w:t>
      </w:r>
    </w:p>
    <w:p w14:paraId="18BE5ACC" w14:textId="77777777" w:rsidR="00C608C8" w:rsidRPr="003A7D22" w:rsidRDefault="001667C9">
      <w:pPr>
        <w:ind w:left="379" w:right="53" w:firstLine="0"/>
        <w:rPr>
          <w:lang w:val="en-US"/>
        </w:rPr>
      </w:pPr>
      <w:r w:rsidRPr="003A7D22">
        <w:rPr>
          <w:lang w:val="en-US"/>
        </w:rPr>
        <w:t xml:space="preserve">Normal prior are assigned to coefficients </w:t>
      </w:r>
      <w:r>
        <w:rPr>
          <w:i/>
        </w:rPr>
        <w:t>β</w:t>
      </w:r>
      <w:r w:rsidRPr="003A7D22">
        <w:rPr>
          <w:i/>
          <w:lang w:val="en-US"/>
        </w:rPr>
        <w:t xml:space="preserve"> </w:t>
      </w:r>
      <w:r w:rsidRPr="003A7D22">
        <w:rPr>
          <w:lang w:val="en-US"/>
        </w:rPr>
        <w:t>(</w:t>
      </w:r>
      <w:r>
        <w:rPr>
          <w:i/>
        </w:rPr>
        <w:t>β</w:t>
      </w:r>
      <w:r w:rsidRPr="003A7D22">
        <w:rPr>
          <w:i/>
          <w:lang w:val="en-US"/>
        </w:rPr>
        <w:t xml:space="preserve"> </w:t>
      </w:r>
      <w:r w:rsidRPr="003A7D22">
        <w:rPr>
          <w:lang w:val="en-US"/>
        </w:rPr>
        <w:t xml:space="preserve">∼ </w:t>
      </w:r>
      <w:proofErr w:type="gramStart"/>
      <w:r w:rsidRPr="003A7D22">
        <w:rPr>
          <w:i/>
          <w:lang w:val="en-US"/>
        </w:rPr>
        <w:t>N</w:t>
      </w:r>
      <w:r w:rsidRPr="003A7D22">
        <w:rPr>
          <w:lang w:val="en-US"/>
        </w:rPr>
        <w:t>(</w:t>
      </w:r>
      <w:proofErr w:type="gramEnd"/>
      <w:r w:rsidRPr="003A7D22">
        <w:rPr>
          <w:lang w:val="en-US"/>
        </w:rPr>
        <w:t>0</w:t>
      </w:r>
      <w:r w:rsidRPr="003A7D22">
        <w:rPr>
          <w:i/>
          <w:lang w:val="en-US"/>
        </w:rPr>
        <w:t>,</w:t>
      </w:r>
      <w:r w:rsidRPr="003A7D22">
        <w:rPr>
          <w:lang w:val="en-US"/>
        </w:rPr>
        <w:t xml:space="preserve">1)) and an uniform prior for </w:t>
      </w:r>
      <w:r>
        <w:rPr>
          <w:i/>
        </w:rPr>
        <w:t>κ</w:t>
      </w:r>
      <w:r w:rsidRPr="003A7D22">
        <w:rPr>
          <w:i/>
          <w:lang w:val="en-US"/>
        </w:rPr>
        <w:t xml:space="preserve"> </w:t>
      </w:r>
      <w:r w:rsidRPr="003A7D22">
        <w:rPr>
          <w:lang w:val="en-US"/>
        </w:rPr>
        <w:t>(</w:t>
      </w:r>
      <w:r>
        <w:rPr>
          <w:i/>
        </w:rPr>
        <w:t>κ</w:t>
      </w:r>
      <w:r w:rsidRPr="003A7D22">
        <w:rPr>
          <w:i/>
          <w:lang w:val="en-US"/>
        </w:rPr>
        <w:t xml:space="preserve"> </w:t>
      </w:r>
      <w:r w:rsidRPr="003A7D22">
        <w:rPr>
          <w:lang w:val="en-US"/>
        </w:rPr>
        <w:t>∼</w:t>
      </w:r>
    </w:p>
    <w:p w14:paraId="59AE0BD1" w14:textId="77777777" w:rsidR="00C608C8" w:rsidRPr="003A7D22" w:rsidRDefault="001667C9">
      <w:pPr>
        <w:spacing w:after="263"/>
        <w:ind w:left="12" w:right="53" w:firstLine="0"/>
        <w:rPr>
          <w:lang w:val="en-US"/>
        </w:rPr>
      </w:pPr>
      <w:proofErr w:type="spellStart"/>
      <w:proofErr w:type="gramStart"/>
      <w:r w:rsidRPr="003A7D22">
        <w:rPr>
          <w:i/>
          <w:lang w:val="en-US"/>
        </w:rPr>
        <w:t>Unif</w:t>
      </w:r>
      <w:proofErr w:type="spellEnd"/>
      <w:r w:rsidRPr="003A7D22">
        <w:rPr>
          <w:lang w:val="en-US"/>
        </w:rPr>
        <w:t>(</w:t>
      </w:r>
      <w:proofErr w:type="gramEnd"/>
      <w:r w:rsidRPr="003A7D22">
        <w:rPr>
          <w:lang w:val="en-US"/>
        </w:rPr>
        <w:t>0</w:t>
      </w:r>
      <w:r w:rsidRPr="003A7D22">
        <w:rPr>
          <w:i/>
          <w:lang w:val="en-US"/>
        </w:rPr>
        <w:t>,</w:t>
      </w:r>
      <w:r w:rsidRPr="003A7D22">
        <w:rPr>
          <w:lang w:val="en-US"/>
        </w:rPr>
        <w:t>100)).</w:t>
      </w:r>
    </w:p>
    <w:p w14:paraId="05082440" w14:textId="77777777" w:rsidR="00C608C8" w:rsidRPr="003A7D22" w:rsidRDefault="001667C9">
      <w:pPr>
        <w:pStyle w:val="Titre3"/>
        <w:numPr>
          <w:ilvl w:val="0"/>
          <w:numId w:val="0"/>
        </w:numPr>
        <w:ind w:left="389"/>
        <w:rPr>
          <w:lang w:val="en-US"/>
        </w:rPr>
      </w:pPr>
      <w:r w:rsidRPr="003A7D22">
        <w:rPr>
          <w:lang w:val="en-US"/>
        </w:rPr>
        <w:lastRenderedPageBreak/>
        <w:t>Observation process</w:t>
      </w:r>
    </w:p>
    <w:p w14:paraId="24635E21" w14:textId="682FF7DD" w:rsidR="00C608C8" w:rsidRPr="003A7D22" w:rsidRDefault="001667C9">
      <w:pPr>
        <w:spacing w:after="77"/>
        <w:ind w:left="12" w:right="792"/>
        <w:rPr>
          <w:lang w:val="en-US"/>
        </w:rPr>
      </w:pPr>
      <w:r w:rsidRPr="003A7D22">
        <w:rPr>
          <w:lang w:val="en-US"/>
        </w:rPr>
        <w:t xml:space="preserve">Again, we employ an integrated model with a </w:t>
      </w:r>
      <w:del w:id="38" w:author="Valentin Lauret" w:date="2024-05-28T15:46:00Z">
        <w:r w:rsidRPr="003A7D22" w:rsidDel="00F04730">
          <w:rPr>
            <w:lang w:val="en-US"/>
          </w:rPr>
          <w:delText xml:space="preserve">separate </w:delText>
        </w:r>
      </w:del>
      <w:ins w:id="39" w:author="Valentin Lauret" w:date="2024-05-28T15:46:00Z">
        <w:r w:rsidR="00F04730">
          <w:rPr>
            <w:lang w:val="en-US"/>
          </w:rPr>
          <w:t>specific</w:t>
        </w:r>
        <w:r w:rsidR="00F04730" w:rsidRPr="003A7D22">
          <w:rPr>
            <w:lang w:val="en-US"/>
          </w:rPr>
          <w:t xml:space="preserve"> </w:t>
        </w:r>
      </w:ins>
      <w:del w:id="40" w:author="Valentin Lauret" w:date="2024-05-28T15:46:00Z">
        <w:r w:rsidRPr="003A7D22" w:rsidDel="00F04730">
          <w:rPr>
            <w:lang w:val="en-US"/>
          </w:rPr>
          <w:delText xml:space="preserve">model </w:delText>
        </w:r>
      </w:del>
      <w:ins w:id="41" w:author="Valentin Lauret" w:date="2024-05-28T15:46:00Z">
        <w:r w:rsidR="00F04730">
          <w:rPr>
            <w:lang w:val="en-US"/>
          </w:rPr>
          <w:t>detection process</w:t>
        </w:r>
        <w:r w:rsidR="00F04730" w:rsidRPr="003A7D22">
          <w:rPr>
            <w:lang w:val="en-US"/>
          </w:rPr>
          <w:t xml:space="preserve"> </w:t>
        </w:r>
      </w:ins>
      <w:del w:id="42" w:author="Valentin Lauret" w:date="2024-05-28T15:46:00Z">
        <w:r w:rsidRPr="003A7D22" w:rsidDel="00F04730">
          <w:rPr>
            <w:lang w:val="en-US"/>
          </w:rPr>
          <w:delText xml:space="preserve">for each dataset </w:delText>
        </w:r>
      </w:del>
      <w:r w:rsidRPr="003A7D22">
        <w:rPr>
          <w:lang w:val="en-US"/>
        </w:rPr>
        <w:t xml:space="preserve">to accommodate differences </w:t>
      </w:r>
      <w:ins w:id="43" w:author="Valentin Lauret" w:date="2024-05-28T15:46:00Z">
        <w:r w:rsidR="00F04730" w:rsidRPr="003A7D22">
          <w:rPr>
            <w:lang w:val="en-US"/>
          </w:rPr>
          <w:t>for each dataset</w:t>
        </w:r>
      </w:ins>
      <w:del w:id="44" w:author="Valentin Lauret" w:date="2024-05-28T15:46:00Z">
        <w:r w:rsidRPr="003A7D22" w:rsidDel="00F04730">
          <w:rPr>
            <w:lang w:val="en-US"/>
          </w:rPr>
          <w:delText>in the observation process</w:delText>
        </w:r>
      </w:del>
      <w:r w:rsidRPr="003A7D22">
        <w:rPr>
          <w:lang w:val="en-US"/>
        </w:rPr>
        <w:t>. The real number of individuals at a site is consistent across all datasets, but the number of observed individuals varies for each dataset. The observed number of individuals</w:t>
      </w:r>
      <w:r>
        <w:rPr>
          <w:noProof/>
        </w:rPr>
        <w:drawing>
          <wp:inline distT="0" distB="0" distL="0" distR="0" wp14:anchorId="44E1877D" wp14:editId="1B17B2D5">
            <wp:extent cx="326136" cy="192025"/>
            <wp:effectExtent l="0" t="0" r="0" b="0"/>
            <wp:docPr id="29491" name="Picture 29491"/>
            <wp:cNvGraphicFramePr/>
            <a:graphic xmlns:a="http://schemas.openxmlformats.org/drawingml/2006/main">
              <a:graphicData uri="http://schemas.openxmlformats.org/drawingml/2006/picture">
                <pic:pic xmlns:pic="http://schemas.openxmlformats.org/drawingml/2006/picture">
                  <pic:nvPicPr>
                    <pic:cNvPr id="29491" name="Picture 29491"/>
                    <pic:cNvPicPr/>
                  </pic:nvPicPr>
                  <pic:blipFill>
                    <a:blip r:embed="rId15"/>
                    <a:stretch>
                      <a:fillRect/>
                    </a:stretch>
                  </pic:blipFill>
                  <pic:spPr>
                    <a:xfrm>
                      <a:off x="0" y="0"/>
                      <a:ext cx="326136" cy="192025"/>
                    </a:xfrm>
                    <a:prstGeom prst="rect">
                      <a:avLst/>
                    </a:prstGeom>
                  </pic:spPr>
                </pic:pic>
              </a:graphicData>
            </a:graphic>
          </wp:inline>
        </w:drawing>
      </w:r>
      <w:r w:rsidRPr="003A7D22">
        <w:rPr>
          <w:lang w:val="en-US"/>
        </w:rPr>
        <w:t xml:space="preserve"> is assumed to follow a Binomial distribution conditional on the true number of individual </w:t>
      </w:r>
      <w:r w:rsidRPr="003A7D22">
        <w:rPr>
          <w:i/>
          <w:lang w:val="en-US"/>
        </w:rPr>
        <w:t>N</w:t>
      </w:r>
      <w:r w:rsidRPr="003A7D22">
        <w:rPr>
          <w:i/>
          <w:vertAlign w:val="subscript"/>
          <w:lang w:val="en-US"/>
        </w:rPr>
        <w:t>j</w:t>
      </w:r>
      <w:r w:rsidRPr="003A7D22">
        <w:rPr>
          <w:lang w:val="en-US"/>
        </w:rPr>
        <w:t>:</w:t>
      </w:r>
    </w:p>
    <w:p w14:paraId="1C2B7801" w14:textId="77777777" w:rsidR="002732C4" w:rsidRDefault="002732C4">
      <w:pPr>
        <w:spacing w:after="260"/>
        <w:ind w:left="12" w:right="797"/>
        <w:rPr>
          <w:lang w:val="en-US"/>
        </w:rPr>
      </w:pPr>
      <w:r w:rsidRPr="002732C4">
        <w:rPr>
          <w:i/>
          <w:noProof/>
          <w:lang w:val="en-US"/>
        </w:rPr>
        <w:drawing>
          <wp:inline distT="0" distB="0" distL="0" distR="0" wp14:anchorId="2E00843A" wp14:editId="64DD789D">
            <wp:extent cx="5934903" cy="48584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485843"/>
                    </a:xfrm>
                    <a:prstGeom prst="rect">
                      <a:avLst/>
                    </a:prstGeom>
                  </pic:spPr>
                </pic:pic>
              </a:graphicData>
            </a:graphic>
          </wp:inline>
        </w:drawing>
      </w:r>
    </w:p>
    <w:p w14:paraId="5F0AE39C" w14:textId="1F690D2F" w:rsidR="00C608C8" w:rsidRPr="003A7D22" w:rsidRDefault="001667C9">
      <w:pPr>
        <w:spacing w:after="260"/>
        <w:ind w:left="12" w:right="797"/>
        <w:rPr>
          <w:lang w:val="en-US"/>
        </w:rPr>
      </w:pPr>
      <w:r w:rsidRPr="003A7D22">
        <w:rPr>
          <w:lang w:val="en-US"/>
        </w:rPr>
        <w:t xml:space="preserve">In other words, each individual at site j has a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 xml:space="preserve">of being detected. Detection is considered independent for each individual. The detection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is a function of the sampling effort, measured by the length of the transect crossing the cells.</w:t>
      </w:r>
    </w:p>
    <w:p w14:paraId="3FCABF99" w14:textId="77777777" w:rsidR="00C608C8" w:rsidRPr="003A7D22" w:rsidRDefault="001667C9">
      <w:pPr>
        <w:pStyle w:val="Titre3"/>
        <w:numPr>
          <w:ilvl w:val="0"/>
          <w:numId w:val="0"/>
        </w:numPr>
        <w:ind w:left="389"/>
        <w:rPr>
          <w:lang w:val="en-US"/>
        </w:rPr>
      </w:pPr>
      <w:commentRangeStart w:id="45"/>
      <w:r w:rsidRPr="003A7D22">
        <w:rPr>
          <w:lang w:val="en-US"/>
        </w:rPr>
        <w:t>Model fitting</w:t>
      </w:r>
    </w:p>
    <w:p w14:paraId="602527F2" w14:textId="77777777" w:rsidR="00C608C8" w:rsidRPr="003A7D22" w:rsidRDefault="001667C9">
      <w:pPr>
        <w:spacing w:after="282"/>
        <w:ind w:left="12" w:right="53"/>
        <w:rPr>
          <w:lang w:val="en-US"/>
        </w:rPr>
      </w:pPr>
      <w:r w:rsidRPr="003A7D22">
        <w:rPr>
          <w:lang w:val="en-US"/>
        </w:rPr>
        <w:t xml:space="preserve">This model was implemented using Nimble package [66]. We ran 3 MCMC chains with 100,000 iterations each and a burn-in of 10,000 iterations. Convergence was checked by verifying that </w:t>
      </w:r>
      <w:r w:rsidRPr="003A7D22">
        <w:rPr>
          <w:i/>
          <w:lang w:val="en-US"/>
        </w:rPr>
        <w:t>R &lt;</w:t>
      </w:r>
      <w:r w:rsidRPr="003A7D22">
        <w:rPr>
          <w:lang w:val="en-US"/>
        </w:rPr>
        <w:t>ˆ 1</w:t>
      </w:r>
      <w:r w:rsidRPr="003A7D22">
        <w:rPr>
          <w:i/>
          <w:lang w:val="en-US"/>
        </w:rPr>
        <w:t>.</w:t>
      </w:r>
      <w:r w:rsidRPr="003A7D22">
        <w:rPr>
          <w:lang w:val="en-US"/>
        </w:rPr>
        <w:t>1 [63].</w:t>
      </w:r>
    </w:p>
    <w:p w14:paraId="0C7A672D" w14:textId="77777777" w:rsidR="00C608C8" w:rsidRPr="003A7D22" w:rsidRDefault="001667C9">
      <w:pPr>
        <w:pStyle w:val="Titre3"/>
        <w:numPr>
          <w:ilvl w:val="0"/>
          <w:numId w:val="0"/>
        </w:numPr>
        <w:ind w:left="389"/>
        <w:rPr>
          <w:lang w:val="en-US"/>
        </w:rPr>
      </w:pPr>
      <w:r w:rsidRPr="003A7D22">
        <w:rPr>
          <w:lang w:val="en-US"/>
        </w:rPr>
        <w:t>Model selection</w:t>
      </w:r>
    </w:p>
    <w:p w14:paraId="4ED4F147" w14:textId="0B9DE2E4" w:rsidR="00C608C8" w:rsidRDefault="001667C9">
      <w:pPr>
        <w:ind w:left="12" w:right="53"/>
        <w:rPr>
          <w:lang w:val="en-US"/>
        </w:rPr>
      </w:pPr>
      <w:r w:rsidRPr="003A7D22">
        <w:rPr>
          <w:lang w:val="en-US"/>
        </w:rPr>
        <w:t>To ensure comparability between models, we used the same set of covariates for all models. The selection procedure was performed exclusively with the occupancy model.</w:t>
      </w:r>
      <w:commentRangeEnd w:id="45"/>
      <w:r w:rsidR="00F04730">
        <w:rPr>
          <w:rStyle w:val="Marquedecommentaire"/>
        </w:rPr>
        <w:commentReference w:id="45"/>
      </w:r>
    </w:p>
    <w:p w14:paraId="431600FF" w14:textId="77777777" w:rsidR="00A04B99" w:rsidRPr="003A7D22" w:rsidRDefault="00A04B99">
      <w:pPr>
        <w:ind w:left="12" w:right="53"/>
        <w:rPr>
          <w:lang w:val="en-US"/>
        </w:rPr>
      </w:pPr>
    </w:p>
    <w:p w14:paraId="5A391904" w14:textId="77777777" w:rsidR="00C608C8" w:rsidRPr="003A7D22" w:rsidRDefault="001667C9">
      <w:pPr>
        <w:pStyle w:val="Titre3"/>
        <w:spacing w:after="149"/>
        <w:ind w:left="834" w:hanging="822"/>
        <w:rPr>
          <w:lang w:val="en-US"/>
        </w:rPr>
      </w:pPr>
      <w:r w:rsidRPr="003A7D22">
        <w:rPr>
          <w:lang w:val="en-US"/>
        </w:rPr>
        <w:t>Integration of telemetry data for relative space-use modeling</w:t>
      </w:r>
    </w:p>
    <w:p w14:paraId="5B81A1B1" w14:textId="77777777" w:rsidR="00C608C8" w:rsidRPr="003A7D22" w:rsidRDefault="001667C9">
      <w:pPr>
        <w:spacing w:after="266"/>
        <w:ind w:left="12" w:right="342" w:firstLine="8"/>
        <w:rPr>
          <w:lang w:val="en-US"/>
        </w:rPr>
      </w:pPr>
      <w:r w:rsidRPr="003A7D22">
        <w:rPr>
          <w:lang w:val="en-US"/>
        </w:rPr>
        <w:t>Lastly, we integrated GPS data with count data into a single model by combining an N-mixture model with a Resource Selection Function.</w:t>
      </w:r>
    </w:p>
    <w:p w14:paraId="1724EB14" w14:textId="77777777" w:rsidR="00C608C8" w:rsidRPr="003A7D22" w:rsidRDefault="001667C9">
      <w:pPr>
        <w:pStyle w:val="Titre3"/>
        <w:numPr>
          <w:ilvl w:val="0"/>
          <w:numId w:val="0"/>
        </w:numPr>
        <w:ind w:left="389"/>
        <w:rPr>
          <w:lang w:val="en-US"/>
        </w:rPr>
      </w:pPr>
      <w:r w:rsidRPr="003A7D22">
        <w:rPr>
          <w:lang w:val="en-US"/>
        </w:rPr>
        <w:t>GPS data with Resource Selection Function</w:t>
      </w:r>
    </w:p>
    <w:p w14:paraId="7E5B27B1" w14:textId="24AD3748" w:rsidR="00C608C8" w:rsidRPr="003A7D22" w:rsidRDefault="001667C9">
      <w:pPr>
        <w:spacing w:after="252"/>
        <w:ind w:left="12" w:right="752"/>
        <w:rPr>
          <w:lang w:val="en-US"/>
        </w:rPr>
      </w:pPr>
      <w:r w:rsidRPr="003A7D22">
        <w:rPr>
          <w:lang w:val="en-US"/>
        </w:rPr>
        <w:t xml:space="preserve">Movement data take the form of a set of locations, </w:t>
      </w:r>
      <w:del w:id="46" w:author="Valentin Lauret" w:date="2024-05-28T15:48:00Z">
        <w:r w:rsidRPr="003A7D22" w:rsidDel="00D2519E">
          <w:rPr>
            <w:lang w:val="en-US"/>
          </w:rPr>
          <w:delText xml:space="preserve">subset </w:delText>
        </w:r>
      </w:del>
      <w:ins w:id="47" w:author="Valentin Lauret" w:date="2024-05-28T15:48:00Z">
        <w:r w:rsidR="00D2519E">
          <w:rPr>
            <w:lang w:val="en-US"/>
          </w:rPr>
          <w:t>divided between</w:t>
        </w:r>
        <w:r w:rsidR="00D2519E" w:rsidRPr="003A7D22">
          <w:rPr>
            <w:lang w:val="en-US"/>
          </w:rPr>
          <w:t xml:space="preserve"> </w:t>
        </w:r>
      </w:ins>
      <w:del w:id="48" w:author="Valentin Lauret" w:date="2024-05-28T15:48:00Z">
        <w:r w:rsidRPr="003A7D22" w:rsidDel="00D2519E">
          <w:rPr>
            <w:lang w:val="en-US"/>
          </w:rPr>
          <w:delText xml:space="preserve">in </w:delText>
        </w:r>
      </w:del>
      <w:r w:rsidRPr="003A7D22">
        <w:rPr>
          <w:lang w:val="en-US"/>
        </w:rPr>
        <w:t xml:space="preserve">used </w:t>
      </w:r>
      <w:del w:id="49" w:author="Valentin Lauret" w:date="2024-05-28T15:48:00Z">
        <w:r w:rsidRPr="003A7D22" w:rsidDel="00D2519E">
          <w:rPr>
            <w:lang w:val="en-US"/>
          </w:rPr>
          <w:delText xml:space="preserve">locations </w:delText>
        </w:r>
      </w:del>
      <w:r w:rsidRPr="003A7D22">
        <w:rPr>
          <w:lang w:val="en-US"/>
        </w:rPr>
        <w:t xml:space="preserve">and available locations. Let’s denote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the variable describing the location j.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 1 for used locations and 0 for the available locations.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is considered to result from a Bernoulli draw:</w:t>
      </w:r>
    </w:p>
    <w:p w14:paraId="57EE25F8" w14:textId="07724EE4" w:rsidR="00C608C8" w:rsidRPr="003A7D22" w:rsidRDefault="002732C4">
      <w:pPr>
        <w:spacing w:after="34"/>
        <w:ind w:left="379" w:right="53" w:firstLine="0"/>
        <w:rPr>
          <w:lang w:val="en-US"/>
        </w:rPr>
      </w:pPr>
      <w:commentRangeStart w:id="50"/>
      <w:r w:rsidRPr="002732C4">
        <w:rPr>
          <w:noProof/>
          <w:lang w:val="en-US"/>
        </w:rPr>
        <w:drawing>
          <wp:inline distT="0" distB="0" distL="0" distR="0" wp14:anchorId="47493760" wp14:editId="5EDE40B4">
            <wp:extent cx="6382641" cy="61921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2641" cy="619211"/>
                    </a:xfrm>
                    <a:prstGeom prst="rect">
                      <a:avLst/>
                    </a:prstGeom>
                  </pic:spPr>
                </pic:pic>
              </a:graphicData>
            </a:graphic>
          </wp:inline>
        </w:drawing>
      </w:r>
      <w:commentRangeEnd w:id="50"/>
      <w:r w:rsidR="00D2519E">
        <w:rPr>
          <w:rStyle w:val="Marquedecommentaire"/>
        </w:rPr>
        <w:commentReference w:id="50"/>
      </w:r>
      <w:r w:rsidR="001667C9" w:rsidRPr="003A7D22">
        <w:rPr>
          <w:lang w:val="en-US"/>
        </w:rPr>
        <w:t xml:space="preserve">Where </w:t>
      </w:r>
      <w:r w:rsidR="001667C9">
        <w:rPr>
          <w:i/>
        </w:rPr>
        <w:t>λ</w:t>
      </w:r>
      <w:r w:rsidR="001667C9" w:rsidRPr="003A7D22">
        <w:rPr>
          <w:i/>
          <w:vertAlign w:val="subscript"/>
          <w:lang w:val="en-US"/>
        </w:rPr>
        <w:t xml:space="preserve">j </w:t>
      </w:r>
      <w:r w:rsidR="001667C9" w:rsidRPr="003A7D22">
        <w:rPr>
          <w:lang w:val="en-US"/>
        </w:rPr>
        <w:t>is the probability for a location being used knowing its environmental covariates values</w:t>
      </w:r>
    </w:p>
    <w:p w14:paraId="66338D6F" w14:textId="77777777" w:rsidR="00C608C8" w:rsidRPr="003A7D22" w:rsidRDefault="001667C9">
      <w:pPr>
        <w:ind w:left="39" w:right="53" w:hanging="27"/>
        <w:rPr>
          <w:lang w:val="en-US"/>
        </w:rPr>
      </w:pPr>
      <w:r w:rsidRPr="003A7D22">
        <w:rPr>
          <w:lang w:val="en-US"/>
        </w:rPr>
        <w:t>(</w:t>
      </w:r>
      <w:r>
        <w:rPr>
          <w:i/>
        </w:rPr>
        <w:t>λ</w:t>
      </w:r>
      <w:r w:rsidRPr="003A7D22">
        <w:rPr>
          <w:i/>
          <w:vertAlign w:val="subscript"/>
          <w:lang w:val="en-US"/>
        </w:rPr>
        <w:t xml:space="preserve">j </w:t>
      </w:r>
      <w:r w:rsidRPr="003A7D22">
        <w:rPr>
          <w:lang w:val="en-US"/>
        </w:rPr>
        <w:t xml:space="preserve">= </w:t>
      </w:r>
      <w:proofErr w:type="gramStart"/>
      <w:r w:rsidRPr="003A7D22">
        <w:rPr>
          <w:i/>
          <w:lang w:val="en-US"/>
        </w:rPr>
        <w:t>P</w:t>
      </w:r>
      <w:r w:rsidRPr="003A7D22">
        <w:rPr>
          <w:lang w:val="en-US"/>
        </w:rPr>
        <w:t>(</w:t>
      </w:r>
      <w:proofErr w:type="spellStart"/>
      <w:proofErr w:type="gramEnd"/>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1|</w:t>
      </w:r>
      <w:r w:rsidRPr="003A7D22">
        <w:rPr>
          <w:i/>
          <w:lang w:val="en-US"/>
        </w:rPr>
        <w:t>X</w:t>
      </w:r>
      <w:r w:rsidRPr="003A7D22">
        <w:rPr>
          <w:i/>
          <w:vertAlign w:val="subscript"/>
          <w:lang w:val="en-US"/>
        </w:rPr>
        <w:t>j</w:t>
      </w:r>
      <w:r w:rsidRPr="003A7D22">
        <w:rPr>
          <w:lang w:val="en-US"/>
        </w:rPr>
        <w:t xml:space="preserve">)). </w:t>
      </w:r>
      <w:proofErr w:type="gramStart"/>
      <w:r>
        <w:rPr>
          <w:i/>
        </w:rPr>
        <w:t>λ</w:t>
      </w:r>
      <w:proofErr w:type="gramEnd"/>
      <w:r w:rsidRPr="003A7D22">
        <w:rPr>
          <w:i/>
          <w:vertAlign w:val="subscript"/>
          <w:lang w:val="en-US"/>
        </w:rPr>
        <w:t xml:space="preserve">j </w:t>
      </w:r>
      <w:r w:rsidRPr="003A7D22">
        <w:rPr>
          <w:lang w:val="en-US"/>
        </w:rPr>
        <w:t xml:space="preserve">is modeled as a logistic regression of location-specific covariates and regression coefficients </w:t>
      </w:r>
      <w:r>
        <w:rPr>
          <w:i/>
        </w:rPr>
        <w:t>β</w:t>
      </w:r>
      <w:r w:rsidRPr="003A7D22">
        <w:rPr>
          <w:lang w:val="en-US"/>
        </w:rPr>
        <w:t xml:space="preserve">. Coefficients </w:t>
      </w:r>
      <w:r>
        <w:rPr>
          <w:i/>
        </w:rPr>
        <w:t>β</w:t>
      </w:r>
      <w:r w:rsidRPr="003A7D22">
        <w:rPr>
          <w:i/>
          <w:lang w:val="en-US"/>
        </w:rPr>
        <w:t xml:space="preserve"> </w:t>
      </w:r>
      <w:r w:rsidRPr="003A7D22">
        <w:rPr>
          <w:lang w:val="en-US"/>
        </w:rPr>
        <w:t>represent the strength of the selection on the associated covariates.</w:t>
      </w:r>
    </w:p>
    <w:p w14:paraId="62C5BC34" w14:textId="77777777" w:rsidR="00C608C8" w:rsidRPr="003A7D22" w:rsidRDefault="001667C9">
      <w:pPr>
        <w:spacing w:after="307"/>
        <w:ind w:left="12" w:right="253"/>
        <w:rPr>
          <w:lang w:val="en-US"/>
        </w:rPr>
      </w:pPr>
      <w:r w:rsidRPr="003A7D22">
        <w:rPr>
          <w:lang w:val="en-US"/>
        </w:rPr>
        <w:t xml:space="preserve">To take population heterogeneity into account, a random effect is added on slope coefficients </w:t>
      </w:r>
      <w:r>
        <w:rPr>
          <w:i/>
        </w:rPr>
        <w:t>β</w:t>
      </w:r>
      <w:r w:rsidRPr="003A7D22">
        <w:rPr>
          <w:lang w:val="en-US"/>
        </w:rPr>
        <w:t xml:space="preserve">. Let’s I denote the total number of individuals, and take an individual </w:t>
      </w:r>
      <w:proofErr w:type="spellStart"/>
      <w:r w:rsidRPr="003A7D22">
        <w:rPr>
          <w:i/>
          <w:lang w:val="en-US"/>
        </w:rPr>
        <w:t>i</w:t>
      </w:r>
      <w:proofErr w:type="spellEnd"/>
      <w:r w:rsidRPr="003A7D22">
        <w:rPr>
          <w:i/>
          <w:lang w:val="en-US"/>
        </w:rPr>
        <w:t xml:space="preserve"> </w:t>
      </w:r>
      <w:r w:rsidRPr="003A7D22">
        <w:rPr>
          <w:lang w:val="en-US"/>
        </w:rPr>
        <w:t>∈ [</w:t>
      </w:r>
      <w:proofErr w:type="gramStart"/>
      <w:r w:rsidRPr="003A7D22">
        <w:rPr>
          <w:lang w:val="en-US"/>
        </w:rPr>
        <w:t>1;</w:t>
      </w:r>
      <w:r w:rsidRPr="003A7D22">
        <w:rPr>
          <w:i/>
          <w:lang w:val="en-US"/>
        </w:rPr>
        <w:t>I</w:t>
      </w:r>
      <w:proofErr w:type="gramEnd"/>
      <w:r w:rsidRPr="003A7D22">
        <w:rPr>
          <w:lang w:val="en-US"/>
        </w:rPr>
        <w:t>], we have:</w:t>
      </w:r>
    </w:p>
    <w:p w14:paraId="56D211C6" w14:textId="77777777" w:rsidR="00C608C8" w:rsidRPr="003A7D22" w:rsidRDefault="001667C9">
      <w:pPr>
        <w:tabs>
          <w:tab w:val="center" w:pos="5183"/>
          <w:tab w:val="center" w:pos="10217"/>
        </w:tabs>
        <w:spacing w:after="165" w:line="259" w:lineRule="auto"/>
        <w:ind w:left="0" w:firstLine="0"/>
        <w:jc w:val="left"/>
        <w:rPr>
          <w:lang w:val="en-US"/>
        </w:rPr>
      </w:pPr>
      <w:r w:rsidRPr="003A7D22">
        <w:rPr>
          <w:rFonts w:ascii="Calibri" w:eastAsia="Calibri" w:hAnsi="Calibri" w:cs="Calibri"/>
          <w:sz w:val="22"/>
          <w:lang w:val="en-US"/>
        </w:rPr>
        <w:tab/>
      </w:r>
      <w:proofErr w:type="gramStart"/>
      <w:r>
        <w:rPr>
          <w:i/>
        </w:rPr>
        <w:t>β</w:t>
      </w:r>
      <w:proofErr w:type="spellStart"/>
      <w:proofErr w:type="gramEnd"/>
      <w:r w:rsidRPr="003A7D22">
        <w:rPr>
          <w:i/>
          <w:vertAlign w:val="subscript"/>
          <w:lang w:val="en-US"/>
        </w:rPr>
        <w:t>i</w:t>
      </w:r>
      <w:proofErr w:type="spellEnd"/>
      <w:r w:rsidRPr="003A7D22">
        <w:rPr>
          <w:i/>
          <w:vertAlign w:val="subscript"/>
          <w:lang w:val="en-US"/>
        </w:rPr>
        <w:t xml:space="preserve"> </w:t>
      </w:r>
      <w:r w:rsidRPr="003A7D22">
        <w:rPr>
          <w:lang w:val="en-US"/>
        </w:rPr>
        <w:t xml:space="preserve">∼ </w:t>
      </w:r>
      <w:r w:rsidRPr="003A7D22">
        <w:rPr>
          <w:i/>
          <w:lang w:val="en-US"/>
        </w:rPr>
        <w:t>Normal</w:t>
      </w:r>
      <w:r w:rsidRPr="003A7D22">
        <w:rPr>
          <w:lang w:val="en-US"/>
        </w:rPr>
        <w:t>(</w:t>
      </w:r>
      <w:r>
        <w:rPr>
          <w:i/>
        </w:rPr>
        <w:t>β</w:t>
      </w:r>
      <w:r w:rsidRPr="003A7D22">
        <w:rPr>
          <w:i/>
          <w:lang w:val="en-US"/>
        </w:rPr>
        <w:t>,</w:t>
      </w:r>
      <w:r>
        <w:rPr>
          <w:i/>
        </w:rPr>
        <w:t>τ</w:t>
      </w:r>
      <w:r w:rsidRPr="003A7D22">
        <w:rPr>
          <w:lang w:val="en-US"/>
        </w:rPr>
        <w:t>)</w:t>
      </w:r>
      <w:r w:rsidRPr="003A7D22">
        <w:rPr>
          <w:lang w:val="en-US"/>
        </w:rPr>
        <w:tab/>
        <w:t>(6)</w:t>
      </w:r>
    </w:p>
    <w:p w14:paraId="5400AE92" w14:textId="77777777" w:rsidR="00C608C8" w:rsidRPr="003A7D22" w:rsidRDefault="001667C9">
      <w:pPr>
        <w:ind w:left="12" w:right="53"/>
        <w:rPr>
          <w:lang w:val="en-US"/>
        </w:rPr>
      </w:pPr>
      <w:r w:rsidRPr="003A7D22">
        <w:rPr>
          <w:lang w:val="en-US"/>
        </w:rPr>
        <w:t xml:space="preserve">With </w:t>
      </w:r>
      <w:r>
        <w:rPr>
          <w:i/>
        </w:rPr>
        <w:t>β</w:t>
      </w:r>
      <w:r w:rsidRPr="003A7D22">
        <w:rPr>
          <w:i/>
          <w:lang w:val="en-US"/>
        </w:rPr>
        <w:t xml:space="preserve"> </w:t>
      </w:r>
      <w:r w:rsidRPr="003A7D22">
        <w:rPr>
          <w:lang w:val="en-US"/>
        </w:rPr>
        <w:t xml:space="preserve">being the slope coefficient and </w:t>
      </w:r>
      <w:r>
        <w:rPr>
          <w:i/>
        </w:rPr>
        <w:t>τ</w:t>
      </w:r>
      <w:r w:rsidRPr="003A7D22">
        <w:rPr>
          <w:i/>
          <w:lang w:val="en-US"/>
        </w:rPr>
        <w:t xml:space="preserve"> </w:t>
      </w:r>
      <w:r w:rsidRPr="003A7D22">
        <w:rPr>
          <w:lang w:val="en-US"/>
        </w:rPr>
        <w:t>a parameter quantifying the inter-individual variability regarding habitat selection on the associated covariate.</w:t>
      </w:r>
    </w:p>
    <w:p w14:paraId="3936087B" w14:textId="77777777" w:rsidR="00C608C8" w:rsidRPr="003A7D22" w:rsidRDefault="001667C9">
      <w:pPr>
        <w:ind w:left="12" w:right="210"/>
        <w:rPr>
          <w:lang w:val="en-US"/>
        </w:rPr>
      </w:pPr>
      <w:r w:rsidRPr="003A7D22">
        <w:rPr>
          <w:lang w:val="en-US"/>
        </w:rPr>
        <w:t xml:space="preserve">To complete the Bayesian specification of the model, normal priors are assigned to </w:t>
      </w:r>
      <w:r>
        <w:rPr>
          <w:i/>
        </w:rPr>
        <w:t>β</w:t>
      </w:r>
      <w:r w:rsidRPr="003A7D22">
        <w:rPr>
          <w:lang w:val="en-US"/>
        </w:rPr>
        <w:t xml:space="preserve">, and uniform priors to </w:t>
      </w:r>
      <w:r>
        <w:rPr>
          <w:i/>
        </w:rPr>
        <w:t>τ</w:t>
      </w:r>
      <w:r w:rsidRPr="003A7D22">
        <w:rPr>
          <w:lang w:val="en-US"/>
        </w:rPr>
        <w:t>.</w:t>
      </w:r>
    </w:p>
    <w:p w14:paraId="68F030AC" w14:textId="77777777" w:rsidR="00C608C8" w:rsidRPr="003A7D22" w:rsidRDefault="001667C9">
      <w:pPr>
        <w:ind w:left="12" w:right="169"/>
        <w:rPr>
          <w:lang w:val="en-US"/>
        </w:rPr>
      </w:pPr>
      <w:commentRangeStart w:id="51"/>
      <w:r w:rsidRPr="003A7D22">
        <w:rPr>
          <w:lang w:val="en-US"/>
        </w:rPr>
        <w:t xml:space="preserve">Here, we used Resource Selection Function (RSF), a particular case of habitat selection function, where the logistic regression of used </w:t>
      </w:r>
      <w:r w:rsidRPr="003A7D22">
        <w:rPr>
          <w:i/>
          <w:lang w:val="en-US"/>
        </w:rPr>
        <w:t>K</w:t>
      </w:r>
      <w:r w:rsidRPr="003A7D22">
        <w:rPr>
          <w:i/>
          <w:vertAlign w:val="subscript"/>
          <w:lang w:val="en-US"/>
        </w:rPr>
        <w:t xml:space="preserve">s </w:t>
      </w:r>
      <w:r w:rsidRPr="003A7D22">
        <w:rPr>
          <w:lang w:val="en-US"/>
        </w:rPr>
        <w:t xml:space="preserve">= 1 and available </w:t>
      </w:r>
      <w:r w:rsidRPr="003A7D22">
        <w:rPr>
          <w:i/>
          <w:lang w:val="en-US"/>
        </w:rPr>
        <w:t>K</w:t>
      </w:r>
      <w:r w:rsidRPr="003A7D22">
        <w:rPr>
          <w:i/>
          <w:vertAlign w:val="subscript"/>
          <w:lang w:val="en-US"/>
        </w:rPr>
        <w:t xml:space="preserve">s </w:t>
      </w:r>
      <w:r w:rsidRPr="003A7D22">
        <w:rPr>
          <w:lang w:val="en-US"/>
        </w:rPr>
        <w:t>= 0 location is fitted simultaneously on</w:t>
      </w:r>
    </w:p>
    <w:p w14:paraId="61881617" w14:textId="77777777" w:rsidR="00C608C8" w:rsidRPr="003A7D22" w:rsidRDefault="001667C9">
      <w:pPr>
        <w:spacing w:after="263"/>
        <w:ind w:left="12" w:right="53" w:firstLine="0"/>
        <w:rPr>
          <w:lang w:val="en-US"/>
        </w:rPr>
      </w:pPr>
      <w:r w:rsidRPr="003A7D22">
        <w:rPr>
          <w:lang w:val="en-US"/>
        </w:rPr>
        <w:lastRenderedPageBreak/>
        <w:t>the entire dataset.</w:t>
      </w:r>
      <w:commentRangeEnd w:id="51"/>
      <w:r w:rsidR="00B5774C">
        <w:rPr>
          <w:rStyle w:val="Marquedecommentaire"/>
        </w:rPr>
        <w:commentReference w:id="51"/>
      </w:r>
    </w:p>
    <w:p w14:paraId="3CC467DE" w14:textId="77777777" w:rsidR="00C608C8" w:rsidRPr="003A7D22" w:rsidRDefault="001667C9">
      <w:pPr>
        <w:pStyle w:val="Titre3"/>
        <w:numPr>
          <w:ilvl w:val="0"/>
          <w:numId w:val="0"/>
        </w:numPr>
        <w:ind w:left="389"/>
        <w:rPr>
          <w:lang w:val="en-US"/>
        </w:rPr>
      </w:pPr>
      <w:r w:rsidRPr="003A7D22">
        <w:rPr>
          <w:lang w:val="en-US"/>
        </w:rPr>
        <w:t>Data integration: N-mixture and RSF</w:t>
      </w:r>
    </w:p>
    <w:p w14:paraId="55D17E9F" w14:textId="391DC747" w:rsidR="00C608C8" w:rsidRPr="003A7D22" w:rsidRDefault="001667C9">
      <w:pPr>
        <w:spacing w:after="274"/>
        <w:ind w:left="12" w:right="758"/>
        <w:rPr>
          <w:lang w:val="en-US"/>
        </w:rPr>
      </w:pPr>
      <w:r w:rsidRPr="003A7D22">
        <w:rPr>
          <w:lang w:val="en-US"/>
        </w:rPr>
        <w:t>N-mixture and RSF both quantify habitat selection through the use of generalized linear regression on covariates X. Based on previous work [42, 43] showing that these models are similar to Inhomogeneous Poisson Point process (IPP), Lauret et al. (under review) [46] proposed to integrate these two data sources in a single model using IPP as a unifying framework. IPP describes the stochastic distribution of points in space when the expected density of points is correlated to environmental covariates</w:t>
      </w:r>
      <w:ins w:id="52" w:author="Valentin Lauret" w:date="2024-05-28T15:51:00Z">
        <w:r w:rsidR="00601DE2">
          <w:rPr>
            <w:lang w:val="en-US"/>
          </w:rPr>
          <w:t>, as in occupancy, N-mixture, and RSF models</w:t>
        </w:r>
      </w:ins>
      <w:r w:rsidRPr="003A7D22">
        <w:rPr>
          <w:lang w:val="en-US"/>
        </w:rPr>
        <w:t xml:space="preserve">. IPP reflects the intensity </w:t>
      </w:r>
      <w:r>
        <w:rPr>
          <w:i/>
        </w:rPr>
        <w:t>λ</w:t>
      </w:r>
      <w:r w:rsidRPr="003A7D22">
        <w:rPr>
          <w:i/>
          <w:lang w:val="en-US"/>
        </w:rPr>
        <w:t xml:space="preserve"> </w:t>
      </w:r>
      <w:r w:rsidRPr="003A7D22">
        <w:rPr>
          <w:lang w:val="en-US"/>
        </w:rPr>
        <w:t xml:space="preserve">of a spatial point process over a defined study area. N-mixture and RSF do not estimate the same IPP intensity </w:t>
      </w:r>
      <w:r>
        <w:rPr>
          <w:i/>
        </w:rPr>
        <w:t>λ</w:t>
      </w:r>
      <w:r w:rsidRPr="003A7D22">
        <w:rPr>
          <w:lang w:val="en-US"/>
        </w:rPr>
        <w:t xml:space="preserve">. In RSF, the intercept has no biological meaning and only the relative habitat selection is estimated. </w:t>
      </w:r>
      <w:moveFromRangeStart w:id="53" w:author="Valentin Lauret" w:date="2024-05-28T15:53:00Z" w:name="move167804004"/>
      <w:moveFrom w:id="54" w:author="Valentin Lauret" w:date="2024-05-28T15:53:00Z">
        <w:r w:rsidRPr="003A7D22" w:rsidDel="00601DE2">
          <w:rPr>
            <w:lang w:val="en-US"/>
          </w:rPr>
          <w:t xml:space="preserve">Then N-mixture and RSF estimate the same relative intensity of the IPP. </w:t>
        </w:r>
      </w:moveFrom>
      <w:moveFromRangeEnd w:id="53"/>
      <w:r w:rsidRPr="003A7D22">
        <w:rPr>
          <w:lang w:val="en-US"/>
        </w:rPr>
        <w:t xml:space="preserve">IPP intensity </w:t>
      </w:r>
      <w:r>
        <w:rPr>
          <w:i/>
        </w:rPr>
        <w:t>λ</w:t>
      </w:r>
      <w:r w:rsidRPr="003A7D22">
        <w:rPr>
          <w:i/>
          <w:lang w:val="en-US"/>
        </w:rPr>
        <w:t xml:space="preserve"> </w:t>
      </w:r>
      <w:r w:rsidRPr="003A7D22">
        <w:rPr>
          <w:lang w:val="en-US"/>
        </w:rPr>
        <w:t xml:space="preserve">being determined by slope coefficients </w:t>
      </w:r>
      <w:r>
        <w:rPr>
          <w:i/>
        </w:rPr>
        <w:t>β</w:t>
      </w:r>
      <w:r w:rsidRPr="003A7D22">
        <w:rPr>
          <w:lang w:val="en-US"/>
        </w:rPr>
        <w:t xml:space="preserve">, coefficient estimates should be consistent between RSF and N-mixture. </w:t>
      </w:r>
      <w:moveToRangeStart w:id="55" w:author="Valentin Lauret" w:date="2024-05-28T15:53:00Z" w:name="move167804004"/>
      <w:moveTo w:id="56" w:author="Valentin Lauret" w:date="2024-05-28T15:53:00Z">
        <w:r w:rsidR="00601DE2" w:rsidRPr="003A7D22">
          <w:rPr>
            <w:lang w:val="en-US"/>
          </w:rPr>
          <w:t xml:space="preserve">Then N-mixture and RSF estimate the same relative intensity of the IPP. </w:t>
        </w:r>
      </w:moveTo>
      <w:moveToRangeEnd w:id="55"/>
      <w:r w:rsidRPr="003A7D22">
        <w:rPr>
          <w:lang w:val="en-US"/>
        </w:rPr>
        <w:t xml:space="preserve">The integrated model keeps the hierarchical structure of the N-mixture and the logistic regression of the RSF and jointly estimates </w:t>
      </w:r>
      <w:r>
        <w:rPr>
          <w:i/>
        </w:rPr>
        <w:t>β</w:t>
      </w:r>
      <w:r w:rsidRPr="003A7D22">
        <w:rPr>
          <w:i/>
          <w:lang w:val="en-US"/>
        </w:rPr>
        <w:t xml:space="preserve"> </w:t>
      </w:r>
      <w:r w:rsidRPr="003A7D22">
        <w:rPr>
          <w:lang w:val="en-US"/>
        </w:rPr>
        <w:t>parameters.</w:t>
      </w:r>
    </w:p>
    <w:p w14:paraId="60F384D5" w14:textId="77777777" w:rsidR="00C608C8" w:rsidRPr="003A7D22" w:rsidRDefault="001667C9">
      <w:pPr>
        <w:spacing w:after="199"/>
        <w:ind w:left="379" w:right="53" w:firstLine="0"/>
        <w:rPr>
          <w:lang w:val="en-US"/>
        </w:rPr>
      </w:pPr>
      <w:r w:rsidRPr="003A7D22">
        <w:rPr>
          <w:lang w:val="en-US"/>
        </w:rPr>
        <w:t xml:space="preserve">The model is divided into the N-mixture </w:t>
      </w:r>
      <w:proofErr w:type="spellStart"/>
      <w:r w:rsidRPr="003A7D22">
        <w:rPr>
          <w:lang w:val="en-US"/>
        </w:rPr>
        <w:t>submodel</w:t>
      </w:r>
      <w:proofErr w:type="spellEnd"/>
      <w:r w:rsidRPr="003A7D22">
        <w:rPr>
          <w:lang w:val="en-US"/>
        </w:rPr>
        <w:t>:</w:t>
      </w:r>
    </w:p>
    <w:p w14:paraId="012C1AE0" w14:textId="77777777" w:rsidR="002732C4" w:rsidRDefault="001667C9" w:rsidP="002732C4">
      <w:pPr>
        <w:tabs>
          <w:tab w:val="center" w:pos="5013"/>
          <w:tab w:val="center" w:pos="6252"/>
        </w:tabs>
        <w:spacing w:after="0" w:line="259" w:lineRule="auto"/>
        <w:ind w:left="0" w:firstLine="0"/>
        <w:jc w:val="left"/>
        <w:rPr>
          <w:rFonts w:ascii="Calibri" w:eastAsia="Calibri" w:hAnsi="Calibri" w:cs="Calibri"/>
          <w:sz w:val="22"/>
          <w:lang w:val="en-US"/>
        </w:rPr>
      </w:pPr>
      <w:r w:rsidRPr="003A7D22">
        <w:rPr>
          <w:rFonts w:ascii="Calibri" w:eastAsia="Calibri" w:hAnsi="Calibri" w:cs="Calibri"/>
          <w:sz w:val="22"/>
          <w:lang w:val="en-US"/>
        </w:rPr>
        <w:tab/>
      </w:r>
      <w:r w:rsidR="002732C4" w:rsidRPr="002732C4">
        <w:rPr>
          <w:i/>
          <w:noProof/>
          <w:lang w:val="en-US"/>
        </w:rPr>
        <w:drawing>
          <wp:inline distT="0" distB="0" distL="0" distR="0" wp14:anchorId="7A6492A1" wp14:editId="7F5A23DE">
            <wp:extent cx="6030167" cy="59063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0167" cy="590632"/>
                    </a:xfrm>
                    <a:prstGeom prst="rect">
                      <a:avLst/>
                    </a:prstGeom>
                  </pic:spPr>
                </pic:pic>
              </a:graphicData>
            </a:graphic>
          </wp:inline>
        </w:drawing>
      </w:r>
    </w:p>
    <w:p w14:paraId="63BCDC51" w14:textId="401F05BE" w:rsidR="00C608C8" w:rsidRPr="003A7D22" w:rsidRDefault="001667C9" w:rsidP="002732C4">
      <w:pPr>
        <w:tabs>
          <w:tab w:val="center" w:pos="5013"/>
          <w:tab w:val="center" w:pos="6252"/>
        </w:tabs>
        <w:spacing w:after="0" w:line="259" w:lineRule="auto"/>
        <w:ind w:left="0" w:firstLine="0"/>
        <w:jc w:val="left"/>
        <w:rPr>
          <w:lang w:val="en-US"/>
        </w:rPr>
      </w:pPr>
      <w:r w:rsidRPr="003A7D22">
        <w:rPr>
          <w:lang w:val="en-US"/>
        </w:rPr>
        <w:t xml:space="preserve">And the RSF </w:t>
      </w:r>
      <w:proofErr w:type="spellStart"/>
      <w:r w:rsidRPr="003A7D22">
        <w:rPr>
          <w:lang w:val="en-US"/>
        </w:rPr>
        <w:t>submodel</w:t>
      </w:r>
      <w:proofErr w:type="spellEnd"/>
      <w:r w:rsidRPr="003A7D22">
        <w:rPr>
          <w:lang w:val="en-US"/>
        </w:rPr>
        <w:t>:</w:t>
      </w:r>
    </w:p>
    <w:p w14:paraId="5AC8B4D2" w14:textId="77777777" w:rsidR="00DF727E" w:rsidRDefault="002732C4" w:rsidP="00DF727E">
      <w:pPr>
        <w:ind w:left="12" w:right="53"/>
        <w:rPr>
          <w:lang w:val="en-US"/>
        </w:rPr>
      </w:pPr>
      <w:r w:rsidRPr="002732C4">
        <w:rPr>
          <w:rFonts w:ascii="Calibri" w:eastAsia="Calibri" w:hAnsi="Calibri" w:cs="Calibri"/>
          <w:noProof/>
          <w:sz w:val="22"/>
          <w:lang w:val="en-US"/>
        </w:rPr>
        <w:drawing>
          <wp:inline distT="0" distB="0" distL="0" distR="0" wp14:anchorId="1E59C521" wp14:editId="74EC4CF1">
            <wp:extent cx="6249272" cy="47631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272" cy="476316"/>
                    </a:xfrm>
                    <a:prstGeom prst="rect">
                      <a:avLst/>
                    </a:prstGeom>
                  </pic:spPr>
                </pic:pic>
              </a:graphicData>
            </a:graphic>
          </wp:inline>
        </w:drawing>
      </w:r>
    </w:p>
    <w:p w14:paraId="51D8FEBE" w14:textId="77777777" w:rsidR="00DF727E" w:rsidRDefault="00DF727E" w:rsidP="00DF727E">
      <w:pPr>
        <w:ind w:left="12" w:right="53"/>
        <w:rPr>
          <w:lang w:val="en-US"/>
        </w:rPr>
      </w:pPr>
    </w:p>
    <w:p w14:paraId="531720AF" w14:textId="60CDCA5B" w:rsidR="00C608C8" w:rsidRPr="003A7D22" w:rsidRDefault="001667C9" w:rsidP="00DF727E">
      <w:pPr>
        <w:ind w:left="12" w:right="53"/>
        <w:rPr>
          <w:lang w:val="en-US"/>
        </w:rPr>
      </w:pPr>
      <w:r w:rsidRPr="003A7D22">
        <w:rPr>
          <w:lang w:val="en-US"/>
        </w:rPr>
        <w:t>Model implementation, fitting, and selection were carried out in the same manner as for N-mixture models, both for the RSF alone and for the integrated RSF and N-mixture model.</w:t>
      </w:r>
    </w:p>
    <w:p w14:paraId="394DAC5F" w14:textId="77777777" w:rsidR="00C608C8" w:rsidRDefault="001667C9">
      <w:pPr>
        <w:spacing w:after="40" w:line="259" w:lineRule="auto"/>
        <w:ind w:left="1015" w:firstLine="0"/>
        <w:jc w:val="left"/>
      </w:pPr>
      <w:r>
        <w:rPr>
          <w:rFonts w:ascii="Calibri" w:eastAsia="Calibri" w:hAnsi="Calibri" w:cs="Calibri"/>
          <w:noProof/>
          <w:sz w:val="22"/>
        </w:rPr>
        <mc:AlternateContent>
          <mc:Choice Requires="wpg">
            <w:drawing>
              <wp:inline distT="0" distB="0" distL="0" distR="0" wp14:anchorId="773468D9" wp14:editId="30A73402">
                <wp:extent cx="5293881" cy="5055"/>
                <wp:effectExtent l="0" t="0" r="0" b="0"/>
                <wp:docPr id="28858" name="Group 2885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320" name="Shape 1320"/>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w:pict>
              <v:group id="Group 28858" style="width:416.841pt;height:0.398pt;mso-position-horizontal-relative:char;mso-position-vertical-relative:line" coordsize="52938,50">
                <v:shape id="Shape 1320" style="position:absolute;width:52938;height:0;left:0;top:0;" coordsize="5293881,0" path="m0,0l5293881,0">
                  <v:stroke weight="0.398pt" endcap="flat" joinstyle="miter" miterlimit="10" on="true" color="#000000"/>
                  <v:fill on="false" color="#000000" opacity="0"/>
                </v:shape>
              </v:group>
            </w:pict>
          </mc:Fallback>
        </mc:AlternateContent>
      </w:r>
    </w:p>
    <w:p w14:paraId="73DA8755" w14:textId="77777777" w:rsidR="00C608C8" w:rsidRPr="003A7D22" w:rsidRDefault="001667C9">
      <w:pPr>
        <w:ind w:left="6714" w:right="53" w:firstLine="0"/>
        <w:rPr>
          <w:lang w:val="en-US"/>
        </w:rPr>
      </w:pPr>
      <w:r w:rsidRPr="003A7D22">
        <w:rPr>
          <w:lang w:val="en-US"/>
        </w:rPr>
        <w:t>Vulnerability index</w:t>
      </w:r>
    </w:p>
    <w:p w14:paraId="2186CB61" w14:textId="77777777" w:rsidR="00C608C8" w:rsidRPr="003A7D22" w:rsidRDefault="001667C9">
      <w:pPr>
        <w:tabs>
          <w:tab w:val="center" w:pos="1905"/>
          <w:tab w:val="center" w:pos="4929"/>
        </w:tabs>
        <w:ind w:left="0" w:firstLine="0"/>
        <w:jc w:val="left"/>
        <w:rPr>
          <w:lang w:val="en-US"/>
        </w:rPr>
      </w:pPr>
      <w:r w:rsidRPr="003A7D22">
        <w:rPr>
          <w:rFonts w:ascii="Calibri" w:eastAsia="Calibri" w:hAnsi="Calibri" w:cs="Calibri"/>
          <w:sz w:val="22"/>
          <w:lang w:val="en-US"/>
        </w:rPr>
        <w:tab/>
      </w:r>
      <w:r w:rsidRPr="003A7D22">
        <w:rPr>
          <w:lang w:val="en-US"/>
        </w:rPr>
        <w:t>Scientific name</w:t>
      </w:r>
      <w:r w:rsidRPr="003A7D22">
        <w:rPr>
          <w:lang w:val="en-US"/>
        </w:rPr>
        <w:tab/>
        <w:t>Common name</w:t>
      </w:r>
    </w:p>
    <w:tbl>
      <w:tblPr>
        <w:tblStyle w:val="TableGrid"/>
        <w:tblW w:w="8337" w:type="dxa"/>
        <w:tblInd w:w="1015" w:type="dxa"/>
        <w:tblCellMar>
          <w:top w:w="32" w:type="dxa"/>
          <w:right w:w="115" w:type="dxa"/>
        </w:tblCellMar>
        <w:tblLook w:val="04A0" w:firstRow="1" w:lastRow="0" w:firstColumn="1" w:lastColumn="0" w:noHBand="0" w:noVBand="1"/>
      </w:tblPr>
      <w:tblGrid>
        <w:gridCol w:w="3140"/>
        <w:gridCol w:w="2559"/>
        <w:gridCol w:w="1146"/>
        <w:gridCol w:w="1492"/>
      </w:tblGrid>
      <w:tr w:rsidR="00C608C8" w14:paraId="2D8CF3B3" w14:textId="77777777">
        <w:trPr>
          <w:trHeight w:val="578"/>
        </w:trPr>
        <w:tc>
          <w:tcPr>
            <w:tcW w:w="3140" w:type="dxa"/>
            <w:tcBorders>
              <w:top w:val="nil"/>
              <w:left w:val="nil"/>
              <w:bottom w:val="single" w:sz="3" w:space="0" w:color="000000"/>
              <w:right w:val="nil"/>
            </w:tcBorders>
          </w:tcPr>
          <w:p w14:paraId="4B3519AF" w14:textId="77777777" w:rsidR="00C608C8" w:rsidRPr="003A7D22" w:rsidRDefault="00C608C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4F27396C" w14:textId="77777777" w:rsidR="00C608C8" w:rsidRPr="003A7D22" w:rsidRDefault="00C608C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2ED2BED3" w14:textId="77777777" w:rsidR="00C608C8" w:rsidRDefault="001667C9">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65EF6F47" w14:textId="77777777" w:rsidR="00C608C8" w:rsidRDefault="001667C9">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C608C8" w14:paraId="3CFE6332" w14:textId="77777777">
        <w:trPr>
          <w:trHeight w:val="291"/>
        </w:trPr>
        <w:tc>
          <w:tcPr>
            <w:tcW w:w="3140" w:type="dxa"/>
            <w:tcBorders>
              <w:top w:val="single" w:sz="3" w:space="0" w:color="000000"/>
              <w:left w:val="nil"/>
              <w:bottom w:val="nil"/>
              <w:right w:val="nil"/>
            </w:tcBorders>
          </w:tcPr>
          <w:p w14:paraId="136DEC00" w14:textId="77777777" w:rsidR="00C608C8" w:rsidRDefault="001667C9">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7B038AE5" w14:textId="77777777" w:rsidR="00C608C8" w:rsidRDefault="001667C9">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51F47DA8" w14:textId="77777777" w:rsidR="00C608C8" w:rsidRDefault="001667C9">
            <w:pPr>
              <w:spacing w:after="0" w:line="259" w:lineRule="auto"/>
              <w:ind w:left="0" w:firstLine="0"/>
              <w:jc w:val="left"/>
            </w:pPr>
            <w:r>
              <w:t>2.2</w:t>
            </w:r>
          </w:p>
        </w:tc>
        <w:tc>
          <w:tcPr>
            <w:tcW w:w="1492" w:type="dxa"/>
            <w:tcBorders>
              <w:top w:val="single" w:sz="3" w:space="0" w:color="000000"/>
              <w:left w:val="nil"/>
              <w:bottom w:val="nil"/>
              <w:right w:val="nil"/>
            </w:tcBorders>
          </w:tcPr>
          <w:p w14:paraId="2B8589A6" w14:textId="77777777" w:rsidR="00C608C8" w:rsidRDefault="001667C9">
            <w:pPr>
              <w:spacing w:after="0" w:line="259" w:lineRule="auto"/>
              <w:ind w:left="0" w:firstLine="0"/>
              <w:jc w:val="left"/>
            </w:pPr>
            <w:r>
              <w:t>1.7</w:t>
            </w:r>
          </w:p>
        </w:tc>
      </w:tr>
      <w:tr w:rsidR="00C608C8" w14:paraId="0D7D5A29" w14:textId="77777777">
        <w:trPr>
          <w:trHeight w:val="289"/>
        </w:trPr>
        <w:tc>
          <w:tcPr>
            <w:tcW w:w="3140" w:type="dxa"/>
            <w:tcBorders>
              <w:top w:val="nil"/>
              <w:left w:val="nil"/>
              <w:bottom w:val="nil"/>
              <w:right w:val="nil"/>
            </w:tcBorders>
          </w:tcPr>
          <w:p w14:paraId="0630505B" w14:textId="77777777" w:rsidR="00C608C8" w:rsidRDefault="001667C9">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068768B6" w14:textId="77777777" w:rsidR="00C608C8" w:rsidRDefault="001667C9">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13C8C3B2" w14:textId="77777777" w:rsidR="00C608C8" w:rsidRDefault="001667C9">
            <w:pPr>
              <w:spacing w:after="0" w:line="259" w:lineRule="auto"/>
              <w:ind w:left="0" w:firstLine="0"/>
              <w:jc w:val="left"/>
            </w:pPr>
            <w:r>
              <w:t>7.2</w:t>
            </w:r>
          </w:p>
        </w:tc>
        <w:tc>
          <w:tcPr>
            <w:tcW w:w="1492" w:type="dxa"/>
            <w:tcBorders>
              <w:top w:val="nil"/>
              <w:left w:val="nil"/>
              <w:bottom w:val="nil"/>
              <w:right w:val="nil"/>
            </w:tcBorders>
          </w:tcPr>
          <w:p w14:paraId="18083246" w14:textId="77777777" w:rsidR="00C608C8" w:rsidRDefault="001667C9">
            <w:pPr>
              <w:spacing w:after="0" w:line="259" w:lineRule="auto"/>
              <w:ind w:left="0" w:firstLine="0"/>
              <w:jc w:val="left"/>
            </w:pPr>
            <w:r>
              <w:t>2.7</w:t>
            </w:r>
          </w:p>
        </w:tc>
      </w:tr>
      <w:tr w:rsidR="00C608C8" w14:paraId="46DCE0B9" w14:textId="77777777">
        <w:trPr>
          <w:trHeight w:val="289"/>
        </w:trPr>
        <w:tc>
          <w:tcPr>
            <w:tcW w:w="3140" w:type="dxa"/>
            <w:tcBorders>
              <w:top w:val="nil"/>
              <w:left w:val="nil"/>
              <w:bottom w:val="nil"/>
              <w:right w:val="nil"/>
            </w:tcBorders>
          </w:tcPr>
          <w:p w14:paraId="1CF88940" w14:textId="77777777" w:rsidR="00C608C8" w:rsidRDefault="001667C9">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5B61221" w14:textId="77777777" w:rsidR="00C608C8" w:rsidRDefault="001667C9">
            <w:pPr>
              <w:spacing w:after="0" w:line="259" w:lineRule="auto"/>
              <w:ind w:left="0" w:firstLine="0"/>
              <w:jc w:val="left"/>
            </w:pPr>
            <w:r>
              <w:t>Atlantic puffin</w:t>
            </w:r>
          </w:p>
        </w:tc>
        <w:tc>
          <w:tcPr>
            <w:tcW w:w="1146" w:type="dxa"/>
            <w:tcBorders>
              <w:top w:val="nil"/>
              <w:left w:val="nil"/>
              <w:bottom w:val="nil"/>
              <w:right w:val="nil"/>
            </w:tcBorders>
          </w:tcPr>
          <w:p w14:paraId="34E2201B"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61F6746A" w14:textId="77777777" w:rsidR="00C608C8" w:rsidRDefault="001667C9">
            <w:pPr>
              <w:spacing w:after="0" w:line="259" w:lineRule="auto"/>
              <w:ind w:left="0" w:firstLine="0"/>
              <w:jc w:val="left"/>
            </w:pPr>
            <w:r>
              <w:t>2.6</w:t>
            </w:r>
          </w:p>
        </w:tc>
      </w:tr>
      <w:tr w:rsidR="00C608C8" w14:paraId="2C1651EF" w14:textId="77777777">
        <w:trPr>
          <w:trHeight w:val="289"/>
        </w:trPr>
        <w:tc>
          <w:tcPr>
            <w:tcW w:w="3140" w:type="dxa"/>
            <w:tcBorders>
              <w:top w:val="nil"/>
              <w:left w:val="nil"/>
              <w:bottom w:val="nil"/>
              <w:right w:val="nil"/>
            </w:tcBorders>
          </w:tcPr>
          <w:p w14:paraId="22A5E75C" w14:textId="77777777" w:rsidR="00C608C8" w:rsidRDefault="001667C9">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1A97935" w14:textId="77777777" w:rsidR="00C608C8" w:rsidRDefault="001667C9">
            <w:pPr>
              <w:spacing w:after="0" w:line="259" w:lineRule="auto"/>
              <w:ind w:left="0" w:firstLine="0"/>
              <w:jc w:val="left"/>
            </w:pPr>
            <w:proofErr w:type="spellStart"/>
            <w:r>
              <w:t>Little</w:t>
            </w:r>
            <w:proofErr w:type="spellEnd"/>
            <w:r>
              <w:t xml:space="preserve"> </w:t>
            </w:r>
            <w:proofErr w:type="spellStart"/>
            <w:r>
              <w:t>gull</w:t>
            </w:r>
            <w:proofErr w:type="spellEnd"/>
          </w:p>
        </w:tc>
        <w:tc>
          <w:tcPr>
            <w:tcW w:w="1146" w:type="dxa"/>
            <w:tcBorders>
              <w:top w:val="nil"/>
              <w:left w:val="nil"/>
              <w:bottom w:val="nil"/>
              <w:right w:val="nil"/>
            </w:tcBorders>
          </w:tcPr>
          <w:p w14:paraId="6D9BB65A"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09AF7B35" w14:textId="77777777" w:rsidR="00C608C8" w:rsidRDefault="001667C9">
            <w:pPr>
              <w:spacing w:after="0" w:line="259" w:lineRule="auto"/>
              <w:ind w:left="0" w:firstLine="0"/>
              <w:jc w:val="left"/>
            </w:pPr>
            <w:r>
              <w:t>10</w:t>
            </w:r>
          </w:p>
        </w:tc>
      </w:tr>
      <w:tr w:rsidR="00C608C8" w14:paraId="1C4EF144" w14:textId="77777777">
        <w:trPr>
          <w:trHeight w:val="578"/>
        </w:trPr>
        <w:tc>
          <w:tcPr>
            <w:tcW w:w="3140" w:type="dxa"/>
            <w:tcBorders>
              <w:top w:val="nil"/>
              <w:left w:val="nil"/>
              <w:bottom w:val="nil"/>
              <w:right w:val="nil"/>
            </w:tcBorders>
          </w:tcPr>
          <w:p w14:paraId="6F5201B5" w14:textId="77777777" w:rsidR="00C608C8" w:rsidRDefault="001667C9">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38186C53" w14:textId="77777777" w:rsidR="00C608C8" w:rsidRDefault="001667C9">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1C007177" w14:textId="77777777" w:rsidR="00C608C8" w:rsidRDefault="001667C9">
            <w:pPr>
              <w:spacing w:after="0" w:line="259" w:lineRule="auto"/>
              <w:ind w:left="0" w:firstLine="0"/>
              <w:jc w:val="left"/>
            </w:pPr>
            <w:r>
              <w:t>3.5</w:t>
            </w:r>
          </w:p>
        </w:tc>
        <w:tc>
          <w:tcPr>
            <w:tcW w:w="1492" w:type="dxa"/>
            <w:tcBorders>
              <w:top w:val="nil"/>
              <w:left w:val="nil"/>
              <w:bottom w:val="nil"/>
              <w:right w:val="nil"/>
            </w:tcBorders>
          </w:tcPr>
          <w:p w14:paraId="580D9661" w14:textId="77777777" w:rsidR="00C608C8" w:rsidRDefault="00C608C8">
            <w:pPr>
              <w:spacing w:after="160" w:line="259" w:lineRule="auto"/>
              <w:ind w:left="0" w:firstLine="0"/>
              <w:jc w:val="left"/>
            </w:pPr>
          </w:p>
        </w:tc>
      </w:tr>
      <w:tr w:rsidR="00C608C8" w14:paraId="258D7850" w14:textId="77777777">
        <w:trPr>
          <w:trHeight w:val="289"/>
        </w:trPr>
        <w:tc>
          <w:tcPr>
            <w:tcW w:w="3140" w:type="dxa"/>
            <w:tcBorders>
              <w:top w:val="nil"/>
              <w:left w:val="nil"/>
              <w:bottom w:val="nil"/>
              <w:right w:val="nil"/>
            </w:tcBorders>
          </w:tcPr>
          <w:p w14:paraId="1B8A7201"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294461F6" w14:textId="77777777" w:rsidR="00C608C8" w:rsidRDefault="001667C9">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3F6EECCA" w14:textId="77777777" w:rsidR="00C608C8" w:rsidRDefault="001667C9">
            <w:pPr>
              <w:spacing w:after="0" w:line="259" w:lineRule="auto"/>
              <w:ind w:left="0" w:firstLine="0"/>
              <w:jc w:val="left"/>
            </w:pPr>
            <w:r>
              <w:t>6.3</w:t>
            </w:r>
          </w:p>
        </w:tc>
        <w:tc>
          <w:tcPr>
            <w:tcW w:w="1492" w:type="dxa"/>
            <w:tcBorders>
              <w:top w:val="nil"/>
              <w:left w:val="nil"/>
              <w:bottom w:val="nil"/>
              <w:right w:val="nil"/>
            </w:tcBorders>
          </w:tcPr>
          <w:p w14:paraId="1D7ED3BB" w14:textId="77777777" w:rsidR="00C608C8" w:rsidRDefault="001667C9">
            <w:pPr>
              <w:spacing w:after="0" w:line="259" w:lineRule="auto"/>
              <w:ind w:left="0" w:firstLine="0"/>
              <w:jc w:val="left"/>
            </w:pPr>
            <w:r>
              <w:t>7.3</w:t>
            </w:r>
          </w:p>
        </w:tc>
      </w:tr>
      <w:tr w:rsidR="00C608C8" w14:paraId="5BD6B15D" w14:textId="77777777">
        <w:trPr>
          <w:trHeight w:val="289"/>
        </w:trPr>
        <w:tc>
          <w:tcPr>
            <w:tcW w:w="3140" w:type="dxa"/>
            <w:tcBorders>
              <w:top w:val="nil"/>
              <w:left w:val="nil"/>
              <w:bottom w:val="nil"/>
              <w:right w:val="nil"/>
            </w:tcBorders>
          </w:tcPr>
          <w:p w14:paraId="3F4D6490"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717B771" w14:textId="77777777" w:rsidR="00C608C8" w:rsidRDefault="001667C9">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03E51656" w14:textId="77777777" w:rsidR="00C608C8" w:rsidRDefault="001667C9">
            <w:pPr>
              <w:spacing w:after="0" w:line="259" w:lineRule="auto"/>
              <w:ind w:left="0" w:firstLine="0"/>
              <w:jc w:val="left"/>
            </w:pPr>
            <w:r>
              <w:t>10</w:t>
            </w:r>
          </w:p>
        </w:tc>
        <w:tc>
          <w:tcPr>
            <w:tcW w:w="1492" w:type="dxa"/>
            <w:tcBorders>
              <w:top w:val="nil"/>
              <w:left w:val="nil"/>
              <w:bottom w:val="nil"/>
              <w:right w:val="nil"/>
            </w:tcBorders>
          </w:tcPr>
          <w:p w14:paraId="0696A222" w14:textId="77777777" w:rsidR="00C608C8" w:rsidRDefault="001667C9">
            <w:pPr>
              <w:spacing w:after="0" w:line="259" w:lineRule="auto"/>
              <w:ind w:left="0" w:firstLine="0"/>
              <w:jc w:val="left"/>
            </w:pPr>
            <w:r>
              <w:t>7.6</w:t>
            </w:r>
          </w:p>
        </w:tc>
      </w:tr>
      <w:tr w:rsidR="00C608C8" w14:paraId="1C7769F1" w14:textId="77777777">
        <w:trPr>
          <w:trHeight w:val="289"/>
        </w:trPr>
        <w:tc>
          <w:tcPr>
            <w:tcW w:w="3140" w:type="dxa"/>
            <w:tcBorders>
              <w:top w:val="nil"/>
              <w:left w:val="nil"/>
              <w:bottom w:val="nil"/>
              <w:right w:val="nil"/>
            </w:tcBorders>
          </w:tcPr>
          <w:p w14:paraId="565F33C5" w14:textId="77777777" w:rsidR="00C608C8" w:rsidRDefault="001667C9">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1D51F77E" w14:textId="77777777" w:rsidR="00C608C8" w:rsidRDefault="001667C9">
            <w:pPr>
              <w:spacing w:after="0" w:line="259" w:lineRule="auto"/>
              <w:ind w:left="0" w:firstLine="0"/>
              <w:jc w:val="left"/>
            </w:pPr>
            <w:proofErr w:type="spellStart"/>
            <w:r>
              <w:t>Northern</w:t>
            </w:r>
            <w:proofErr w:type="spellEnd"/>
            <w:r>
              <w:t xml:space="preserve"> </w:t>
            </w:r>
            <w:proofErr w:type="spellStart"/>
            <w:r>
              <w:t>gannet</w:t>
            </w:r>
            <w:proofErr w:type="spellEnd"/>
          </w:p>
        </w:tc>
        <w:tc>
          <w:tcPr>
            <w:tcW w:w="1146" w:type="dxa"/>
            <w:tcBorders>
              <w:top w:val="nil"/>
              <w:left w:val="nil"/>
              <w:bottom w:val="nil"/>
              <w:right w:val="nil"/>
            </w:tcBorders>
          </w:tcPr>
          <w:p w14:paraId="6C9057F7"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788B8B99" w14:textId="77777777" w:rsidR="00C608C8" w:rsidRDefault="001667C9">
            <w:pPr>
              <w:spacing w:after="0" w:line="259" w:lineRule="auto"/>
              <w:ind w:left="0" w:firstLine="0"/>
              <w:jc w:val="left"/>
            </w:pPr>
            <w:r>
              <w:t>2.3</w:t>
            </w:r>
          </w:p>
        </w:tc>
      </w:tr>
      <w:tr w:rsidR="00C608C8" w14:paraId="2F9EB4EA" w14:textId="77777777">
        <w:trPr>
          <w:trHeight w:val="578"/>
        </w:trPr>
        <w:tc>
          <w:tcPr>
            <w:tcW w:w="3140" w:type="dxa"/>
            <w:tcBorders>
              <w:top w:val="nil"/>
              <w:left w:val="nil"/>
              <w:bottom w:val="nil"/>
              <w:right w:val="nil"/>
            </w:tcBorders>
          </w:tcPr>
          <w:p w14:paraId="2C27F1AF"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136F83B8"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381CE5B6" w14:textId="77777777" w:rsidR="00C608C8" w:rsidRDefault="001667C9">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47A555FA" w14:textId="77777777" w:rsidR="00C608C8" w:rsidRDefault="001667C9">
            <w:pPr>
              <w:spacing w:after="0" w:line="259" w:lineRule="auto"/>
              <w:ind w:left="0" w:firstLine="0"/>
              <w:jc w:val="left"/>
            </w:pPr>
            <w:r>
              <w:t>2.7</w:t>
            </w:r>
          </w:p>
        </w:tc>
        <w:tc>
          <w:tcPr>
            <w:tcW w:w="1492" w:type="dxa"/>
            <w:tcBorders>
              <w:top w:val="nil"/>
              <w:left w:val="nil"/>
              <w:bottom w:val="nil"/>
              <w:right w:val="nil"/>
            </w:tcBorders>
            <w:vAlign w:val="center"/>
          </w:tcPr>
          <w:p w14:paraId="2CE03003" w14:textId="77777777" w:rsidR="00C608C8" w:rsidRDefault="001667C9">
            <w:pPr>
              <w:spacing w:after="0" w:line="259" w:lineRule="auto"/>
              <w:ind w:left="0" w:firstLine="0"/>
              <w:jc w:val="left"/>
            </w:pPr>
            <w:r>
              <w:t>2.7</w:t>
            </w:r>
          </w:p>
        </w:tc>
      </w:tr>
      <w:tr w:rsidR="00C608C8" w14:paraId="1EAD9569" w14:textId="77777777">
        <w:trPr>
          <w:trHeight w:val="578"/>
        </w:trPr>
        <w:tc>
          <w:tcPr>
            <w:tcW w:w="3140" w:type="dxa"/>
            <w:tcBorders>
              <w:top w:val="nil"/>
              <w:left w:val="nil"/>
              <w:bottom w:val="nil"/>
              <w:right w:val="nil"/>
            </w:tcBorders>
          </w:tcPr>
          <w:p w14:paraId="768F35F8" w14:textId="77777777" w:rsidR="00C608C8" w:rsidRDefault="001667C9">
            <w:pPr>
              <w:spacing w:after="0" w:line="259" w:lineRule="auto"/>
              <w:ind w:left="120" w:firstLine="0"/>
              <w:jc w:val="left"/>
            </w:pPr>
            <w:proofErr w:type="spellStart"/>
            <w:r>
              <w:rPr>
                <w:i/>
              </w:rPr>
              <w:lastRenderedPageBreak/>
              <w:t>Stercorarius</w:t>
            </w:r>
            <w:proofErr w:type="spellEnd"/>
            <w:r>
              <w:rPr>
                <w:i/>
              </w:rPr>
              <w:t xml:space="preserve"> </w:t>
            </w:r>
            <w:proofErr w:type="spellStart"/>
            <w:r>
              <w:rPr>
                <w:i/>
              </w:rPr>
              <w:t>pomarinus</w:t>
            </w:r>
            <w:proofErr w:type="spellEnd"/>
            <w:r>
              <w:rPr>
                <w:i/>
              </w:rPr>
              <w:t xml:space="preserve"> &amp;</w:t>
            </w:r>
          </w:p>
          <w:p w14:paraId="6F165770" w14:textId="77777777" w:rsidR="00C608C8" w:rsidRDefault="001667C9">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472556B4" w14:textId="77777777" w:rsidR="00C608C8" w:rsidRDefault="001667C9">
            <w:pPr>
              <w:spacing w:after="0" w:line="259" w:lineRule="auto"/>
              <w:ind w:left="0" w:firstLine="0"/>
              <w:jc w:val="left"/>
            </w:pPr>
            <w:r>
              <w:t>Small skuas</w:t>
            </w:r>
          </w:p>
        </w:tc>
        <w:tc>
          <w:tcPr>
            <w:tcW w:w="1146" w:type="dxa"/>
            <w:tcBorders>
              <w:top w:val="nil"/>
              <w:left w:val="nil"/>
              <w:bottom w:val="nil"/>
              <w:right w:val="nil"/>
            </w:tcBorders>
          </w:tcPr>
          <w:p w14:paraId="7E7C0A55" w14:textId="77777777" w:rsidR="00C608C8" w:rsidRDefault="00C608C8">
            <w:pPr>
              <w:spacing w:after="160" w:line="259" w:lineRule="auto"/>
              <w:ind w:left="0" w:firstLine="0"/>
              <w:jc w:val="left"/>
            </w:pPr>
          </w:p>
        </w:tc>
        <w:tc>
          <w:tcPr>
            <w:tcW w:w="1492" w:type="dxa"/>
            <w:tcBorders>
              <w:top w:val="nil"/>
              <w:left w:val="nil"/>
              <w:bottom w:val="nil"/>
              <w:right w:val="nil"/>
            </w:tcBorders>
            <w:vAlign w:val="center"/>
          </w:tcPr>
          <w:p w14:paraId="77A56200" w14:textId="77777777" w:rsidR="00C608C8" w:rsidRDefault="001667C9">
            <w:pPr>
              <w:spacing w:after="0" w:line="259" w:lineRule="auto"/>
              <w:ind w:left="0" w:firstLine="0"/>
              <w:jc w:val="left"/>
            </w:pPr>
            <w:r>
              <w:t>3.3</w:t>
            </w:r>
          </w:p>
        </w:tc>
      </w:tr>
      <w:tr w:rsidR="00C608C8" w14:paraId="31BA0481" w14:textId="77777777">
        <w:trPr>
          <w:trHeight w:val="289"/>
        </w:trPr>
        <w:tc>
          <w:tcPr>
            <w:tcW w:w="3140" w:type="dxa"/>
            <w:tcBorders>
              <w:top w:val="nil"/>
              <w:left w:val="nil"/>
              <w:bottom w:val="nil"/>
              <w:right w:val="nil"/>
            </w:tcBorders>
          </w:tcPr>
          <w:p w14:paraId="044996EB" w14:textId="77777777" w:rsidR="00C608C8" w:rsidRDefault="001667C9">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162F6A93" w14:textId="77777777" w:rsidR="00C608C8" w:rsidRDefault="001667C9">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34183B88" w14:textId="77777777" w:rsidR="00C608C8" w:rsidRDefault="001667C9">
            <w:pPr>
              <w:spacing w:after="0" w:line="259" w:lineRule="auto"/>
              <w:ind w:left="0" w:firstLine="0"/>
              <w:jc w:val="left"/>
            </w:pPr>
            <w:r>
              <w:t>2.9</w:t>
            </w:r>
          </w:p>
        </w:tc>
        <w:tc>
          <w:tcPr>
            <w:tcW w:w="1492" w:type="dxa"/>
            <w:tcBorders>
              <w:top w:val="nil"/>
              <w:left w:val="nil"/>
              <w:bottom w:val="nil"/>
              <w:right w:val="nil"/>
            </w:tcBorders>
          </w:tcPr>
          <w:p w14:paraId="20B097BD" w14:textId="77777777" w:rsidR="00C608C8" w:rsidRDefault="00C608C8">
            <w:pPr>
              <w:spacing w:after="160" w:line="259" w:lineRule="auto"/>
              <w:ind w:left="0" w:firstLine="0"/>
              <w:jc w:val="left"/>
            </w:pPr>
          </w:p>
        </w:tc>
      </w:tr>
      <w:tr w:rsidR="00C608C8" w14:paraId="4D1C723F" w14:textId="77777777">
        <w:trPr>
          <w:trHeight w:val="295"/>
        </w:trPr>
        <w:tc>
          <w:tcPr>
            <w:tcW w:w="3140" w:type="dxa"/>
            <w:tcBorders>
              <w:top w:val="nil"/>
              <w:left w:val="nil"/>
              <w:bottom w:val="single" w:sz="3" w:space="0" w:color="000000"/>
              <w:right w:val="nil"/>
            </w:tcBorders>
          </w:tcPr>
          <w:p w14:paraId="484B9058" w14:textId="77777777" w:rsidR="00C608C8" w:rsidRDefault="001667C9">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15ED64C0" w14:textId="77777777" w:rsidR="00C608C8" w:rsidRDefault="001667C9">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4F3ED8FD" w14:textId="77777777" w:rsidR="00C608C8" w:rsidRDefault="001667C9">
            <w:pPr>
              <w:spacing w:after="0" w:line="259" w:lineRule="auto"/>
              <w:ind w:left="0" w:firstLine="0"/>
              <w:jc w:val="left"/>
            </w:pPr>
            <w:r>
              <w:t>4.8</w:t>
            </w:r>
          </w:p>
        </w:tc>
        <w:tc>
          <w:tcPr>
            <w:tcW w:w="1492" w:type="dxa"/>
            <w:tcBorders>
              <w:top w:val="nil"/>
              <w:left w:val="nil"/>
              <w:bottom w:val="single" w:sz="3" w:space="0" w:color="000000"/>
              <w:right w:val="nil"/>
            </w:tcBorders>
          </w:tcPr>
          <w:p w14:paraId="39174770" w14:textId="77777777" w:rsidR="00C608C8" w:rsidRDefault="001667C9">
            <w:pPr>
              <w:spacing w:after="0" w:line="259" w:lineRule="auto"/>
              <w:ind w:left="0" w:firstLine="0"/>
              <w:jc w:val="left"/>
            </w:pPr>
            <w:r>
              <w:t>3.7</w:t>
            </w:r>
          </w:p>
        </w:tc>
      </w:tr>
    </w:tbl>
    <w:p w14:paraId="5757BD91" w14:textId="4672BA78" w:rsidR="00C608C8" w:rsidRDefault="001667C9">
      <w:pPr>
        <w:spacing w:after="411"/>
        <w:ind w:left="21" w:right="53" w:hanging="9"/>
        <w:rPr>
          <w:ins w:id="57" w:author="Valentin Lauret" w:date="2024-05-28T15:53:00Z"/>
          <w:lang w:val="en-US"/>
        </w:rPr>
      </w:pPr>
      <w:r w:rsidRPr="003A7D22">
        <w:rPr>
          <w:b/>
          <w:lang w:val="en-US"/>
        </w:rPr>
        <w:t xml:space="preserve">Table 3: Species and their associated vulnerability index. </w:t>
      </w:r>
      <w:r w:rsidRPr="003A7D22">
        <w:rPr>
          <w:lang w:val="en-US"/>
        </w:rPr>
        <w:t>Blank space indicates no score for a species at a certain period due to its absence from the area.</w:t>
      </w:r>
    </w:p>
    <w:p w14:paraId="3A6878F7" w14:textId="258F7AE9" w:rsidR="00601DE2" w:rsidRPr="003A7D22" w:rsidRDefault="00601DE2">
      <w:pPr>
        <w:spacing w:after="411"/>
        <w:ind w:left="21" w:right="53" w:hanging="9"/>
        <w:rPr>
          <w:lang w:val="en-US"/>
        </w:rPr>
      </w:pPr>
      <w:commentRangeStart w:id="58"/>
      <w:proofErr w:type="spellStart"/>
      <w:ins w:id="59" w:author="Valentin Lauret" w:date="2024-05-28T15:54:00Z">
        <w:r>
          <w:rPr>
            <w:lang w:val="en-US"/>
          </w:rPr>
          <w:t>ici</w:t>
        </w:r>
        <w:commentRangeEnd w:id="58"/>
        <w:proofErr w:type="spellEnd"/>
        <w:r>
          <w:rPr>
            <w:rStyle w:val="Marquedecommentaire"/>
          </w:rPr>
          <w:commentReference w:id="58"/>
        </w:r>
      </w:ins>
    </w:p>
    <w:p w14:paraId="5C1045FB" w14:textId="77777777" w:rsidR="00C608C8" w:rsidRPr="003A7D22" w:rsidRDefault="001667C9">
      <w:pPr>
        <w:pStyle w:val="Titre2"/>
        <w:ind w:left="747" w:hanging="735"/>
        <w:rPr>
          <w:lang w:val="en-US"/>
        </w:rPr>
      </w:pPr>
      <w:r w:rsidRPr="003A7D22">
        <w:rPr>
          <w:lang w:val="en-US"/>
        </w:rPr>
        <w:t>Mapping seabirds’ vulnerability to wind farms</w:t>
      </w:r>
    </w:p>
    <w:p w14:paraId="77599402" w14:textId="77777777" w:rsidR="00C608C8" w:rsidRDefault="001667C9">
      <w:pPr>
        <w:pStyle w:val="Titre3"/>
        <w:spacing w:after="149"/>
        <w:ind w:left="834" w:hanging="822"/>
      </w:pPr>
      <w:proofErr w:type="spellStart"/>
      <w:r>
        <w:t>Vulnerability</w:t>
      </w:r>
      <w:proofErr w:type="spellEnd"/>
      <w:r>
        <w:t xml:space="preserve"> indexes</w:t>
      </w:r>
    </w:p>
    <w:p w14:paraId="42900B29" w14:textId="6B941727" w:rsidR="00C608C8" w:rsidRPr="003A7D22" w:rsidRDefault="00601DE2">
      <w:pPr>
        <w:ind w:left="20" w:right="53" w:hanging="8"/>
        <w:rPr>
          <w:lang w:val="en-US"/>
        </w:rPr>
      </w:pPr>
      <w:ins w:id="60" w:author="Valentin Lauret" w:date="2024-05-28T15:54:00Z">
        <w:r>
          <w:rPr>
            <w:lang w:val="en-US"/>
          </w:rPr>
          <w:t xml:space="preserve">Based on the space-use intensity, we constructed a </w:t>
        </w:r>
      </w:ins>
      <w:del w:id="61" w:author="Valentin Lauret" w:date="2024-05-28T15:54:00Z">
        <w:r w:rsidR="001667C9" w:rsidRPr="003A7D22" w:rsidDel="00601DE2">
          <w:rPr>
            <w:lang w:val="en-US"/>
          </w:rPr>
          <w:delText xml:space="preserve">The </w:delText>
        </w:r>
      </w:del>
      <w:r w:rsidR="001667C9" w:rsidRPr="003A7D22">
        <w:rPr>
          <w:lang w:val="en-US"/>
        </w:rPr>
        <w:t>synthetic index</w:t>
      </w:r>
      <w:del w:id="62" w:author="Valentin Lauret" w:date="2024-05-28T15:54:00Z">
        <w:r w:rsidR="001667C9" w:rsidRPr="003A7D22" w:rsidDel="00601DE2">
          <w:rPr>
            <w:lang w:val="en-US"/>
          </w:rPr>
          <w:delText xml:space="preserve"> constructed</w:delText>
        </w:r>
      </w:del>
      <w:r w:rsidR="001667C9" w:rsidRPr="003A7D22">
        <w:rPr>
          <w:lang w:val="en-US"/>
        </w:rPr>
        <w:t xml:space="preserve"> to evaluate species risk to offshore wind farms integrat</w:t>
      </w:r>
      <w:ins w:id="63" w:author="Valentin Lauret" w:date="2024-05-28T15:54:00Z">
        <w:r>
          <w:rPr>
            <w:lang w:val="en-US"/>
          </w:rPr>
          <w:t>ing</w:t>
        </w:r>
      </w:ins>
      <w:del w:id="64" w:author="Valentin Lauret" w:date="2024-05-28T15:54:00Z">
        <w:r w:rsidR="001667C9" w:rsidRPr="003A7D22" w:rsidDel="00601DE2">
          <w:rPr>
            <w:lang w:val="en-US"/>
          </w:rPr>
          <w:delText>es</w:delText>
        </w:r>
      </w:del>
      <w:r w:rsidR="001667C9" w:rsidRPr="003A7D22">
        <w:rPr>
          <w:lang w:val="en-US"/>
        </w:rPr>
        <w:t xml:space="preserve"> three main aspects of seabird vulnerability [47, 22]:</w:t>
      </w:r>
    </w:p>
    <w:p w14:paraId="2B08F63E" w14:textId="6C17DB09" w:rsidR="00C608C8" w:rsidRDefault="001667C9">
      <w:pPr>
        <w:numPr>
          <w:ilvl w:val="0"/>
          <w:numId w:val="2"/>
        </w:numPr>
        <w:ind w:right="791"/>
      </w:pPr>
      <w:r w:rsidRPr="003A7D22">
        <w:rPr>
          <w:b/>
          <w:lang w:val="en-US"/>
        </w:rPr>
        <w:t xml:space="preserve">Conservation Status (CS): </w:t>
      </w:r>
      <w:r w:rsidRPr="003A7D22">
        <w:rPr>
          <w:lang w:val="en-US"/>
        </w:rPr>
        <w:t xml:space="preserve">Defined in [67], this score combines species status and representativeness of French populations. Species status is based on the worst IUCN Red List rankings or population trends. At the same time, representativeness is measured by the percentage of the global population in France and on the Mediterranean coast. Different representativeness values are defined for the breeding and non-breeding period as </w:t>
      </w:r>
      <w:r w:rsidR="00CB20C2" w:rsidRPr="003A7D22">
        <w:rPr>
          <w:lang w:val="en-US"/>
        </w:rPr>
        <w:t>seabirds’</w:t>
      </w:r>
      <w:r w:rsidRPr="003A7D22">
        <w:rPr>
          <w:lang w:val="en-US"/>
        </w:rPr>
        <w:t xml:space="preserve"> distribution can vary greatly between these periods [67, 3]. </w:t>
      </w:r>
      <w:r>
        <w:t xml:space="preserve">CS </w:t>
      </w:r>
      <w:proofErr w:type="spellStart"/>
      <w:r>
        <w:t>is</w:t>
      </w:r>
      <w:proofErr w:type="spellEnd"/>
      <w:r>
        <w:t xml:space="preserve"> the </w:t>
      </w:r>
      <w:proofErr w:type="spellStart"/>
      <w:r>
        <w:t>mean</w:t>
      </w:r>
      <w:proofErr w:type="spellEnd"/>
      <w:r>
        <w:t xml:space="preserve"> </w:t>
      </w:r>
      <w:proofErr w:type="spellStart"/>
      <w:r>
        <w:t>between</w:t>
      </w:r>
      <w:proofErr w:type="spellEnd"/>
      <w:r>
        <w:t xml:space="preserve"> </w:t>
      </w:r>
      <w:proofErr w:type="spellStart"/>
      <w:r>
        <w:t>representativeness</w:t>
      </w:r>
      <w:proofErr w:type="spellEnd"/>
      <w:r>
        <w:t xml:space="preserve"> and </w:t>
      </w:r>
      <w:proofErr w:type="spellStart"/>
      <w:r>
        <w:t>vulnerability</w:t>
      </w:r>
      <w:proofErr w:type="spellEnd"/>
      <w:r>
        <w:t>.</w:t>
      </w:r>
    </w:p>
    <w:p w14:paraId="11DB73E8" w14:textId="77777777" w:rsidR="00C608C8" w:rsidRPr="003A7D22" w:rsidRDefault="001667C9">
      <w:pPr>
        <w:numPr>
          <w:ilvl w:val="0"/>
          <w:numId w:val="2"/>
        </w:numPr>
        <w:ind w:right="791"/>
        <w:rPr>
          <w:lang w:val="en-US"/>
        </w:rPr>
      </w:pPr>
      <w:r w:rsidRPr="003A7D22">
        <w:rPr>
          <w:b/>
          <w:lang w:val="en-US"/>
        </w:rPr>
        <w:t xml:space="preserve">Risk of Collision </w:t>
      </w:r>
      <w:r w:rsidRPr="003A7D22">
        <w:rPr>
          <w:lang w:val="en-US"/>
        </w:rPr>
        <w:t>was evaluated with four criteria: the estimated percentage of time flying at blade height (Alt); flight maneuverability (Man); percentage of time spent flying (</w:t>
      </w:r>
      <w:proofErr w:type="spellStart"/>
      <w:r w:rsidRPr="003A7D22">
        <w:rPr>
          <w:lang w:val="en-US"/>
        </w:rPr>
        <w:t>Ptf</w:t>
      </w:r>
      <w:proofErr w:type="spellEnd"/>
      <w:r w:rsidRPr="003A7D22">
        <w:rPr>
          <w:lang w:val="en-US"/>
        </w:rPr>
        <w:t>); and a nocturnal Activity Score (</w:t>
      </w:r>
      <w:proofErr w:type="spellStart"/>
      <w:r w:rsidRPr="003A7D22">
        <w:rPr>
          <w:lang w:val="en-US"/>
        </w:rPr>
        <w:t>Noc</w:t>
      </w:r>
      <w:proofErr w:type="spellEnd"/>
      <w:r w:rsidRPr="003A7D22">
        <w:rPr>
          <w:lang w:val="en-US"/>
        </w:rPr>
        <w:t>).</w:t>
      </w:r>
    </w:p>
    <w:p w14:paraId="2AFA346B" w14:textId="77777777" w:rsidR="00C608C8" w:rsidRDefault="001667C9">
      <w:pPr>
        <w:numPr>
          <w:ilvl w:val="0"/>
          <w:numId w:val="2"/>
        </w:numPr>
        <w:spacing w:after="1" w:line="257" w:lineRule="auto"/>
        <w:ind w:right="791"/>
      </w:pPr>
      <w:r w:rsidRPr="003A7D22">
        <w:rPr>
          <w:b/>
          <w:lang w:val="en-US"/>
        </w:rPr>
        <w:t xml:space="preserve">Risk of Displacement </w:t>
      </w:r>
      <w:r w:rsidRPr="003A7D22">
        <w:rPr>
          <w:lang w:val="en-US"/>
        </w:rPr>
        <w:t>is calculated using two criteria: the sensibility to disturbance by wind turbines, boats, and helicopters (Dis) and habitat specialization score (</w:t>
      </w:r>
      <w:proofErr w:type="spellStart"/>
      <w:r w:rsidRPr="003A7D22">
        <w:rPr>
          <w:lang w:val="en-US"/>
        </w:rPr>
        <w:t>Spe</w:t>
      </w:r>
      <w:proofErr w:type="spellEnd"/>
      <w:r w:rsidRPr="003A7D22">
        <w:rPr>
          <w:lang w:val="en-US"/>
        </w:rPr>
        <w:t xml:space="preserve">). </w:t>
      </w:r>
      <w:r>
        <w:t xml:space="preserve">The </w:t>
      </w:r>
      <w:proofErr w:type="spellStart"/>
      <w:r>
        <w:t>vulnerability</w:t>
      </w:r>
      <w:proofErr w:type="spellEnd"/>
      <w:r>
        <w:t xml:space="preserve"> index </w:t>
      </w:r>
      <w:proofErr w:type="spellStart"/>
      <w:r>
        <w:t>is</w:t>
      </w:r>
      <w:proofErr w:type="spellEnd"/>
      <w:r>
        <w:t xml:space="preserve"> </w:t>
      </w:r>
      <w:proofErr w:type="spellStart"/>
      <w:r>
        <w:t>computed</w:t>
      </w:r>
      <w:proofErr w:type="spellEnd"/>
      <w:r>
        <w:t xml:space="preserve"> as </w:t>
      </w:r>
      <w:commentRangeStart w:id="65"/>
      <w:proofErr w:type="spellStart"/>
      <w:r>
        <w:t>follows</w:t>
      </w:r>
      <w:proofErr w:type="spellEnd"/>
      <w:r>
        <w:t xml:space="preserve"> </w:t>
      </w:r>
      <w:commentRangeEnd w:id="65"/>
      <w:r w:rsidR="003560B4">
        <w:rPr>
          <w:rStyle w:val="Marquedecommentaire"/>
        </w:rPr>
        <w:commentReference w:id="65"/>
      </w:r>
      <w:r>
        <w:t>[22</w:t>
      </w:r>
      <w:proofErr w:type="gramStart"/>
      <w:r>
        <w:t>]:</w:t>
      </w:r>
      <w:proofErr w:type="gramEnd"/>
    </w:p>
    <w:p w14:paraId="5BB9BBFE" w14:textId="77777777" w:rsidR="00C608C8" w:rsidRDefault="001667C9">
      <w:pPr>
        <w:spacing w:after="250" w:line="259" w:lineRule="auto"/>
        <w:ind w:left="3470" w:firstLine="0"/>
        <w:jc w:val="left"/>
      </w:pPr>
      <w:r>
        <w:rPr>
          <w:noProof/>
        </w:rPr>
        <w:drawing>
          <wp:inline distT="0" distB="0" distL="0" distR="0" wp14:anchorId="19830F37" wp14:editId="53EB6654">
            <wp:extent cx="2081784" cy="865632"/>
            <wp:effectExtent l="0" t="0" r="0" b="0"/>
            <wp:docPr id="29492" name="Picture 29492"/>
            <wp:cNvGraphicFramePr/>
            <a:graphic xmlns:a="http://schemas.openxmlformats.org/drawingml/2006/main">
              <a:graphicData uri="http://schemas.openxmlformats.org/drawingml/2006/picture">
                <pic:pic xmlns:pic="http://schemas.openxmlformats.org/drawingml/2006/picture">
                  <pic:nvPicPr>
                    <pic:cNvPr id="29492" name="Picture 29492"/>
                    <pic:cNvPicPr/>
                  </pic:nvPicPr>
                  <pic:blipFill>
                    <a:blip r:embed="rId20"/>
                    <a:stretch>
                      <a:fillRect/>
                    </a:stretch>
                  </pic:blipFill>
                  <pic:spPr>
                    <a:xfrm>
                      <a:off x="0" y="0"/>
                      <a:ext cx="2081784" cy="865632"/>
                    </a:xfrm>
                    <a:prstGeom prst="rect">
                      <a:avLst/>
                    </a:prstGeom>
                  </pic:spPr>
                </pic:pic>
              </a:graphicData>
            </a:graphic>
          </wp:inline>
        </w:drawing>
      </w:r>
    </w:p>
    <w:p w14:paraId="7F6DF847" w14:textId="77777777" w:rsidR="00C608C8" w:rsidRPr="003A7D22" w:rsidRDefault="001667C9">
      <w:pPr>
        <w:spacing w:after="329"/>
        <w:ind w:left="379" w:right="53" w:firstLine="0"/>
        <w:rPr>
          <w:lang w:val="en-US"/>
        </w:rPr>
      </w:pPr>
      <w:r w:rsidRPr="003A7D22">
        <w:rPr>
          <w:lang w:val="en-US"/>
        </w:rPr>
        <w:t>Vulnerability indexes for every species are indicated in Tab.3</w:t>
      </w:r>
    </w:p>
    <w:p w14:paraId="38DAC969" w14:textId="77777777" w:rsidR="00C608C8" w:rsidRDefault="001667C9">
      <w:pPr>
        <w:pStyle w:val="Titre3"/>
        <w:spacing w:after="149"/>
        <w:ind w:left="834" w:hanging="822"/>
      </w:pPr>
      <w:proofErr w:type="spellStart"/>
      <w:r>
        <w:t>Vulnerability</w:t>
      </w:r>
      <w:proofErr w:type="spellEnd"/>
      <w:r>
        <w:t xml:space="preserve"> </w:t>
      </w:r>
      <w:proofErr w:type="spellStart"/>
      <w:r>
        <w:t>maps</w:t>
      </w:r>
      <w:proofErr w:type="spellEnd"/>
    </w:p>
    <w:p w14:paraId="4FE03542" w14:textId="64049E20" w:rsidR="00C608C8" w:rsidRPr="00CB20C2" w:rsidRDefault="001667C9" w:rsidP="00CB20C2">
      <w:pPr>
        <w:ind w:left="12" w:right="53" w:firstLine="0"/>
        <w:rPr>
          <w:lang w:val="en-US"/>
        </w:rPr>
        <w:sectPr w:rsidR="00C608C8" w:rsidRPr="00CB20C2">
          <w:headerReference w:type="even" r:id="rId21"/>
          <w:headerReference w:type="default" r:id="rId22"/>
          <w:footerReference w:type="even" r:id="rId23"/>
          <w:footerReference w:type="default" r:id="rId24"/>
          <w:headerReference w:type="first" r:id="rId25"/>
          <w:footerReference w:type="first" r:id="rId26"/>
          <w:pgSz w:w="11906" w:h="16838"/>
          <w:pgMar w:top="957" w:right="0" w:bottom="1189" w:left="770" w:header="280" w:footer="434" w:gutter="0"/>
          <w:cols w:space="720"/>
        </w:sectPr>
      </w:pPr>
      <w:r w:rsidRPr="003A7D22">
        <w:rPr>
          <w:lang w:val="en-US"/>
        </w:rPr>
        <w:t xml:space="preserve">To create a single vulnerability map, all the maps are combined, using the vulnerability index as a weighting factor. With occupancy 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p>
    <w:p w14:paraId="676807A8" w14:textId="77777777" w:rsidR="00C608C8" w:rsidRPr="00F400DE" w:rsidRDefault="001667C9" w:rsidP="00CB20C2">
      <w:pPr>
        <w:ind w:left="0" w:right="53" w:firstLine="0"/>
        <w:rPr>
          <w:lang w:val="en-US"/>
        </w:rPr>
      </w:pPr>
      <w:r w:rsidRPr="00F400DE">
        <w:rPr>
          <w:lang w:val="en-US"/>
        </w:rPr>
        <w:lastRenderedPageBreak/>
        <w:t>is defined as:</w:t>
      </w:r>
    </w:p>
    <w:p w14:paraId="1CFA9A57" w14:textId="77777777" w:rsidR="00C608C8" w:rsidRDefault="001667C9">
      <w:pPr>
        <w:spacing w:after="150" w:line="259" w:lineRule="auto"/>
        <w:ind w:left="3772" w:firstLine="0"/>
        <w:jc w:val="left"/>
      </w:pPr>
      <w:r>
        <w:rPr>
          <w:noProof/>
        </w:rPr>
        <w:drawing>
          <wp:inline distT="0" distB="0" distL="0" distR="0" wp14:anchorId="08C18AF2" wp14:editId="03FC2502">
            <wp:extent cx="1697736" cy="344424"/>
            <wp:effectExtent l="0" t="0" r="0" b="0"/>
            <wp:docPr id="29493" name="Picture 29493"/>
            <wp:cNvGraphicFramePr/>
            <a:graphic xmlns:a="http://schemas.openxmlformats.org/drawingml/2006/main">
              <a:graphicData uri="http://schemas.openxmlformats.org/drawingml/2006/picture">
                <pic:pic xmlns:pic="http://schemas.openxmlformats.org/drawingml/2006/picture">
                  <pic:nvPicPr>
                    <pic:cNvPr id="29493" name="Picture 29493"/>
                    <pic:cNvPicPr/>
                  </pic:nvPicPr>
                  <pic:blipFill>
                    <a:blip r:embed="rId27"/>
                    <a:stretch>
                      <a:fillRect/>
                    </a:stretch>
                  </pic:blipFill>
                  <pic:spPr>
                    <a:xfrm>
                      <a:off x="0" y="0"/>
                      <a:ext cx="1697736" cy="344424"/>
                    </a:xfrm>
                    <a:prstGeom prst="rect">
                      <a:avLst/>
                    </a:prstGeom>
                  </pic:spPr>
                </pic:pic>
              </a:graphicData>
            </a:graphic>
          </wp:inline>
        </w:drawing>
      </w:r>
    </w:p>
    <w:p w14:paraId="54FFBB12" w14:textId="77777777" w:rsidR="00C608C8" w:rsidRPr="003A7D22" w:rsidRDefault="001667C9">
      <w:pPr>
        <w:spacing w:after="26"/>
        <w:ind w:left="360" w:right="53" w:firstLine="0"/>
        <w:rPr>
          <w:lang w:val="en-US"/>
        </w:rPr>
      </w:pPr>
      <w:r w:rsidRPr="003A7D22">
        <w:rPr>
          <w:lang w:val="en-US"/>
        </w:rPr>
        <w:t xml:space="preserve">where </w:t>
      </w:r>
      <w:r>
        <w:rPr>
          <w:i/>
        </w:rPr>
        <w:t>ψ</w:t>
      </w:r>
      <w:proofErr w:type="spellStart"/>
      <w:proofErr w:type="gramStart"/>
      <w:r w:rsidRPr="003A7D22">
        <w:rPr>
          <w:i/>
          <w:vertAlign w:val="subscript"/>
          <w:lang w:val="en-US"/>
        </w:rPr>
        <w:t>j,sp</w:t>
      </w:r>
      <w:proofErr w:type="gramEnd"/>
      <w:r w:rsidRPr="003A7D22">
        <w:rPr>
          <w:i/>
          <w:vertAlign w:val="subscript"/>
          <w:lang w:val="en-US"/>
        </w:rPr>
        <w:t>,S</w:t>
      </w:r>
      <w:proofErr w:type="spellEnd"/>
      <w:r w:rsidRPr="003A7D22">
        <w:rPr>
          <w:i/>
          <w:vertAlign w:val="subscript"/>
          <w:lang w:val="en-US"/>
        </w:rPr>
        <w:t xml:space="preserve"> </w:t>
      </w:r>
      <w:r w:rsidRPr="003A7D22">
        <w:rPr>
          <w:lang w:val="en-US"/>
        </w:rPr>
        <w:t xml:space="preserve">represents the space-use probability of site </w:t>
      </w:r>
      <w:r w:rsidRPr="003A7D22">
        <w:rPr>
          <w:i/>
          <w:lang w:val="en-US"/>
        </w:rPr>
        <w:t xml:space="preserve">j </w:t>
      </w:r>
      <w:r w:rsidRPr="003A7D22">
        <w:rPr>
          <w:lang w:val="en-US"/>
        </w:rPr>
        <w:t xml:space="preserve">by species </w:t>
      </w:r>
      <w:proofErr w:type="spellStart"/>
      <w:r w:rsidRPr="003A7D22">
        <w:rPr>
          <w:i/>
          <w:lang w:val="en-US"/>
        </w:rPr>
        <w:t>sp</w:t>
      </w:r>
      <w:proofErr w:type="spellEnd"/>
      <w:r w:rsidRPr="003A7D22">
        <w:rPr>
          <w:i/>
          <w:lang w:val="en-US"/>
        </w:rPr>
        <w:t xml:space="preserve"> </w:t>
      </w:r>
      <w:r w:rsidRPr="003A7D22">
        <w:rPr>
          <w:lang w:val="en-US"/>
        </w:rPr>
        <w:t xml:space="preserve">during season </w:t>
      </w:r>
      <w:r w:rsidRPr="003A7D22">
        <w:rPr>
          <w:i/>
          <w:lang w:val="en-US"/>
        </w:rPr>
        <w:t>S</w:t>
      </w:r>
      <w:r w:rsidRPr="003A7D22">
        <w:rPr>
          <w:lang w:val="en-US"/>
        </w:rPr>
        <w:t>.</w:t>
      </w:r>
    </w:p>
    <w:p w14:paraId="71B8759B" w14:textId="77777777" w:rsidR="00C608C8" w:rsidRPr="003A7D22" w:rsidRDefault="001667C9">
      <w:pPr>
        <w:spacing w:after="348"/>
        <w:ind w:left="12" w:right="53"/>
        <w:rPr>
          <w:lang w:val="en-US"/>
        </w:rPr>
      </w:pPr>
      <w:r w:rsidRPr="003A7D22">
        <w:rPr>
          <w:lang w:val="en-US"/>
        </w:rPr>
        <w:t xml:space="preserve">With </w:t>
      </w:r>
      <w:commentRangeStart w:id="66"/>
      <w:r w:rsidRPr="003A7D22">
        <w:rPr>
          <w:lang w:val="en-US"/>
        </w:rPr>
        <w:t xml:space="preserve">abundance </w:t>
      </w:r>
      <w:commentRangeEnd w:id="66"/>
      <w:r w:rsidR="003560B4">
        <w:rPr>
          <w:rStyle w:val="Marquedecommentaire"/>
        </w:rPr>
        <w:commentReference w:id="66"/>
      </w:r>
      <w:r w:rsidRPr="003A7D22">
        <w:rPr>
          <w:lang w:val="en-US"/>
        </w:rPr>
        <w:t xml:space="preserve">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r w:rsidRPr="003A7D22">
        <w:rPr>
          <w:i/>
          <w:lang w:val="en-US"/>
        </w:rPr>
        <w:t xml:space="preserve">S </w:t>
      </w:r>
      <w:r w:rsidRPr="003A7D22">
        <w:rPr>
          <w:lang w:val="en-US"/>
        </w:rPr>
        <w:t>is defined following Bradbury et al. (2014) [47]:</w:t>
      </w:r>
    </w:p>
    <w:p w14:paraId="58571CA6" w14:textId="77777777" w:rsidR="00B82305" w:rsidRDefault="00B82305">
      <w:pPr>
        <w:spacing w:after="329"/>
        <w:ind w:left="12" w:right="53"/>
        <w:rPr>
          <w:lang w:val="en-US"/>
        </w:rPr>
      </w:pPr>
      <w:r w:rsidRPr="00B82305">
        <w:rPr>
          <w:i/>
          <w:noProof/>
          <w:lang w:val="en-US"/>
        </w:rPr>
        <w:drawing>
          <wp:inline distT="0" distB="0" distL="0" distR="0" wp14:anchorId="53BAD47B" wp14:editId="4176646D">
            <wp:extent cx="4420217"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495369"/>
                    </a:xfrm>
                    <a:prstGeom prst="rect">
                      <a:avLst/>
                    </a:prstGeom>
                  </pic:spPr>
                </pic:pic>
              </a:graphicData>
            </a:graphic>
          </wp:inline>
        </w:drawing>
      </w:r>
    </w:p>
    <w:p w14:paraId="6E2D2CC0" w14:textId="170C9259" w:rsidR="00C608C8" w:rsidRPr="003A7D22" w:rsidRDefault="00CB20C2">
      <w:pPr>
        <w:spacing w:after="329"/>
        <w:ind w:left="12" w:right="53"/>
        <w:rPr>
          <w:lang w:val="en-US"/>
        </w:rPr>
      </w:pPr>
      <w:r w:rsidRPr="003A7D22">
        <w:rPr>
          <w:lang w:val="en-US"/>
        </w:rPr>
        <w:t>These calculations</w:t>
      </w:r>
      <w:r w:rsidR="001667C9" w:rsidRPr="003A7D22">
        <w:rPr>
          <w:lang w:val="en-US"/>
        </w:rPr>
        <w:t xml:space="preserve"> are performed for the breeding (B) and non-breeding (NB) seasons. The final vulnerability map is obtained by averaging the two seasonal maps at each site:</w:t>
      </w:r>
    </w:p>
    <w:p w14:paraId="561AB25E" w14:textId="77777777" w:rsidR="00C608C8" w:rsidRPr="003A7D22" w:rsidRDefault="001667C9">
      <w:pPr>
        <w:spacing w:after="98" w:line="259" w:lineRule="auto"/>
        <w:ind w:left="10" w:right="92" w:hanging="10"/>
        <w:jc w:val="center"/>
        <w:rPr>
          <w:lang w:val="en-US"/>
        </w:rPr>
      </w:pP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 xml:space="preserve">= </w:t>
      </w:r>
      <w:proofErr w:type="gramStart"/>
      <w:r w:rsidRPr="003A7D22">
        <w:rPr>
          <w:lang w:val="en-US"/>
        </w:rPr>
        <w:t>mean(</w:t>
      </w:r>
      <w:proofErr w:type="gramEnd"/>
      <w:r w:rsidRPr="003A7D22">
        <w:rPr>
          <w:i/>
          <w:lang w:val="en-US"/>
        </w:rPr>
        <w:t>SV</w:t>
      </w:r>
      <w:r w:rsidRPr="003A7D22">
        <w:rPr>
          <w:i/>
          <w:vertAlign w:val="subscript"/>
          <w:lang w:val="en-US"/>
        </w:rPr>
        <w:t>B</w:t>
      </w:r>
      <w:r w:rsidRPr="003A7D22">
        <w:rPr>
          <w:i/>
          <w:lang w:val="en-US"/>
        </w:rPr>
        <w:t>,SV</w:t>
      </w:r>
      <w:r w:rsidRPr="003A7D22">
        <w:rPr>
          <w:i/>
          <w:vertAlign w:val="subscript"/>
          <w:lang w:val="en-US"/>
        </w:rPr>
        <w:t>NB</w:t>
      </w:r>
      <w:r w:rsidRPr="003A7D22">
        <w:rPr>
          <w:lang w:val="en-US"/>
        </w:rPr>
        <w:t>)</w:t>
      </w:r>
    </w:p>
    <w:p w14:paraId="59399A49" w14:textId="77777777" w:rsidR="00C608C8" w:rsidRPr="003A7D22" w:rsidRDefault="001667C9">
      <w:pPr>
        <w:ind w:left="12" w:right="53"/>
        <w:rPr>
          <w:lang w:val="en-US"/>
        </w:rPr>
      </w:pPr>
      <w:r w:rsidRPr="003A7D22">
        <w:rPr>
          <w:lang w:val="en-US"/>
        </w:rPr>
        <w:t xml:space="preserve">This approach ensures that both breeding and non-breeding seasons contribute to the overall assessment of seabird sensitivity. </w:t>
      </w: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was then centered-reduced to obtain a relative vulnerability score over the entire study area. The mean of relative vulnerability is 0, positive values indicate area</w:t>
      </w:r>
    </w:p>
    <w:p w14:paraId="11E0D011" w14:textId="77777777" w:rsidR="00C608C8" w:rsidRPr="003A7D22" w:rsidRDefault="001667C9">
      <w:pPr>
        <w:spacing w:after="517"/>
        <w:ind w:left="12" w:right="53" w:firstLine="0"/>
        <w:rPr>
          <w:lang w:val="en-US"/>
        </w:rPr>
      </w:pPr>
      <w:r w:rsidRPr="003A7D22">
        <w:rPr>
          <w:lang w:val="en-US"/>
        </w:rPr>
        <w:t>with higher vulnerability and negative values indicate locations with lower risk.</w:t>
      </w:r>
    </w:p>
    <w:p w14:paraId="789AE514" w14:textId="77777777" w:rsidR="00C608C8" w:rsidRDefault="001667C9">
      <w:pPr>
        <w:pStyle w:val="Titre1"/>
        <w:ind w:left="593" w:hanging="581"/>
      </w:pPr>
      <w:proofErr w:type="spellStart"/>
      <w:r>
        <w:t>Results</w:t>
      </w:r>
      <w:proofErr w:type="spellEnd"/>
    </w:p>
    <w:p w14:paraId="6953265A" w14:textId="77777777" w:rsidR="00C608C8" w:rsidRPr="003A7D22" w:rsidRDefault="001667C9">
      <w:pPr>
        <w:pStyle w:val="Titre2"/>
        <w:spacing w:after="31"/>
        <w:ind w:left="747" w:hanging="735"/>
        <w:rPr>
          <w:lang w:val="en-US"/>
        </w:rPr>
      </w:pPr>
      <w:r w:rsidRPr="003A7D22">
        <w:rPr>
          <w:lang w:val="en-US"/>
        </w:rPr>
        <w:t>Comparison of seabird occurrence and abundance modeling</w:t>
      </w:r>
    </w:p>
    <w:p w14:paraId="35F32EBA"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B246EF3" wp14:editId="3FC16D71">
                <wp:extent cx="6547915" cy="3429215"/>
                <wp:effectExtent l="0" t="0" r="0" b="0"/>
                <wp:docPr id="26065" name="Group 26065"/>
                <wp:cNvGraphicFramePr/>
                <a:graphic xmlns:a="http://schemas.openxmlformats.org/drawingml/2006/main">
                  <a:graphicData uri="http://schemas.microsoft.com/office/word/2010/wordprocessingGroup">
                    <wpg:wgp>
                      <wpg:cNvGrpSpPr/>
                      <wpg:grpSpPr>
                        <a:xfrm>
                          <a:off x="0" y="0"/>
                          <a:ext cx="6547915" cy="3429215"/>
                          <a:chOff x="0" y="0"/>
                          <a:chExt cx="6547915" cy="3429215"/>
                        </a:xfrm>
                      </wpg:grpSpPr>
                      <pic:pic xmlns:pic="http://schemas.openxmlformats.org/drawingml/2006/picture">
                        <pic:nvPicPr>
                          <pic:cNvPr id="1517" name="Picture 1517"/>
                          <pic:cNvPicPr/>
                        </pic:nvPicPr>
                        <pic:blipFill>
                          <a:blip r:embed="rId29"/>
                          <a:stretch>
                            <a:fillRect/>
                          </a:stretch>
                        </pic:blipFill>
                        <pic:spPr>
                          <a:xfrm>
                            <a:off x="0" y="0"/>
                            <a:ext cx="6547915" cy="1457160"/>
                          </a:xfrm>
                          <a:prstGeom prst="rect">
                            <a:avLst/>
                          </a:prstGeom>
                        </pic:spPr>
                      </pic:pic>
                      <pic:pic xmlns:pic="http://schemas.openxmlformats.org/drawingml/2006/picture">
                        <pic:nvPicPr>
                          <pic:cNvPr id="1519" name="Picture 1519"/>
                          <pic:cNvPicPr/>
                        </pic:nvPicPr>
                        <pic:blipFill>
                          <a:blip r:embed="rId30"/>
                          <a:stretch>
                            <a:fillRect/>
                          </a:stretch>
                        </pic:blipFill>
                        <pic:spPr>
                          <a:xfrm>
                            <a:off x="0" y="1469801"/>
                            <a:ext cx="6547915" cy="1959414"/>
                          </a:xfrm>
                          <a:prstGeom prst="rect">
                            <a:avLst/>
                          </a:prstGeom>
                        </pic:spPr>
                      </pic:pic>
                    </wpg:wgp>
                  </a:graphicData>
                </a:graphic>
              </wp:inline>
            </w:drawing>
          </mc:Choice>
          <mc:Fallback xmlns:a="http://schemas.openxmlformats.org/drawingml/2006/main" xmlns:w16sdtdh="http://schemas.microsoft.com/office/word/2020/wordml/sdtdatahash">
            <w:pict>
              <v:group id="Group 26065" style="width:515.584pt;height:270.017pt;mso-position-horizontal-relative:char;mso-position-vertical-relative:line" coordsize="65479,34292">
                <v:shape id="Picture 1517" style="position:absolute;width:65479;height:14571;left:0;top:0;" filled="f">
                  <v:imagedata r:id="rId31"/>
                </v:shape>
                <v:shape id="Picture 1519" style="position:absolute;width:65479;height:19594;left:0;top:14698;" filled="f">
                  <v:imagedata r:id="rId32"/>
                </v:shape>
              </v:group>
            </w:pict>
          </mc:Fallback>
        </mc:AlternateContent>
      </w:r>
    </w:p>
    <w:p w14:paraId="4D545BDA" w14:textId="028667CD" w:rsidR="00C608C8" w:rsidRPr="003A7D22" w:rsidRDefault="001667C9">
      <w:pPr>
        <w:spacing w:after="281" w:line="257" w:lineRule="auto"/>
        <w:ind w:left="7" w:right="81" w:hanging="2"/>
        <w:rPr>
          <w:lang w:val="en-US"/>
        </w:rPr>
      </w:pPr>
      <w:commentRangeStart w:id="67"/>
      <w:r w:rsidRPr="003A7D22">
        <w:rPr>
          <w:b/>
          <w:lang w:val="en-US"/>
        </w:rPr>
        <w:t>Fig</w:t>
      </w:r>
      <w:commentRangeEnd w:id="67"/>
      <w:r w:rsidR="000A1800">
        <w:rPr>
          <w:rStyle w:val="Marquedecommentaire"/>
        </w:rPr>
        <w:commentReference w:id="67"/>
      </w:r>
      <w:r w:rsidRPr="003A7D22">
        <w:rPr>
          <w:b/>
          <w:lang w:val="en-US"/>
        </w:rPr>
        <w:t xml:space="preserve">.2: </w:t>
      </w:r>
      <w:r w:rsidRPr="003A7D22">
        <w:rPr>
          <w:b/>
          <w:sz w:val="22"/>
          <w:lang w:val="en-US"/>
        </w:rPr>
        <w:t>Common tern</w:t>
      </w:r>
      <w:ins w:id="68" w:author="Valentin Lauret" w:date="2024-05-27T18:20:00Z">
        <w:r w:rsidR="009D326B">
          <w:rPr>
            <w:b/>
            <w:sz w:val="22"/>
            <w:lang w:val="en-US"/>
          </w:rPr>
          <w:t xml:space="preserve"> (Sterna </w:t>
        </w:r>
        <w:proofErr w:type="spellStart"/>
        <w:r w:rsidR="009D326B">
          <w:rPr>
            <w:b/>
            <w:sz w:val="22"/>
            <w:lang w:val="en-US"/>
          </w:rPr>
          <w:t>hirundo</w:t>
        </w:r>
        <w:proofErr w:type="spellEnd"/>
        <w:r w:rsidR="009D326B">
          <w:rPr>
            <w:b/>
            <w:sz w:val="22"/>
            <w:lang w:val="en-US"/>
          </w:rPr>
          <w:t>)</w:t>
        </w:r>
      </w:ins>
      <w:r w:rsidRPr="003A7D22">
        <w:rPr>
          <w:b/>
          <w:sz w:val="22"/>
          <w:lang w:val="en-US"/>
        </w:rPr>
        <w:t xml:space="preserve"> and Little gull </w:t>
      </w:r>
      <w:ins w:id="69" w:author="Valentin Lauret" w:date="2024-05-27T18:20:00Z">
        <w:r w:rsidR="009D326B">
          <w:rPr>
            <w:b/>
            <w:sz w:val="22"/>
            <w:lang w:val="en-US"/>
          </w:rPr>
          <w:t>(</w:t>
        </w:r>
        <w:proofErr w:type="spellStart"/>
        <w:r w:rsidR="009D326B">
          <w:rPr>
            <w:b/>
            <w:sz w:val="22"/>
            <w:lang w:val="en-US"/>
          </w:rPr>
          <w:t>Hydrocoloeutus</w:t>
        </w:r>
        <w:proofErr w:type="spellEnd"/>
        <w:r w:rsidR="009D326B">
          <w:rPr>
            <w:b/>
            <w:sz w:val="22"/>
            <w:lang w:val="en-US"/>
          </w:rPr>
          <w:t xml:space="preserve"> </w:t>
        </w:r>
        <w:proofErr w:type="spellStart"/>
        <w:r w:rsidR="009D326B">
          <w:rPr>
            <w:b/>
            <w:sz w:val="22"/>
            <w:lang w:val="en-US"/>
          </w:rPr>
          <w:t>minutus</w:t>
        </w:r>
        <w:proofErr w:type="spellEnd"/>
        <w:r w:rsidR="009D326B">
          <w:rPr>
            <w:b/>
            <w:sz w:val="22"/>
            <w:lang w:val="en-US"/>
          </w:rPr>
          <w:t xml:space="preserve">) </w:t>
        </w:r>
      </w:ins>
      <w:r w:rsidRPr="003A7D22">
        <w:rPr>
          <w:b/>
          <w:sz w:val="22"/>
          <w:lang w:val="en-US"/>
        </w:rPr>
        <w:t xml:space="preserve">distribution in the Gulf of Lion. </w:t>
      </w:r>
      <w:r w:rsidRPr="003A7D22">
        <w:rPr>
          <w:sz w:val="22"/>
          <w:lang w:val="en-US"/>
        </w:rPr>
        <w:t xml:space="preserve">At-sea distribution </w:t>
      </w:r>
      <w:del w:id="70" w:author="Valentin Lauret" w:date="2024-05-27T18:18:00Z">
        <w:r w:rsidRPr="003A7D22" w:rsidDel="009D326B">
          <w:rPr>
            <w:sz w:val="22"/>
            <w:lang w:val="en-US"/>
          </w:rPr>
          <w:delText xml:space="preserve">for these species was </w:delText>
        </w:r>
      </w:del>
      <w:r w:rsidRPr="003A7D22">
        <w:rPr>
          <w:sz w:val="22"/>
          <w:lang w:val="en-US"/>
        </w:rPr>
        <w:t>estimated using an occupancy model with detection/non-detection data and an N-mixture model with count data. The figure shows the distribution maps and the associated standard deviation on the prediction.</w:t>
      </w:r>
    </w:p>
    <w:p w14:paraId="3854A292" w14:textId="154B5F10" w:rsidR="00C608C8" w:rsidRPr="003A7D22" w:rsidRDefault="001667C9">
      <w:pPr>
        <w:ind w:left="12" w:right="53"/>
        <w:rPr>
          <w:lang w:val="en-US"/>
        </w:rPr>
      </w:pPr>
      <w:r w:rsidRPr="003A7D22">
        <w:rPr>
          <w:lang w:val="en-US"/>
        </w:rPr>
        <w:lastRenderedPageBreak/>
        <w:t xml:space="preserve">All models </w:t>
      </w:r>
      <w:del w:id="71" w:author="Valentin Lauret" w:date="2024-05-28T14:45:00Z">
        <w:r w:rsidRPr="003A7D22" w:rsidDel="00084BF0">
          <w:rPr>
            <w:lang w:val="en-US"/>
          </w:rPr>
          <w:delText xml:space="preserve">used </w:delText>
        </w:r>
      </w:del>
      <w:r w:rsidRPr="003A7D22">
        <w:rPr>
          <w:lang w:val="en-US"/>
        </w:rPr>
        <w:t xml:space="preserve">were able to effectively differentiate between </w:t>
      </w:r>
      <w:commentRangeStart w:id="72"/>
      <w:r w:rsidRPr="003A7D22">
        <w:rPr>
          <w:lang w:val="en-US"/>
        </w:rPr>
        <w:t xml:space="preserve">less used and most used </w:t>
      </w:r>
      <w:commentRangeEnd w:id="72"/>
      <w:r w:rsidR="007239F8">
        <w:rPr>
          <w:rStyle w:val="Marquedecommentaire"/>
        </w:rPr>
        <w:commentReference w:id="72"/>
      </w:r>
      <w:r w:rsidRPr="003A7D22">
        <w:rPr>
          <w:lang w:val="en-US"/>
        </w:rPr>
        <w:t>areas, showing good concordance with observable patterns in the data. The models selected after the model selection process are summarized in Appendix B, Table X. Models that included spatial autocorrelation resulted in low predictive performance and overfitting, so the final models did not incorporate a spatial autocorrelation structure.</w:t>
      </w:r>
    </w:p>
    <w:p w14:paraId="21ED95DB" w14:textId="77777777" w:rsidR="00C608C8" w:rsidRPr="003A7D22" w:rsidRDefault="001667C9">
      <w:pPr>
        <w:spacing w:after="0" w:line="259" w:lineRule="auto"/>
        <w:ind w:left="10" w:right="68" w:hanging="10"/>
        <w:jc w:val="right"/>
        <w:rPr>
          <w:lang w:val="en-US"/>
        </w:rPr>
      </w:pPr>
      <w:commentRangeStart w:id="73"/>
      <w:r w:rsidRPr="003A7D22">
        <w:rPr>
          <w:lang w:val="en-US"/>
        </w:rPr>
        <w:t>The results for occupancy and N-mixture models are presented for four representative species:</w:t>
      </w:r>
    </w:p>
    <w:p w14:paraId="329AABBB" w14:textId="77777777" w:rsidR="00C608C8" w:rsidRPr="003A7D22" w:rsidRDefault="001667C9">
      <w:pPr>
        <w:ind w:left="12" w:right="53" w:firstLine="0"/>
        <w:rPr>
          <w:lang w:val="en-US"/>
        </w:rPr>
      </w:pPr>
      <w:r w:rsidRPr="003A7D22">
        <w:rPr>
          <w:lang w:val="en-US"/>
        </w:rPr>
        <w:t>Common Tern and Little Gull in Table 2, and Yellow-legged Gull and Small Shearwaters in Table 3. Results for other species are provided in Appendix C, Figure XX.</w:t>
      </w:r>
      <w:commentRangeEnd w:id="73"/>
      <w:r w:rsidR="00084BF0">
        <w:rPr>
          <w:rStyle w:val="Marquedecommentaire"/>
        </w:rPr>
        <w:commentReference w:id="73"/>
      </w:r>
    </w:p>
    <w:p w14:paraId="72BAEF1C"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A9069FB" wp14:editId="113EAB89">
                <wp:extent cx="6547915" cy="6560566"/>
                <wp:effectExtent l="0" t="0" r="0" b="0"/>
                <wp:docPr id="25378" name="Group 25378"/>
                <wp:cNvGraphicFramePr/>
                <a:graphic xmlns:a="http://schemas.openxmlformats.org/drawingml/2006/main">
                  <a:graphicData uri="http://schemas.microsoft.com/office/word/2010/wordprocessingGroup">
                    <wpg:wgp>
                      <wpg:cNvGrpSpPr/>
                      <wpg:grpSpPr>
                        <a:xfrm>
                          <a:off x="0" y="0"/>
                          <a:ext cx="6547915" cy="6560566"/>
                          <a:chOff x="0" y="0"/>
                          <a:chExt cx="6547915" cy="6560566"/>
                        </a:xfrm>
                      </wpg:grpSpPr>
                      <pic:pic xmlns:pic="http://schemas.openxmlformats.org/drawingml/2006/picture">
                        <pic:nvPicPr>
                          <pic:cNvPr id="1571" name="Picture 1571"/>
                          <pic:cNvPicPr/>
                        </pic:nvPicPr>
                        <pic:blipFill>
                          <a:blip r:embed="rId33"/>
                          <a:stretch>
                            <a:fillRect/>
                          </a:stretch>
                        </pic:blipFill>
                        <pic:spPr>
                          <a:xfrm>
                            <a:off x="0" y="0"/>
                            <a:ext cx="6547915" cy="3273957"/>
                          </a:xfrm>
                          <a:prstGeom prst="rect">
                            <a:avLst/>
                          </a:prstGeom>
                        </pic:spPr>
                      </pic:pic>
                      <pic:pic xmlns:pic="http://schemas.openxmlformats.org/drawingml/2006/picture">
                        <pic:nvPicPr>
                          <pic:cNvPr id="1573" name="Picture 1573"/>
                          <pic:cNvPicPr/>
                        </pic:nvPicPr>
                        <pic:blipFill>
                          <a:blip r:embed="rId34"/>
                          <a:stretch>
                            <a:fillRect/>
                          </a:stretch>
                        </pic:blipFill>
                        <pic:spPr>
                          <a:xfrm>
                            <a:off x="0" y="3286608"/>
                            <a:ext cx="6547915" cy="3273957"/>
                          </a:xfrm>
                          <a:prstGeom prst="rect">
                            <a:avLst/>
                          </a:prstGeom>
                        </pic:spPr>
                      </pic:pic>
                    </wpg:wgp>
                  </a:graphicData>
                </a:graphic>
              </wp:inline>
            </w:drawing>
          </mc:Choice>
          <mc:Fallback xmlns:a="http://schemas.openxmlformats.org/drawingml/2006/main" xmlns:w16sdtdh="http://schemas.microsoft.com/office/word/2020/wordml/sdtdatahash">
            <w:pict>
              <v:group id="Group 25378" style="width:515.584pt;height:516.58pt;mso-position-horizontal-relative:char;mso-position-vertical-relative:line" coordsize="65479,65605">
                <v:shape id="Picture 1571" style="position:absolute;width:65479;height:32739;left:0;top:0;" filled="f">
                  <v:imagedata r:id="rId35"/>
                </v:shape>
                <v:shape id="Picture 1573" style="position:absolute;width:65479;height:32739;left:0;top:32866;" filled="f">
                  <v:imagedata r:id="rId36"/>
                </v:shape>
              </v:group>
            </w:pict>
          </mc:Fallback>
        </mc:AlternateContent>
      </w:r>
    </w:p>
    <w:p w14:paraId="0873FEA2" w14:textId="0C83707D" w:rsidR="00C608C8" w:rsidRPr="003A7D22" w:rsidRDefault="001667C9">
      <w:pPr>
        <w:spacing w:after="333" w:line="257" w:lineRule="auto"/>
        <w:ind w:left="7" w:right="81" w:hanging="2"/>
        <w:rPr>
          <w:lang w:val="en-US"/>
        </w:rPr>
      </w:pPr>
      <w:r w:rsidRPr="003A7D22">
        <w:rPr>
          <w:b/>
          <w:lang w:val="en-US"/>
        </w:rPr>
        <w:t xml:space="preserve">Fig.3: </w:t>
      </w:r>
      <w:r w:rsidRPr="003A7D22">
        <w:rPr>
          <w:b/>
          <w:sz w:val="22"/>
          <w:lang w:val="en-US"/>
        </w:rPr>
        <w:t>Yellow-legged gull</w:t>
      </w:r>
      <w:ins w:id="74" w:author="Valentin Lauret" w:date="2024-05-27T18:22:00Z">
        <w:r w:rsidR="000A1800">
          <w:rPr>
            <w:b/>
            <w:sz w:val="22"/>
            <w:lang w:val="en-US"/>
          </w:rPr>
          <w:t xml:space="preserve"> (</w:t>
        </w:r>
        <w:proofErr w:type="spellStart"/>
        <w:r w:rsidR="000A1800">
          <w:rPr>
            <w:b/>
            <w:sz w:val="22"/>
            <w:lang w:val="en-US"/>
          </w:rPr>
          <w:t>Larus</w:t>
        </w:r>
        <w:proofErr w:type="spellEnd"/>
        <w:r w:rsidR="000A1800">
          <w:rPr>
            <w:b/>
            <w:sz w:val="22"/>
            <w:lang w:val="en-US"/>
          </w:rPr>
          <w:t xml:space="preserve"> </w:t>
        </w:r>
        <w:proofErr w:type="spellStart"/>
        <w:r w:rsidR="000A1800">
          <w:rPr>
            <w:b/>
            <w:sz w:val="22"/>
            <w:lang w:val="en-US"/>
          </w:rPr>
          <w:t>michaellis</w:t>
        </w:r>
        <w:proofErr w:type="spellEnd"/>
        <w:r w:rsidR="000A1800">
          <w:rPr>
            <w:b/>
            <w:sz w:val="22"/>
            <w:lang w:val="en-US"/>
          </w:rPr>
          <w:t>)</w:t>
        </w:r>
      </w:ins>
      <w:r w:rsidRPr="003A7D22">
        <w:rPr>
          <w:b/>
          <w:sz w:val="22"/>
          <w:lang w:val="en-US"/>
        </w:rPr>
        <w:t xml:space="preserve"> and small shearwaters</w:t>
      </w:r>
      <w:ins w:id="75" w:author="Valentin Lauret" w:date="2024-05-27T18:22:00Z">
        <w:r w:rsidR="000A1800">
          <w:rPr>
            <w:b/>
            <w:sz w:val="22"/>
            <w:lang w:val="en-US"/>
          </w:rPr>
          <w:t xml:space="preserve"> (</w:t>
        </w:r>
        <w:proofErr w:type="spellStart"/>
        <w:r w:rsidR="000A1800">
          <w:rPr>
            <w:b/>
            <w:sz w:val="22"/>
            <w:lang w:val="en-US"/>
          </w:rPr>
          <w:t>P</w:t>
        </w:r>
      </w:ins>
      <w:ins w:id="76" w:author="Valentin Lauret" w:date="2024-05-27T18:23:00Z">
        <w:r w:rsidR="000A1800">
          <w:rPr>
            <w:b/>
            <w:sz w:val="22"/>
            <w:lang w:val="en-US"/>
          </w:rPr>
          <w:t>uffinus</w:t>
        </w:r>
        <w:proofErr w:type="spellEnd"/>
        <w:r w:rsidR="000A1800">
          <w:rPr>
            <w:b/>
            <w:sz w:val="22"/>
            <w:lang w:val="en-US"/>
          </w:rPr>
          <w:t xml:space="preserve"> </w:t>
        </w:r>
        <w:proofErr w:type="spellStart"/>
        <w:r w:rsidR="000A1800">
          <w:rPr>
            <w:b/>
            <w:sz w:val="22"/>
            <w:lang w:val="en-US"/>
          </w:rPr>
          <w:t>sp</w:t>
        </w:r>
        <w:proofErr w:type="spellEnd"/>
        <w:r w:rsidR="000A1800">
          <w:rPr>
            <w:b/>
            <w:sz w:val="22"/>
            <w:lang w:val="en-US"/>
          </w:rPr>
          <w:t>)</w:t>
        </w:r>
      </w:ins>
      <w:r w:rsidRPr="003A7D22">
        <w:rPr>
          <w:b/>
          <w:sz w:val="22"/>
          <w:lang w:val="en-US"/>
        </w:rPr>
        <w:t xml:space="preserve"> distribution in the Gulf of Lion</w:t>
      </w:r>
      <w:ins w:id="77" w:author="Valentin Lauret" w:date="2024-05-27T18:22:00Z">
        <w:r w:rsidR="000A1800">
          <w:rPr>
            <w:b/>
            <w:sz w:val="22"/>
            <w:lang w:val="en-US"/>
          </w:rPr>
          <w:t xml:space="preserve"> </w:t>
        </w:r>
      </w:ins>
      <w:del w:id="78" w:author="Valentin Lauret" w:date="2024-05-27T18:22:00Z">
        <w:r w:rsidRPr="003A7D22" w:rsidDel="000A1800">
          <w:rPr>
            <w:b/>
            <w:sz w:val="22"/>
            <w:lang w:val="en-US"/>
          </w:rPr>
          <w:delText xml:space="preserve">. </w:delText>
        </w:r>
        <w:r w:rsidRPr="003A7D22" w:rsidDel="000A1800">
          <w:rPr>
            <w:sz w:val="22"/>
            <w:lang w:val="en-US"/>
          </w:rPr>
          <w:delText xml:space="preserve">For these species, distribution was </w:delText>
        </w:r>
      </w:del>
      <w:r w:rsidRPr="003A7D22">
        <w:rPr>
          <w:sz w:val="22"/>
          <w:lang w:val="en-US"/>
        </w:rPr>
        <w:t>estimated in four different ways: using an occupancy model with detection/non-detection data, an N-mixture model with count data, a Resource Selection Function (RSF) with movement data, and an integrated model combining both movement and count data (RSF + N-mixture). The maps show the relative space-use and the associated uncertainty on the results, computed as the standard deviation on the prediction.</w:t>
      </w:r>
    </w:p>
    <w:p w14:paraId="64FC5142" w14:textId="56B60792" w:rsidR="00C608C8" w:rsidRPr="003A7D22" w:rsidRDefault="001667C9">
      <w:pPr>
        <w:ind w:left="12" w:right="53"/>
        <w:rPr>
          <w:lang w:val="en-US"/>
        </w:rPr>
      </w:pPr>
      <w:commentRangeStart w:id="79"/>
      <w:r w:rsidRPr="003A7D22">
        <w:rPr>
          <w:b/>
          <w:lang w:val="en-US"/>
        </w:rPr>
        <w:lastRenderedPageBreak/>
        <w:t xml:space="preserve">Common </w:t>
      </w:r>
      <w:commentRangeEnd w:id="79"/>
      <w:r w:rsidR="004240B9">
        <w:rPr>
          <w:rStyle w:val="Marquedecommentaire"/>
        </w:rPr>
        <w:commentReference w:id="79"/>
      </w:r>
      <w:r w:rsidRPr="003A7D22">
        <w:rPr>
          <w:b/>
          <w:lang w:val="en-US"/>
        </w:rPr>
        <w:t xml:space="preserve">Tern. </w:t>
      </w:r>
      <w:del w:id="80" w:author="Valentin Lauret" w:date="2024-05-28T14:47:00Z">
        <w:r w:rsidRPr="003A7D22" w:rsidDel="00084BF0">
          <w:rPr>
            <w:lang w:val="en-US"/>
          </w:rPr>
          <w:delText xml:space="preserve">The estimated distributions from each </w:delText>
        </w:r>
      </w:del>
      <w:ins w:id="81" w:author="Valentin Lauret" w:date="2024-05-28T14:47:00Z">
        <w:r w:rsidR="00084BF0">
          <w:rPr>
            <w:lang w:val="en-US"/>
          </w:rPr>
          <w:t xml:space="preserve">occupancy </w:t>
        </w:r>
      </w:ins>
      <w:ins w:id="82" w:author="Valentin Lauret" w:date="2024-05-28T14:48:00Z">
        <w:r w:rsidR="00084BF0">
          <w:rPr>
            <w:lang w:val="en-US"/>
          </w:rPr>
          <w:t xml:space="preserve">models </w:t>
        </w:r>
      </w:ins>
      <w:ins w:id="83" w:author="Valentin Lauret" w:date="2024-05-28T14:47:00Z">
        <w:r w:rsidR="00084BF0">
          <w:rPr>
            <w:lang w:val="en-US"/>
          </w:rPr>
          <w:t xml:space="preserve">and </w:t>
        </w:r>
      </w:ins>
      <w:ins w:id="84" w:author="Valentin Lauret" w:date="2024-05-28T14:48:00Z">
        <w:r w:rsidR="00084BF0">
          <w:rPr>
            <w:lang w:val="en-US"/>
          </w:rPr>
          <w:t>RSF</w:t>
        </w:r>
      </w:ins>
      <w:ins w:id="85" w:author="Valentin Lauret" w:date="2024-05-28T14:47:00Z">
        <w:r w:rsidR="00084BF0" w:rsidRPr="003A7D22">
          <w:rPr>
            <w:lang w:val="en-US"/>
          </w:rPr>
          <w:t xml:space="preserve"> </w:t>
        </w:r>
      </w:ins>
      <w:del w:id="86" w:author="Valentin Lauret" w:date="2024-05-28T14:48:00Z">
        <w:r w:rsidRPr="003A7D22" w:rsidDel="00084BF0">
          <w:rPr>
            <w:lang w:val="en-US"/>
          </w:rPr>
          <w:delText xml:space="preserve">method </w:delText>
        </w:r>
      </w:del>
      <w:r w:rsidRPr="003A7D22">
        <w:rPr>
          <w:lang w:val="en-US"/>
        </w:rPr>
        <w:t xml:space="preserve">show similar </w:t>
      </w:r>
      <w:ins w:id="87" w:author="Valentin Lauret" w:date="2024-05-28T14:47:00Z">
        <w:r w:rsidR="00084BF0">
          <w:rPr>
            <w:lang w:val="en-US"/>
          </w:rPr>
          <w:t xml:space="preserve">distribution </w:t>
        </w:r>
      </w:ins>
      <w:r w:rsidRPr="003A7D22">
        <w:rPr>
          <w:lang w:val="en-US"/>
        </w:rPr>
        <w:t xml:space="preserve">patterns. However, the </w:t>
      </w:r>
      <w:commentRangeStart w:id="88"/>
      <w:r w:rsidRPr="003A7D22">
        <w:rPr>
          <w:lang w:val="en-US"/>
        </w:rPr>
        <w:t xml:space="preserve">abundance </w:t>
      </w:r>
      <w:commentRangeEnd w:id="88"/>
      <w:r w:rsidR="00084BF0">
        <w:rPr>
          <w:rStyle w:val="Marquedecommentaire"/>
        </w:rPr>
        <w:commentReference w:id="88"/>
      </w:r>
      <w:r w:rsidRPr="003A7D22">
        <w:rPr>
          <w:lang w:val="en-US"/>
        </w:rPr>
        <w:t xml:space="preserve">estimates indicate a much more coastal distribution. While Common Terns can be found slightly offshore, the majority are concentrated along the coast and </w:t>
      </w:r>
      <w:commentRangeStart w:id="89"/>
      <w:r w:rsidRPr="003A7D22">
        <w:rPr>
          <w:lang w:val="en-US"/>
        </w:rPr>
        <w:t xml:space="preserve">in the lake </w:t>
      </w:r>
      <w:commentRangeEnd w:id="89"/>
      <w:r w:rsidR="004240B9">
        <w:rPr>
          <w:rStyle w:val="Marquedecommentaire"/>
        </w:rPr>
        <w:commentReference w:id="89"/>
      </w:r>
      <w:r w:rsidRPr="003A7D22">
        <w:rPr>
          <w:lang w:val="en-US"/>
        </w:rPr>
        <w:t>behind the coastline.</w:t>
      </w:r>
    </w:p>
    <w:p w14:paraId="3EC64AF6" w14:textId="73AA8AA1" w:rsidR="00C608C8" w:rsidRPr="003A7D22" w:rsidRDefault="001667C9">
      <w:pPr>
        <w:ind w:left="12" w:right="53"/>
        <w:rPr>
          <w:lang w:val="en-US"/>
        </w:rPr>
      </w:pPr>
      <w:r w:rsidRPr="003A7D22">
        <w:rPr>
          <w:b/>
          <w:lang w:val="en-US"/>
        </w:rPr>
        <w:t xml:space="preserve">Little Gull. </w:t>
      </w:r>
      <w:r w:rsidRPr="003A7D22">
        <w:rPr>
          <w:lang w:val="en-US"/>
        </w:rPr>
        <w:t xml:space="preserve">The </w:t>
      </w:r>
      <w:ins w:id="90" w:author="Valentin Lauret" w:date="2024-05-28T14:51:00Z">
        <w:r w:rsidR="004240B9">
          <w:rPr>
            <w:lang w:val="en-US"/>
          </w:rPr>
          <w:t xml:space="preserve">distribution </w:t>
        </w:r>
      </w:ins>
      <w:r w:rsidRPr="003A7D22">
        <w:rPr>
          <w:lang w:val="en-US"/>
        </w:rPr>
        <w:t xml:space="preserve">patterns from each method are quite similar, with highly used </w:t>
      </w:r>
      <w:ins w:id="91" w:author="Valentin Lauret" w:date="2024-05-28T14:51:00Z">
        <w:r w:rsidR="004240B9">
          <w:rPr>
            <w:lang w:val="en-US"/>
          </w:rPr>
          <w:t xml:space="preserve">pelagic </w:t>
        </w:r>
      </w:ins>
      <w:r w:rsidRPr="003A7D22">
        <w:rPr>
          <w:lang w:val="en-US"/>
        </w:rPr>
        <w:t>areas on the west and east sides of the Gulf</w:t>
      </w:r>
      <w:del w:id="92" w:author="Valentin Lauret" w:date="2024-05-28T14:51:00Z">
        <w:r w:rsidRPr="003A7D22" w:rsidDel="004240B9">
          <w:rPr>
            <w:lang w:val="en-US"/>
          </w:rPr>
          <w:delText>, far from the coast</w:delText>
        </w:r>
      </w:del>
      <w:r w:rsidRPr="003A7D22">
        <w:rPr>
          <w:lang w:val="en-US"/>
        </w:rPr>
        <w:t xml:space="preserve">. The main difference arises in the center of the Gulf and the slope area, where species occurrence is predicted to be </w:t>
      </w:r>
      <w:del w:id="93" w:author="Valentin Lauret" w:date="2024-05-28T14:53:00Z">
        <w:r w:rsidRPr="003A7D22" w:rsidDel="00912E9F">
          <w:rPr>
            <w:lang w:val="en-US"/>
          </w:rPr>
          <w:delText>high</w:delText>
        </w:r>
      </w:del>
      <w:ins w:id="94" w:author="Valentin Lauret" w:date="2024-05-28T14:53:00Z">
        <w:r w:rsidR="00912E9F">
          <w:rPr>
            <w:lang w:val="en-US"/>
          </w:rPr>
          <w:t>contrasted between pelagic and coastal seas</w:t>
        </w:r>
      </w:ins>
      <w:r w:rsidRPr="003A7D22">
        <w:rPr>
          <w:lang w:val="en-US"/>
        </w:rPr>
        <w:t>,</w:t>
      </w:r>
      <w:ins w:id="95" w:author="Valentin Lauret" w:date="2024-05-28T14:53:00Z">
        <w:r w:rsidR="00912E9F">
          <w:rPr>
            <w:lang w:val="en-US"/>
          </w:rPr>
          <w:t xml:space="preserve"> while relative space-use </w:t>
        </w:r>
      </w:ins>
      <w:ins w:id="96" w:author="Valentin Lauret" w:date="2024-05-28T14:54:00Z">
        <w:r w:rsidR="00912E9F">
          <w:rPr>
            <w:lang w:val="en-US"/>
          </w:rPr>
          <w:t xml:space="preserve">estimated from N-mixture method </w:t>
        </w:r>
      </w:ins>
      <w:ins w:id="97" w:author="Valentin Lauret" w:date="2024-05-28T14:53:00Z">
        <w:r w:rsidR="00912E9F">
          <w:rPr>
            <w:lang w:val="en-US"/>
          </w:rPr>
          <w:t xml:space="preserve">is </w:t>
        </w:r>
      </w:ins>
      <w:ins w:id="98" w:author="Valentin Lauret" w:date="2024-05-28T14:54:00Z">
        <w:r w:rsidR="00912E9F">
          <w:rPr>
            <w:lang w:val="en-US"/>
          </w:rPr>
          <w:t>more homogeneous.</w:t>
        </w:r>
      </w:ins>
      <w:ins w:id="99" w:author="Valentin Lauret" w:date="2024-05-28T14:53:00Z">
        <w:r w:rsidR="00912E9F">
          <w:rPr>
            <w:lang w:val="en-US"/>
          </w:rPr>
          <w:t xml:space="preserve"> </w:t>
        </w:r>
      </w:ins>
      <w:del w:id="100" w:author="Valentin Lauret" w:date="2024-05-28T14:53:00Z">
        <w:r w:rsidRPr="003A7D22" w:rsidDel="00912E9F">
          <w:rPr>
            <w:lang w:val="en-US"/>
          </w:rPr>
          <w:delText xml:space="preserve"> but abundance </w:delText>
        </w:r>
      </w:del>
      <w:del w:id="101" w:author="Valentin Lauret" w:date="2024-05-28T14:54:00Z">
        <w:r w:rsidRPr="003A7D22" w:rsidDel="00912E9F">
          <w:rPr>
            <w:lang w:val="en-US"/>
          </w:rPr>
          <w:delText>is estimated to be medium.</w:delText>
        </w:r>
      </w:del>
    </w:p>
    <w:p w14:paraId="58368E1E" w14:textId="77777777" w:rsidR="00C608C8" w:rsidRPr="003A7D22" w:rsidRDefault="001667C9">
      <w:pPr>
        <w:ind w:left="12" w:right="53"/>
        <w:rPr>
          <w:lang w:val="en-US"/>
        </w:rPr>
      </w:pPr>
      <w:r w:rsidRPr="003A7D22">
        <w:rPr>
          <w:b/>
          <w:lang w:val="en-US"/>
        </w:rPr>
        <w:t xml:space="preserve">Yellow-legged Gull. </w:t>
      </w:r>
      <w:r w:rsidRPr="003A7D22">
        <w:rPr>
          <w:lang w:val="en-US"/>
        </w:rPr>
        <w:t xml:space="preserve">Similar to the Common Tern, the </w:t>
      </w:r>
      <w:commentRangeStart w:id="102"/>
      <w:r w:rsidRPr="003A7D22">
        <w:rPr>
          <w:lang w:val="en-US"/>
        </w:rPr>
        <w:t>distribution based on occurrence and abundance shifts towards the coast</w:t>
      </w:r>
      <w:commentRangeEnd w:id="102"/>
      <w:r w:rsidR="00912E9F">
        <w:rPr>
          <w:rStyle w:val="Marquedecommentaire"/>
        </w:rPr>
        <w:commentReference w:id="102"/>
      </w:r>
      <w:r w:rsidRPr="003A7D22">
        <w:rPr>
          <w:lang w:val="en-US"/>
        </w:rPr>
        <w:t>. Yellow-legged Gulls are the most abundant species in the study area and can be found almost everywhere. However, they remain very coastal, with most individuals staying near the coast.</w:t>
      </w:r>
    </w:p>
    <w:p w14:paraId="3FF6EB11" w14:textId="51ED9F12" w:rsidR="00C608C8" w:rsidRPr="003A7D22" w:rsidRDefault="001667C9">
      <w:pPr>
        <w:spacing w:after="415"/>
        <w:ind w:left="12" w:right="53"/>
        <w:rPr>
          <w:lang w:val="en-US"/>
        </w:rPr>
      </w:pPr>
      <w:r w:rsidRPr="003A7D22">
        <w:rPr>
          <w:b/>
          <w:lang w:val="en-US"/>
        </w:rPr>
        <w:t>Small Shearwaters (</w:t>
      </w:r>
      <w:proofErr w:type="spellStart"/>
      <w:r w:rsidRPr="003A7D22">
        <w:rPr>
          <w:b/>
          <w:lang w:val="en-US"/>
        </w:rPr>
        <w:t>Yelkouan</w:t>
      </w:r>
      <w:proofErr w:type="spellEnd"/>
      <w:r w:rsidRPr="003A7D22">
        <w:rPr>
          <w:b/>
          <w:lang w:val="en-US"/>
        </w:rPr>
        <w:t xml:space="preserve"> and Balearic Shearwaters). </w:t>
      </w:r>
      <w:r w:rsidRPr="003A7D22">
        <w:rPr>
          <w:lang w:val="en-US"/>
        </w:rPr>
        <w:t>Both occurrence and abundance are predicted to be high near the Rhone mouth</w:t>
      </w:r>
      <w:ins w:id="103" w:author="Valentin Lauret" w:date="2024-05-28T14:55:00Z">
        <w:r w:rsidR="001C183C">
          <w:rPr>
            <w:lang w:val="en-US"/>
          </w:rPr>
          <w:t xml:space="preserve"> (the Camargue estuarine)</w:t>
        </w:r>
      </w:ins>
      <w:r w:rsidRPr="003A7D22">
        <w:rPr>
          <w:lang w:val="en-US"/>
        </w:rPr>
        <w:t xml:space="preserve">. The species is expected to occur over a much wider area than the places where high </w:t>
      </w:r>
      <w:commentRangeStart w:id="104"/>
      <w:r w:rsidRPr="003A7D22">
        <w:rPr>
          <w:lang w:val="en-US"/>
        </w:rPr>
        <w:t xml:space="preserve">individual abundance </w:t>
      </w:r>
      <w:commentRangeEnd w:id="104"/>
      <w:r w:rsidR="001C183C">
        <w:rPr>
          <w:rStyle w:val="Marquedecommentaire"/>
        </w:rPr>
        <w:commentReference w:id="104"/>
      </w:r>
      <w:r w:rsidRPr="003A7D22">
        <w:rPr>
          <w:lang w:val="en-US"/>
        </w:rPr>
        <w:t>is found.</w:t>
      </w:r>
    </w:p>
    <w:p w14:paraId="7EA4C0AA" w14:textId="77777777" w:rsidR="00C608C8" w:rsidRPr="003A7D22" w:rsidRDefault="001667C9">
      <w:pPr>
        <w:pStyle w:val="Titre2"/>
        <w:spacing w:after="92"/>
        <w:ind w:left="747" w:hanging="735"/>
        <w:rPr>
          <w:lang w:val="en-US"/>
        </w:rPr>
      </w:pPr>
      <w:r w:rsidRPr="003A7D22">
        <w:rPr>
          <w:lang w:val="en-US"/>
        </w:rPr>
        <w:t>Comparison and integration of movement data with count</w:t>
      </w:r>
    </w:p>
    <w:p w14:paraId="118043A1" w14:textId="25AED5C7" w:rsidR="00C608C8" w:rsidRPr="003A7D22" w:rsidRDefault="001667C9">
      <w:pPr>
        <w:spacing w:after="428" w:line="257" w:lineRule="auto"/>
        <w:ind w:left="12" w:firstLine="0"/>
        <w:jc w:val="left"/>
        <w:rPr>
          <w:lang w:val="en-US"/>
        </w:rPr>
      </w:pPr>
      <w:r w:rsidRPr="003A7D22">
        <w:rPr>
          <w:lang w:val="en-US"/>
        </w:rPr>
        <w:t>The results obtained from movement data using RSF are consistent with those derived from</w:t>
      </w:r>
      <w:ins w:id="105" w:author="Valentin Lauret" w:date="2024-05-28T15:24:00Z">
        <w:r w:rsidR="00C7490B">
          <w:rPr>
            <w:lang w:val="en-US"/>
          </w:rPr>
          <w:t xml:space="preserve"> count data using</w:t>
        </w:r>
      </w:ins>
      <w:r w:rsidRPr="003A7D22">
        <w:rPr>
          <w:lang w:val="en-US"/>
        </w:rPr>
        <w:t xml:space="preserve"> </w:t>
      </w:r>
      <w:del w:id="106" w:author="Valentin Lauret" w:date="2024-05-28T15:24:00Z">
        <w:r w:rsidRPr="003A7D22" w:rsidDel="00C7490B">
          <w:rPr>
            <w:lang w:val="en-US"/>
          </w:rPr>
          <w:delText xml:space="preserve">count </w:delText>
        </w:r>
      </w:del>
      <w:ins w:id="107" w:author="Valentin Lauret" w:date="2024-05-28T15:24:00Z">
        <w:r w:rsidR="00C7490B">
          <w:rPr>
            <w:lang w:val="en-US"/>
          </w:rPr>
          <w:t>N-mixture</w:t>
        </w:r>
        <w:r w:rsidR="00C7490B" w:rsidRPr="003A7D22">
          <w:rPr>
            <w:lang w:val="en-US"/>
          </w:rPr>
          <w:t xml:space="preserve"> </w:t>
        </w:r>
      </w:ins>
      <w:r w:rsidRPr="003A7D22">
        <w:rPr>
          <w:lang w:val="en-US"/>
        </w:rPr>
        <w:t>data</w:t>
      </w:r>
      <w:ins w:id="108" w:author="Valentin Lauret" w:date="2024-05-28T15:23:00Z">
        <w:r w:rsidR="00822439">
          <w:rPr>
            <w:lang w:val="en-US"/>
          </w:rPr>
          <w:t xml:space="preserve"> (Figure 3)</w:t>
        </w:r>
      </w:ins>
      <w:r w:rsidRPr="003A7D22">
        <w:rPr>
          <w:lang w:val="en-US"/>
        </w:rPr>
        <w:t>. For both Yellow-legged Gulls and small shearwaters, the maps produced are similar (refer to the appendix for other species). However, a notable difference is observed for the Yellow-legged Gull: the</w:t>
      </w:r>
      <w:ins w:id="109" w:author="Valentin Lauret" w:date="2024-05-28T15:26:00Z">
        <w:r w:rsidR="00960D9F">
          <w:rPr>
            <w:lang w:val="en-US"/>
          </w:rPr>
          <w:t xml:space="preserve"> RSF</w:t>
        </w:r>
      </w:ins>
      <w:r w:rsidRPr="003A7D22">
        <w:rPr>
          <w:lang w:val="en-US"/>
        </w:rPr>
        <w:t xml:space="preserve"> map </w:t>
      </w:r>
      <w:del w:id="110" w:author="Valentin Lauret" w:date="2024-05-28T15:26:00Z">
        <w:r w:rsidRPr="003A7D22" w:rsidDel="00960D9F">
          <w:rPr>
            <w:lang w:val="en-US"/>
          </w:rPr>
          <w:delText xml:space="preserve">based on telemetry data </w:delText>
        </w:r>
      </w:del>
      <w:r w:rsidRPr="003A7D22">
        <w:rPr>
          <w:lang w:val="en-US"/>
        </w:rPr>
        <w:t>displays a West-East pattern with very low predicted space use in the western part of the Gulf, whereas the N-mixture model predicts similar space use for both the western and eastern parts of the Gulf. In other word, predicted space-use is higher on the eastern side with RSF, which coincide to the side where Yellow-legged gulls were equipped. Regarding the integration of movement and count data (RSF + N-mixture), the model results appear to be influenced more by the movement data than by the count data.</w:t>
      </w:r>
    </w:p>
    <w:p w14:paraId="00AF335C" w14:textId="77777777" w:rsidR="00C608C8" w:rsidRPr="003A7D22" w:rsidRDefault="001667C9">
      <w:pPr>
        <w:pStyle w:val="Titre2"/>
        <w:spacing w:after="92"/>
        <w:ind w:left="747" w:hanging="735"/>
        <w:rPr>
          <w:lang w:val="en-US"/>
        </w:rPr>
      </w:pPr>
      <w:r w:rsidRPr="003A7D22">
        <w:rPr>
          <w:lang w:val="en-US"/>
        </w:rPr>
        <w:t>Seabird spatial vulnerability to wind farm</w:t>
      </w:r>
    </w:p>
    <w:p w14:paraId="5C5208EB" w14:textId="77777777" w:rsidR="00C608C8" w:rsidRPr="003A7D22" w:rsidRDefault="001667C9">
      <w:pPr>
        <w:spacing w:after="1" w:line="257" w:lineRule="auto"/>
        <w:ind w:left="12" w:firstLine="0"/>
        <w:jc w:val="left"/>
        <w:rPr>
          <w:lang w:val="en-US"/>
        </w:rPr>
      </w:pPr>
      <w:r w:rsidRPr="003A7D22">
        <w:rPr>
          <w:lang w:val="en-US"/>
        </w:rPr>
        <w:t>The species with the highest vulnerability scores are the Little Gull, the Mediterranean Gull, and the Yellow-legged Gull in winter (non-breeding season), and the Yellow-legged Gull, Black-headed Gull, and Mediterranean Gull in summer (breeding season) (Table 3).</w:t>
      </w:r>
    </w:p>
    <w:p w14:paraId="522CF790" w14:textId="77777777" w:rsidR="00C608C8" w:rsidRPr="003A7D22" w:rsidRDefault="001667C9">
      <w:pPr>
        <w:ind w:left="12" w:right="53"/>
        <w:rPr>
          <w:lang w:val="en-US"/>
        </w:rPr>
      </w:pPr>
      <w:r w:rsidRPr="003A7D22">
        <w:rPr>
          <w:lang w:val="en-US"/>
        </w:rPr>
        <w:t>Seasonal variation in the spatial distribution of relative vulnerability is minimal, regardless of the methods used for species distribution (Fig. 4). The main difference appears in the western part of the Gulf, where there is an increased risk during winter due to the presence of the Little Gull during this period.</w:t>
      </w:r>
    </w:p>
    <w:p w14:paraId="22222C9A" w14:textId="52818A86" w:rsidR="00C608C8" w:rsidRPr="003A7D22" w:rsidRDefault="001667C9">
      <w:pPr>
        <w:ind w:left="12" w:right="53"/>
        <w:rPr>
          <w:lang w:val="en-US"/>
        </w:rPr>
      </w:pPr>
      <w:r w:rsidRPr="003A7D22">
        <w:rPr>
          <w:lang w:val="en-US"/>
        </w:rPr>
        <w:t xml:space="preserve">Across the entire area, higher vulnerability values are observed near the coast. On the maps based on abundance, vulnerability rapidly decreases with increasing distance from the coast, whereas it remains higher over a larger area with </w:t>
      </w:r>
      <w:del w:id="111" w:author="Valentin Lauret" w:date="2024-05-28T15:59:00Z">
        <w:r w:rsidRPr="003A7D22" w:rsidDel="00657EC9">
          <w:rPr>
            <w:lang w:val="en-US"/>
          </w:rPr>
          <w:delText xml:space="preserve">occurrence </w:delText>
        </w:r>
      </w:del>
      <w:ins w:id="112" w:author="Valentin Lauret" w:date="2024-05-28T15:59:00Z">
        <w:r w:rsidR="00657EC9">
          <w:rPr>
            <w:lang w:val="en-US"/>
          </w:rPr>
          <w:t>occupancy</w:t>
        </w:r>
        <w:r w:rsidR="00657EC9" w:rsidRPr="003A7D22">
          <w:rPr>
            <w:lang w:val="en-US"/>
          </w:rPr>
          <w:t xml:space="preserve"> </w:t>
        </w:r>
      </w:ins>
      <w:r w:rsidRPr="003A7D22">
        <w:rPr>
          <w:lang w:val="en-US"/>
        </w:rPr>
        <w:t>modeling. A strong effect of the Rhone River, near the Camargue region, is also visible. Apart from the distance-to-coast effect, the maps obtained with the two modeling approaches seem to be in agreement.</w:t>
      </w:r>
    </w:p>
    <w:p w14:paraId="1415C8E5" w14:textId="77777777" w:rsidR="00C608C8" w:rsidRPr="003A7D22" w:rsidRDefault="001667C9">
      <w:pPr>
        <w:spacing w:after="1" w:line="257" w:lineRule="auto"/>
        <w:ind w:left="12" w:firstLine="360"/>
        <w:jc w:val="left"/>
        <w:rPr>
          <w:lang w:val="en-US"/>
        </w:rPr>
      </w:pPr>
      <w:r w:rsidRPr="003A7D22">
        <w:rPr>
          <w:lang w:val="en-US"/>
        </w:rPr>
        <w:t>The results on the maps also reflect when looking at the relative vulnerability of the different areas considered for wind farm locations (Fig. 4). With abundance modeling, vulnerability rapidly decreases with distance from the coast, so Zones 3 and 4 show a relative vulnerability equivalent to that of the whole study area. In contrast, Zones 1 and 2 have a much higher risk than the rest of the study area.</w:t>
      </w:r>
    </w:p>
    <w:p w14:paraId="22C8AE78" w14:textId="77777777" w:rsidR="00C608C8" w:rsidRPr="003A7D22" w:rsidRDefault="001667C9">
      <w:pPr>
        <w:ind w:left="20" w:right="53" w:hanging="8"/>
        <w:rPr>
          <w:lang w:val="en-US"/>
        </w:rPr>
      </w:pPr>
      <w:r w:rsidRPr="003A7D22">
        <w:rPr>
          <w:lang w:val="en-US"/>
        </w:rPr>
        <w:lastRenderedPageBreak/>
        <w:t>This is because Zone 1 is relatively close to the coast, and Zone 2 is near the mouth of the Rhone River, where productivity is high.</w:t>
      </w:r>
    </w:p>
    <w:p w14:paraId="07D9EAB1" w14:textId="77777777" w:rsidR="00C608C8" w:rsidRDefault="001667C9">
      <w:pPr>
        <w:spacing w:after="249" w:line="259" w:lineRule="auto"/>
        <w:ind w:left="9" w:firstLine="0"/>
        <w:jc w:val="left"/>
      </w:pPr>
      <w:r>
        <w:rPr>
          <w:noProof/>
        </w:rPr>
        <w:drawing>
          <wp:inline distT="0" distB="0" distL="0" distR="0" wp14:anchorId="2C47693C" wp14:editId="4A9CDAB1">
            <wp:extent cx="6548146" cy="5399892"/>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37"/>
                    <a:stretch>
                      <a:fillRect/>
                    </a:stretch>
                  </pic:blipFill>
                  <pic:spPr>
                    <a:xfrm>
                      <a:off x="0" y="0"/>
                      <a:ext cx="6548146" cy="5399892"/>
                    </a:xfrm>
                    <a:prstGeom prst="rect">
                      <a:avLst/>
                    </a:prstGeom>
                  </pic:spPr>
                </pic:pic>
              </a:graphicData>
            </a:graphic>
          </wp:inline>
        </w:drawing>
      </w:r>
    </w:p>
    <w:p w14:paraId="4E0D4B83" w14:textId="5EE542FA" w:rsidR="00C608C8" w:rsidRPr="00F400DE" w:rsidRDefault="001667C9">
      <w:pPr>
        <w:spacing w:after="648" w:line="255" w:lineRule="auto"/>
        <w:ind w:left="9" w:firstLine="0"/>
        <w:jc w:val="left"/>
        <w:rPr>
          <w:lang w:val="en-US"/>
        </w:rPr>
      </w:pPr>
      <w:r w:rsidRPr="003A7D22">
        <w:rPr>
          <w:b/>
          <w:lang w:val="en-US"/>
        </w:rPr>
        <w:t xml:space="preserve">Fig.4: </w:t>
      </w:r>
      <w:r w:rsidRPr="003A7D22">
        <w:rPr>
          <w:b/>
          <w:sz w:val="22"/>
          <w:lang w:val="en-US"/>
        </w:rPr>
        <w:t xml:space="preserve">Wind farm vulnerability maps. </w:t>
      </w:r>
      <w:r w:rsidRPr="003A7D22">
        <w:rPr>
          <w:sz w:val="22"/>
          <w:lang w:val="en-US"/>
        </w:rPr>
        <w:t xml:space="preserve">(A) </w:t>
      </w:r>
      <w:del w:id="113" w:author="Valentin Lauret" w:date="2024-05-28T16:00:00Z">
        <w:r w:rsidRPr="003A7D22" w:rsidDel="00657EC9">
          <w:rPr>
            <w:sz w:val="22"/>
            <w:lang w:val="en-US"/>
          </w:rPr>
          <w:delText xml:space="preserve">These </w:delText>
        </w:r>
      </w:del>
      <w:ins w:id="114" w:author="Valentin Lauret" w:date="2024-05-28T16:00:00Z">
        <w:r w:rsidR="00657EC9">
          <w:rPr>
            <w:sz w:val="22"/>
            <w:lang w:val="en-US"/>
          </w:rPr>
          <w:t>M</w:t>
        </w:r>
      </w:ins>
      <w:del w:id="115" w:author="Valentin Lauret" w:date="2024-05-28T16:00:00Z">
        <w:r w:rsidRPr="003A7D22" w:rsidDel="00657EC9">
          <w:rPr>
            <w:sz w:val="22"/>
            <w:lang w:val="en-US"/>
          </w:rPr>
          <w:delText>m</w:delText>
        </w:r>
      </w:del>
      <w:r w:rsidRPr="003A7D22">
        <w:rPr>
          <w:sz w:val="22"/>
          <w:lang w:val="en-US"/>
        </w:rPr>
        <w:t>aps illustra</w:t>
      </w:r>
      <w:del w:id="116" w:author="Valentin Lauret" w:date="2024-05-28T16:00:00Z">
        <w:r w:rsidRPr="003A7D22" w:rsidDel="00657EC9">
          <w:rPr>
            <w:sz w:val="22"/>
            <w:lang w:val="en-US"/>
          </w:rPr>
          <w:delText>t</w:delText>
        </w:r>
      </w:del>
      <w:ins w:id="117" w:author="Valentin Lauret" w:date="2024-05-28T16:00:00Z">
        <w:r w:rsidR="00657EC9">
          <w:rPr>
            <w:sz w:val="22"/>
            <w:lang w:val="en-US"/>
          </w:rPr>
          <w:t>ting</w:t>
        </w:r>
      </w:ins>
      <w:del w:id="118" w:author="Valentin Lauret" w:date="2024-05-28T16:00:00Z">
        <w:r w:rsidRPr="003A7D22" w:rsidDel="00657EC9">
          <w:rPr>
            <w:sz w:val="22"/>
            <w:lang w:val="en-US"/>
          </w:rPr>
          <w:delText>e</w:delText>
        </w:r>
      </w:del>
      <w:r w:rsidRPr="003A7D22">
        <w:rPr>
          <w:sz w:val="22"/>
          <w:lang w:val="en-US"/>
        </w:rPr>
        <w:t xml:space="preserve"> the relative spatial vulnerability of seabirds to wind farms during two seasons and on average. The vulnerability maps were derived from species distribution maps using two types of models: Occupancy and N-mixture. Each row shows the results for each model. (B) </w:t>
      </w:r>
      <w:commentRangeStart w:id="119"/>
      <w:r w:rsidRPr="003A7D22">
        <w:rPr>
          <w:sz w:val="22"/>
          <w:lang w:val="en-US"/>
        </w:rPr>
        <w:t>Average vulnerability in areas proposed for wind farms, again using both the N-mixture and Occupancy models for species distribution</w:t>
      </w:r>
      <w:commentRangeEnd w:id="119"/>
      <w:r w:rsidR="00657EC9">
        <w:rPr>
          <w:rStyle w:val="Marquedecommentaire"/>
        </w:rPr>
        <w:commentReference w:id="119"/>
      </w:r>
      <w:r w:rsidRPr="003A7D22">
        <w:rPr>
          <w:sz w:val="22"/>
          <w:lang w:val="en-US"/>
        </w:rPr>
        <w:t xml:space="preserve">. The grey line represents the mean vulnerability across the entire study area. </w:t>
      </w:r>
    </w:p>
    <w:p w14:paraId="6F16B7CE" w14:textId="77777777" w:rsidR="00C608C8" w:rsidRDefault="001667C9">
      <w:pPr>
        <w:tabs>
          <w:tab w:val="center" w:pos="1473"/>
        </w:tabs>
        <w:spacing w:after="208" w:line="259" w:lineRule="auto"/>
        <w:ind w:left="0" w:firstLine="0"/>
        <w:jc w:val="left"/>
      </w:pPr>
      <w:r>
        <w:rPr>
          <w:b/>
          <w:sz w:val="34"/>
        </w:rPr>
        <w:t>4</w:t>
      </w:r>
      <w:r>
        <w:rPr>
          <w:b/>
          <w:sz w:val="34"/>
        </w:rPr>
        <w:tab/>
        <w:t>Discussion</w:t>
      </w:r>
    </w:p>
    <w:p w14:paraId="55964428" w14:textId="77777777" w:rsidR="00C608C8" w:rsidRDefault="001667C9">
      <w:pPr>
        <w:pStyle w:val="Titre1"/>
        <w:numPr>
          <w:ilvl w:val="0"/>
          <w:numId w:val="0"/>
        </w:numPr>
        <w:spacing w:after="116"/>
        <w:ind w:left="22"/>
      </w:pPr>
      <w:proofErr w:type="spellStart"/>
      <w:r>
        <w:t>References</w:t>
      </w:r>
      <w:proofErr w:type="spellEnd"/>
    </w:p>
    <w:p w14:paraId="00C1A926" w14:textId="77777777" w:rsidR="00C608C8" w:rsidRPr="00F400DE" w:rsidRDefault="001667C9">
      <w:pPr>
        <w:numPr>
          <w:ilvl w:val="0"/>
          <w:numId w:val="3"/>
        </w:numPr>
        <w:spacing w:after="105"/>
        <w:ind w:left="610" w:right="53" w:hanging="598"/>
        <w:rPr>
          <w:lang w:val="en-US"/>
        </w:rPr>
      </w:pPr>
      <w:r w:rsidRPr="003A7D22">
        <w:rPr>
          <w:lang w:val="en-US"/>
        </w:rPr>
        <w:t xml:space="preserve">M. </w:t>
      </w:r>
      <w:proofErr w:type="spellStart"/>
      <w:r w:rsidRPr="003A7D22">
        <w:rPr>
          <w:lang w:val="en-US"/>
        </w:rPr>
        <w:t>Louzao</w:t>
      </w:r>
      <w:proofErr w:type="spellEnd"/>
      <w:r w:rsidRPr="003A7D22">
        <w:rPr>
          <w:lang w:val="en-US"/>
        </w:rPr>
        <w:t xml:space="preserve"> et al. “Combining vessel-based surveys and tracking data to identify key marine areas for seabirds”. </w:t>
      </w:r>
      <w:r w:rsidRPr="00F400DE">
        <w:rPr>
          <w:i/>
          <w:lang w:val="en-US"/>
        </w:rPr>
        <w:t xml:space="preserve">Marine Ecology Progress Series </w:t>
      </w:r>
      <w:r w:rsidRPr="00F400DE">
        <w:rPr>
          <w:lang w:val="en-US"/>
        </w:rPr>
        <w:t xml:space="preserve">(Sept. 28, 2009). </w:t>
      </w:r>
      <w:proofErr w:type="spellStart"/>
      <w:r w:rsidRPr="00F400DE">
        <w:rPr>
          <w:rFonts w:ascii="Calibri" w:eastAsia="Calibri" w:hAnsi="Calibri" w:cs="Calibri"/>
          <w:lang w:val="en-US"/>
        </w:rPr>
        <w:t>doi</w:t>
      </w:r>
      <w:proofErr w:type="spellEnd"/>
      <w:r w:rsidRPr="00F400DE">
        <w:rPr>
          <w:lang w:val="en-US"/>
        </w:rPr>
        <w:t xml:space="preserve">: </w:t>
      </w:r>
      <w:hyperlink r:id="rId38">
        <w:r w:rsidRPr="00F400DE">
          <w:rPr>
            <w:rFonts w:ascii="Calibri" w:eastAsia="Calibri" w:hAnsi="Calibri" w:cs="Calibri"/>
            <w:color w:val="0000FF"/>
            <w:lang w:val="en-US"/>
          </w:rPr>
          <w:t>10.3354/meps08124</w:t>
        </w:r>
      </w:hyperlink>
      <w:hyperlink r:id="rId39">
        <w:r w:rsidRPr="00F400DE">
          <w:rPr>
            <w:lang w:val="en-US"/>
          </w:rPr>
          <w:t>.</w:t>
        </w:r>
      </w:hyperlink>
    </w:p>
    <w:p w14:paraId="2082B886" w14:textId="77777777" w:rsidR="00C608C8" w:rsidRDefault="001667C9">
      <w:pPr>
        <w:numPr>
          <w:ilvl w:val="0"/>
          <w:numId w:val="3"/>
        </w:numPr>
        <w:ind w:left="610" w:right="53" w:hanging="598"/>
      </w:pPr>
      <w:r w:rsidRPr="003A7D22">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40">
        <w:r>
          <w:rPr>
            <w:rFonts w:ascii="Calibri" w:eastAsia="Calibri" w:hAnsi="Calibri" w:cs="Calibri"/>
            <w:color w:val="0000FF"/>
          </w:rPr>
          <w:t>10.</w:t>
        </w:r>
      </w:hyperlink>
    </w:p>
    <w:p w14:paraId="51EDBC7B" w14:textId="77777777" w:rsidR="00C608C8" w:rsidRDefault="00960D9F">
      <w:pPr>
        <w:spacing w:after="113" w:line="259" w:lineRule="auto"/>
        <w:ind w:left="602" w:hanging="10"/>
        <w:jc w:val="left"/>
      </w:pPr>
      <w:hyperlink r:id="rId41">
        <w:r w:rsidR="001667C9">
          <w:rPr>
            <w:rFonts w:ascii="Calibri" w:eastAsia="Calibri" w:hAnsi="Calibri" w:cs="Calibri"/>
            <w:color w:val="0000FF"/>
          </w:rPr>
          <w:t>1111/j.1466-8238.</w:t>
        </w:r>
        <w:proofErr w:type="gramStart"/>
        <w:r w:rsidR="001667C9">
          <w:rPr>
            <w:rFonts w:ascii="Calibri" w:eastAsia="Calibri" w:hAnsi="Calibri" w:cs="Calibri"/>
            <w:color w:val="0000FF"/>
          </w:rPr>
          <w:t>2011.00697.x</w:t>
        </w:r>
        <w:proofErr w:type="gramEnd"/>
      </w:hyperlink>
      <w:hyperlink r:id="rId42">
        <w:r w:rsidR="001667C9">
          <w:t>.</w:t>
        </w:r>
      </w:hyperlink>
    </w:p>
    <w:p w14:paraId="28648AD2" w14:textId="77777777" w:rsidR="00C608C8" w:rsidRPr="003A7D22" w:rsidRDefault="001667C9">
      <w:pPr>
        <w:numPr>
          <w:ilvl w:val="0"/>
          <w:numId w:val="3"/>
        </w:numPr>
        <w:spacing w:after="108"/>
        <w:ind w:left="610" w:right="53" w:hanging="598"/>
        <w:rPr>
          <w:lang w:val="en-US"/>
        </w:rPr>
      </w:pPr>
      <w:r w:rsidRPr="003A7D22">
        <w:rPr>
          <w:lang w:val="en-US"/>
        </w:rPr>
        <w:lastRenderedPageBreak/>
        <w:t xml:space="preserve">Emeline </w:t>
      </w:r>
      <w:proofErr w:type="spellStart"/>
      <w:r w:rsidRPr="003A7D22">
        <w:rPr>
          <w:lang w:val="en-US"/>
        </w:rPr>
        <w:t>Pettex</w:t>
      </w:r>
      <w:proofErr w:type="spellEnd"/>
      <w:r w:rsidRPr="003A7D22">
        <w:rPr>
          <w:lang w:val="en-US"/>
        </w:rPr>
        <w:t xml:space="preserve"> et al. “Using large scale surveys to investigate seasonal variations in seabird distribution and abundance. Part I: The North Western Mediterranean Sea”. </w:t>
      </w:r>
      <w:r w:rsidRPr="003A7D22">
        <w:rPr>
          <w:i/>
          <w:lang w:val="en-US"/>
        </w:rPr>
        <w:t>Deep Sea Research Part II: Topical Studies in Oceanography</w:t>
      </w:r>
      <w:r w:rsidRPr="003A7D22">
        <w:rPr>
          <w:lang w:val="en-US"/>
        </w:rPr>
        <w:t xml:space="preserve">. Abundance, distribution and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hyperlink r:id="rId43">
        <w:r w:rsidRPr="003A7D22">
          <w:rPr>
            <w:rFonts w:ascii="Calibri" w:eastAsia="Calibri" w:hAnsi="Calibri" w:cs="Calibri"/>
            <w:color w:val="0000FF"/>
            <w:lang w:val="en-US"/>
          </w:rPr>
          <w:t>10.1016/j.dsr2.2016.11.008</w:t>
        </w:r>
      </w:hyperlink>
      <w:hyperlink r:id="rId44">
        <w:r w:rsidRPr="003A7D22">
          <w:rPr>
            <w:lang w:val="en-US"/>
          </w:rPr>
          <w:t>.</w:t>
        </w:r>
      </w:hyperlink>
    </w:p>
    <w:p w14:paraId="342E6B10" w14:textId="77777777" w:rsidR="00C608C8" w:rsidRDefault="001667C9">
      <w:pPr>
        <w:numPr>
          <w:ilvl w:val="0"/>
          <w:numId w:val="3"/>
        </w:numPr>
        <w:ind w:left="610" w:right="53" w:hanging="598"/>
      </w:pPr>
      <w:r w:rsidRPr="003A7D22">
        <w:rPr>
          <w:lang w:val="en-US"/>
        </w:rPr>
        <w:t xml:space="preserve">Julie </w:t>
      </w:r>
      <w:proofErr w:type="spellStart"/>
      <w:r w:rsidRPr="003A7D22">
        <w:rPr>
          <w:lang w:val="en-US"/>
        </w:rPr>
        <w:t>Gatti</w:t>
      </w:r>
      <w:proofErr w:type="spellEnd"/>
      <w:r w:rsidRPr="003A7D22">
        <w:rPr>
          <w:lang w:val="en-US"/>
        </w:rPr>
        <w:t xml:space="preserve"> et al. “The Rhone river dilution zone present in the northeastern shelf of the Gulf of Lion in December 2003”. </w:t>
      </w:r>
      <w:r>
        <w:rPr>
          <w:i/>
        </w:rPr>
        <w:t xml:space="preserve">Continental </w:t>
      </w:r>
      <w:proofErr w:type="spellStart"/>
      <w:r>
        <w:rPr>
          <w:i/>
        </w:rPr>
        <w:t>Shelf</w:t>
      </w:r>
      <w:proofErr w:type="spellEnd"/>
      <w:r>
        <w:rPr>
          <w:i/>
        </w:rPr>
        <w:t xml:space="preserve">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45">
        <w:r>
          <w:rPr>
            <w:rFonts w:ascii="Calibri" w:eastAsia="Calibri" w:hAnsi="Calibri" w:cs="Calibri"/>
            <w:color w:val="0000FF"/>
          </w:rPr>
          <w:t>10.1016/</w:t>
        </w:r>
        <w:proofErr w:type="spellStart"/>
        <w:r>
          <w:rPr>
            <w:rFonts w:ascii="Calibri" w:eastAsia="Calibri" w:hAnsi="Calibri" w:cs="Calibri"/>
            <w:color w:val="0000FF"/>
          </w:rPr>
          <w:t>j.csr</w:t>
        </w:r>
        <w:proofErr w:type="spellEnd"/>
        <w:r>
          <w:rPr>
            <w:rFonts w:ascii="Calibri" w:eastAsia="Calibri" w:hAnsi="Calibri" w:cs="Calibri"/>
            <w:color w:val="0000FF"/>
          </w:rPr>
          <w:t>.</w:t>
        </w:r>
      </w:hyperlink>
    </w:p>
    <w:p w14:paraId="73CE174E" w14:textId="77777777" w:rsidR="00C608C8" w:rsidRDefault="00960D9F">
      <w:pPr>
        <w:spacing w:after="113" w:line="259" w:lineRule="auto"/>
        <w:ind w:left="602" w:hanging="10"/>
        <w:jc w:val="left"/>
      </w:pPr>
      <w:hyperlink r:id="rId46">
        <w:r w:rsidR="001667C9">
          <w:rPr>
            <w:rFonts w:ascii="Calibri" w:eastAsia="Calibri" w:hAnsi="Calibri" w:cs="Calibri"/>
            <w:color w:val="0000FF"/>
          </w:rPr>
          <w:t>2006.05.012</w:t>
        </w:r>
      </w:hyperlink>
      <w:hyperlink r:id="rId47">
        <w:r w:rsidR="001667C9">
          <w:t>.</w:t>
        </w:r>
      </w:hyperlink>
    </w:p>
    <w:p w14:paraId="44610B04" w14:textId="77777777" w:rsidR="00C608C8" w:rsidRPr="00F400DE" w:rsidRDefault="001667C9">
      <w:pPr>
        <w:numPr>
          <w:ilvl w:val="0"/>
          <w:numId w:val="3"/>
        </w:numPr>
        <w:spacing w:after="109"/>
        <w:ind w:left="610" w:right="53" w:hanging="598"/>
        <w:rPr>
          <w:lang w:val="en-US"/>
        </w:rPr>
      </w:pPr>
      <w:r w:rsidRPr="003A7D22">
        <w:rPr>
          <w:lang w:val="en-US"/>
        </w:rPr>
        <w:t xml:space="preserve">Marion </w:t>
      </w:r>
      <w:proofErr w:type="spellStart"/>
      <w:r w:rsidRPr="003A7D22">
        <w:rPr>
          <w:lang w:val="en-US"/>
        </w:rPr>
        <w:t>Fraysse</w:t>
      </w:r>
      <w:proofErr w:type="spellEnd"/>
      <w:r w:rsidRPr="003A7D22">
        <w:rPr>
          <w:lang w:val="en-US"/>
        </w:rPr>
        <w:t xml:space="preserve"> et al. “Intrusion of Rhone River diluted water into the Bay of Marseille: Generation processes and impacts on ecosystem functioning”. </w:t>
      </w:r>
      <w:r w:rsidRPr="00F400DE">
        <w:rPr>
          <w:i/>
          <w:lang w:val="en-US"/>
        </w:rPr>
        <w:t xml:space="preserve">Journal of Geophysical Research: Oceans </w:t>
      </w:r>
      <w:r w:rsidRPr="00F400DE">
        <w:rPr>
          <w:lang w:val="en-US"/>
        </w:rPr>
        <w:t xml:space="preserve">(2014). </w:t>
      </w:r>
      <w:proofErr w:type="spellStart"/>
      <w:r w:rsidRPr="00F400DE">
        <w:rPr>
          <w:rFonts w:ascii="Calibri" w:eastAsia="Calibri" w:hAnsi="Calibri" w:cs="Calibri"/>
          <w:lang w:val="en-US"/>
        </w:rPr>
        <w:t>doi</w:t>
      </w:r>
      <w:proofErr w:type="spellEnd"/>
      <w:r w:rsidRPr="00F400DE">
        <w:rPr>
          <w:lang w:val="en-US"/>
        </w:rPr>
        <w:t xml:space="preserve">: </w:t>
      </w:r>
      <w:hyperlink r:id="rId48">
        <w:r w:rsidRPr="00F400DE">
          <w:rPr>
            <w:rFonts w:ascii="Calibri" w:eastAsia="Calibri" w:hAnsi="Calibri" w:cs="Calibri"/>
            <w:color w:val="0000FF"/>
            <w:lang w:val="en-US"/>
          </w:rPr>
          <w:t>10.1002/2014JC010022</w:t>
        </w:r>
      </w:hyperlink>
      <w:hyperlink r:id="rId49">
        <w:r w:rsidRPr="00F400DE">
          <w:rPr>
            <w:lang w:val="en-US"/>
          </w:rPr>
          <w:t>.</w:t>
        </w:r>
      </w:hyperlink>
    </w:p>
    <w:p w14:paraId="59F05FB5" w14:textId="77777777" w:rsidR="00C608C8" w:rsidRPr="003A7D22" w:rsidRDefault="001667C9">
      <w:pPr>
        <w:numPr>
          <w:ilvl w:val="0"/>
          <w:numId w:val="3"/>
        </w:numPr>
        <w:spacing w:after="102"/>
        <w:ind w:left="610" w:right="53" w:hanging="598"/>
        <w:rPr>
          <w:lang w:val="en-US"/>
        </w:rPr>
      </w:pPr>
      <w:r>
        <w:t xml:space="preserve">Josep Maria </w:t>
      </w:r>
      <w:proofErr w:type="spellStart"/>
      <w:r>
        <w:t>Gili</w:t>
      </w:r>
      <w:proofErr w:type="spellEnd"/>
      <w:r>
        <w:t xml:space="preserve"> et al. </w:t>
      </w:r>
      <w:r w:rsidRPr="003A7D22">
        <w:rPr>
          <w:lang w:val="en-US"/>
        </w:rPr>
        <w:t xml:space="preserve">“Description of the ecology of the Gulf of Lions shelf and slope area and identification of the areas that may deserve to be protected” (2013). </w:t>
      </w:r>
      <w:proofErr w:type="spellStart"/>
      <w:r w:rsidRPr="003A7D22">
        <w:rPr>
          <w:rFonts w:ascii="Calibri" w:eastAsia="Calibri" w:hAnsi="Calibri" w:cs="Calibri"/>
          <w:lang w:val="en-US"/>
        </w:rPr>
        <w:t>doi</w:t>
      </w:r>
      <w:proofErr w:type="spellEnd"/>
      <w:r w:rsidRPr="003A7D22">
        <w:rPr>
          <w:lang w:val="en-US"/>
        </w:rPr>
        <w:t xml:space="preserve">: </w:t>
      </w:r>
      <w:hyperlink r:id="rId50">
        <w:r w:rsidRPr="003A7D22">
          <w:rPr>
            <w:rFonts w:ascii="Calibri" w:eastAsia="Calibri" w:hAnsi="Calibri" w:cs="Calibri"/>
            <w:color w:val="0000FF"/>
            <w:lang w:val="en-US"/>
          </w:rPr>
          <w:t xml:space="preserve">10.13039/ </w:t>
        </w:r>
      </w:hyperlink>
      <w:hyperlink r:id="rId51">
        <w:r w:rsidRPr="003A7D22">
          <w:rPr>
            <w:rFonts w:ascii="Calibri" w:eastAsia="Calibri" w:hAnsi="Calibri" w:cs="Calibri"/>
            <w:color w:val="0000FF"/>
            <w:lang w:val="en-US"/>
          </w:rPr>
          <w:t>501100000780</w:t>
        </w:r>
      </w:hyperlink>
      <w:hyperlink r:id="rId52">
        <w:r w:rsidRPr="003A7D22">
          <w:rPr>
            <w:lang w:val="en-US"/>
          </w:rPr>
          <w:t>.</w:t>
        </w:r>
      </w:hyperlink>
    </w:p>
    <w:p w14:paraId="759498FD" w14:textId="77777777" w:rsidR="00C608C8" w:rsidRPr="00F400DE" w:rsidRDefault="001667C9">
      <w:pPr>
        <w:numPr>
          <w:ilvl w:val="0"/>
          <w:numId w:val="3"/>
        </w:numPr>
        <w:spacing w:after="120" w:line="257" w:lineRule="auto"/>
        <w:ind w:left="610" w:right="53" w:hanging="598"/>
        <w:rPr>
          <w:lang w:val="en-US"/>
        </w:rPr>
      </w:pPr>
      <w:r w:rsidRPr="003A7D22">
        <w:rPr>
          <w:lang w:val="en-US"/>
        </w:rPr>
        <w:t xml:space="preserve">B. </w:t>
      </w:r>
      <w:proofErr w:type="spellStart"/>
      <w:r w:rsidRPr="003A7D22">
        <w:rPr>
          <w:lang w:val="en-US"/>
        </w:rPr>
        <w:t>Espinasse</w:t>
      </w:r>
      <w:proofErr w:type="spellEnd"/>
      <w:r w:rsidRPr="003A7D22">
        <w:rPr>
          <w:lang w:val="en-US"/>
        </w:rPr>
        <w:t xml:space="preserve"> et al. “Defining zooplankton habitats in the Gulf of Lion (NW Mediterranean Sea) using size structure and environmental conditions”. </w:t>
      </w:r>
      <w:r w:rsidRPr="00F400DE">
        <w:rPr>
          <w:i/>
          <w:lang w:val="en-US"/>
        </w:rPr>
        <w:t xml:space="preserve">Marine Ecology Progress Series </w:t>
      </w:r>
      <w:r w:rsidRPr="00F400DE">
        <w:rPr>
          <w:lang w:val="en-US"/>
        </w:rPr>
        <w:t xml:space="preserve">(June 23, 2014). </w:t>
      </w:r>
      <w:proofErr w:type="spellStart"/>
      <w:r w:rsidRPr="00F400DE">
        <w:rPr>
          <w:rFonts w:ascii="Calibri" w:eastAsia="Calibri" w:hAnsi="Calibri" w:cs="Calibri"/>
          <w:lang w:val="en-US"/>
        </w:rPr>
        <w:t>doi</w:t>
      </w:r>
      <w:proofErr w:type="spellEnd"/>
      <w:r w:rsidRPr="00F400DE">
        <w:rPr>
          <w:lang w:val="en-US"/>
        </w:rPr>
        <w:t xml:space="preserve">: </w:t>
      </w:r>
      <w:hyperlink r:id="rId53">
        <w:r w:rsidRPr="00F400DE">
          <w:rPr>
            <w:rFonts w:ascii="Calibri" w:eastAsia="Calibri" w:hAnsi="Calibri" w:cs="Calibri"/>
            <w:color w:val="0000FF"/>
            <w:lang w:val="en-US"/>
          </w:rPr>
          <w:t>10.3354/meps10803</w:t>
        </w:r>
      </w:hyperlink>
      <w:hyperlink r:id="rId54">
        <w:r w:rsidRPr="00F400DE">
          <w:rPr>
            <w:lang w:val="en-US"/>
          </w:rPr>
          <w:t>.</w:t>
        </w:r>
      </w:hyperlink>
    </w:p>
    <w:p w14:paraId="60BE13E0" w14:textId="77777777" w:rsidR="00C608C8" w:rsidRPr="00F400DE" w:rsidRDefault="001667C9">
      <w:pPr>
        <w:numPr>
          <w:ilvl w:val="0"/>
          <w:numId w:val="3"/>
        </w:numPr>
        <w:ind w:left="610" w:right="53" w:hanging="598"/>
        <w:rPr>
          <w:lang w:val="en-US"/>
        </w:rPr>
      </w:pPr>
      <w:r w:rsidRPr="003A7D22">
        <w:rPr>
          <w:lang w:val="en-US"/>
        </w:rPr>
        <w:t xml:space="preserve">D. </w:t>
      </w:r>
      <w:proofErr w:type="spellStart"/>
      <w:r w:rsidRPr="003A7D22">
        <w:rPr>
          <w:lang w:val="en-US"/>
        </w:rPr>
        <w:t>B˘anaru</w:t>
      </w:r>
      <w:proofErr w:type="spellEnd"/>
      <w:r w:rsidRPr="003A7D22">
        <w:rPr>
          <w:lang w:val="en-US"/>
        </w:rPr>
        <w:t xml:space="preserve"> et al. “Trophic structure in the Gulf of Lions marine ecosystem (north-western Mediterranean Sea) and fishing impacts”. </w:t>
      </w:r>
      <w:r w:rsidRPr="00F400DE">
        <w:rPr>
          <w:i/>
          <w:lang w:val="en-US"/>
        </w:rPr>
        <w:t xml:space="preserve">Journal of Marine Systems </w:t>
      </w:r>
      <w:r w:rsidRPr="00F400DE">
        <w:rPr>
          <w:lang w:val="en-US"/>
        </w:rPr>
        <w:t xml:space="preserve">(Feb. 1, 2013). </w:t>
      </w:r>
      <w:proofErr w:type="spellStart"/>
      <w:r w:rsidRPr="00F400DE">
        <w:rPr>
          <w:rFonts w:ascii="Calibri" w:eastAsia="Calibri" w:hAnsi="Calibri" w:cs="Calibri"/>
          <w:lang w:val="en-US"/>
        </w:rPr>
        <w:t>doi</w:t>
      </w:r>
      <w:proofErr w:type="spellEnd"/>
      <w:r w:rsidRPr="00F400DE">
        <w:rPr>
          <w:lang w:val="en-US"/>
        </w:rPr>
        <w:t>:</w:t>
      </w:r>
    </w:p>
    <w:p w14:paraId="770D5CDA" w14:textId="77777777" w:rsidR="00C608C8" w:rsidRDefault="00960D9F">
      <w:pPr>
        <w:spacing w:after="113" w:line="259" w:lineRule="auto"/>
        <w:ind w:left="602" w:hanging="10"/>
        <w:jc w:val="left"/>
      </w:pPr>
      <w:hyperlink r:id="rId55">
        <w:r w:rsidR="001667C9">
          <w:rPr>
            <w:rFonts w:ascii="Calibri" w:eastAsia="Calibri" w:hAnsi="Calibri" w:cs="Calibri"/>
            <w:color w:val="0000FF"/>
          </w:rPr>
          <w:t>10.1016/j.jmarsys.2012.09.010</w:t>
        </w:r>
      </w:hyperlink>
      <w:hyperlink r:id="rId56">
        <w:r w:rsidR="001667C9">
          <w:t>.</w:t>
        </w:r>
      </w:hyperlink>
    </w:p>
    <w:p w14:paraId="56B00749" w14:textId="77777777" w:rsidR="00C608C8" w:rsidRPr="003A7D22" w:rsidRDefault="001667C9">
      <w:pPr>
        <w:numPr>
          <w:ilvl w:val="0"/>
          <w:numId w:val="3"/>
        </w:numPr>
        <w:spacing w:after="115"/>
        <w:ind w:left="610" w:right="53" w:hanging="598"/>
        <w:rPr>
          <w:lang w:val="en-US"/>
        </w:rPr>
      </w:pPr>
      <w:proofErr w:type="spellStart"/>
      <w:r w:rsidRPr="003A7D22">
        <w:rPr>
          <w:lang w:val="en-US"/>
        </w:rPr>
        <w:t>Carles</w:t>
      </w:r>
      <w:proofErr w:type="spellEnd"/>
      <w:r w:rsidRPr="003A7D22">
        <w:rPr>
          <w:lang w:val="en-US"/>
        </w:rPr>
        <w:t xml:space="preserve"> </w:t>
      </w:r>
      <w:proofErr w:type="spellStart"/>
      <w:r w:rsidRPr="003A7D22">
        <w:rPr>
          <w:lang w:val="en-US"/>
        </w:rPr>
        <w:t>Carboneras</w:t>
      </w:r>
      <w:proofErr w:type="spellEnd"/>
      <w:r w:rsidRPr="003A7D22">
        <w:rPr>
          <w:lang w:val="en-US"/>
        </w:rPr>
        <w:t>. “Seabirds in the Gulf of Lions shelf and slope area” (2013).</w:t>
      </w:r>
    </w:p>
    <w:p w14:paraId="3A147188" w14:textId="77777777" w:rsidR="00C608C8" w:rsidRDefault="001667C9">
      <w:pPr>
        <w:numPr>
          <w:ilvl w:val="0"/>
          <w:numId w:val="3"/>
        </w:numPr>
        <w:ind w:left="610" w:right="53" w:hanging="598"/>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3A7D22">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57">
        <w:r>
          <w:rPr>
            <w:rFonts w:ascii="Calibri" w:eastAsia="Calibri" w:hAnsi="Calibri" w:cs="Calibri"/>
            <w:color w:val="0000FF"/>
          </w:rPr>
          <w:t>10.1046/j.</w:t>
        </w:r>
      </w:hyperlink>
    </w:p>
    <w:p w14:paraId="3D544B78" w14:textId="77777777" w:rsidR="00C608C8" w:rsidRDefault="00960D9F">
      <w:pPr>
        <w:spacing w:after="113" w:line="259" w:lineRule="auto"/>
        <w:ind w:left="602" w:hanging="10"/>
        <w:jc w:val="left"/>
      </w:pPr>
      <w:hyperlink r:id="rId58">
        <w:r w:rsidR="001667C9">
          <w:rPr>
            <w:rFonts w:ascii="Calibri" w:eastAsia="Calibri" w:hAnsi="Calibri" w:cs="Calibri"/>
            <w:color w:val="0000FF"/>
          </w:rPr>
          <w:t>1365-2699.</w:t>
        </w:r>
        <w:proofErr w:type="gramStart"/>
        <w:r w:rsidR="001667C9">
          <w:rPr>
            <w:rFonts w:ascii="Calibri" w:eastAsia="Calibri" w:hAnsi="Calibri" w:cs="Calibri"/>
            <w:color w:val="0000FF"/>
          </w:rPr>
          <w:t>1999.00260.x</w:t>
        </w:r>
        <w:proofErr w:type="gramEnd"/>
      </w:hyperlink>
      <w:hyperlink r:id="rId59">
        <w:r w:rsidR="001667C9">
          <w:t>.</w:t>
        </w:r>
      </w:hyperlink>
    </w:p>
    <w:p w14:paraId="65E004FF" w14:textId="77777777" w:rsidR="00C608C8" w:rsidRPr="00F400DE" w:rsidRDefault="001667C9">
      <w:pPr>
        <w:numPr>
          <w:ilvl w:val="0"/>
          <w:numId w:val="3"/>
        </w:numPr>
        <w:spacing w:after="107"/>
        <w:ind w:left="610" w:right="53" w:hanging="598"/>
        <w:rPr>
          <w:lang w:val="en-US"/>
        </w:rPr>
      </w:pPr>
      <w:r w:rsidRPr="003A7D22">
        <w:rPr>
          <w:lang w:val="en-US"/>
        </w:rPr>
        <w:t xml:space="preserve">E. </w:t>
      </w:r>
      <w:proofErr w:type="spellStart"/>
      <w:r w:rsidRPr="003A7D22">
        <w:rPr>
          <w:lang w:val="en-US"/>
        </w:rPr>
        <w:t>Bonnaud</w:t>
      </w:r>
      <w:proofErr w:type="spellEnd"/>
      <w:r w:rsidRPr="003A7D22">
        <w:rPr>
          <w:lang w:val="en-US"/>
        </w:rPr>
        <w:t xml:space="preserve"> et al. “Feeding Ecology of a Feral Cat Population on a Small Mediterranean Island”. </w:t>
      </w:r>
      <w:r w:rsidRPr="00F400DE">
        <w:rPr>
          <w:i/>
          <w:lang w:val="en-US"/>
        </w:rPr>
        <w:t xml:space="preserve">Journal of Mammalogy </w:t>
      </w:r>
      <w:r w:rsidRPr="00F400DE">
        <w:rPr>
          <w:lang w:val="en-US"/>
        </w:rPr>
        <w:t xml:space="preserve">(Aug. 20, 2007). </w:t>
      </w:r>
      <w:proofErr w:type="spellStart"/>
      <w:r w:rsidRPr="00F400DE">
        <w:rPr>
          <w:rFonts w:ascii="Calibri" w:eastAsia="Calibri" w:hAnsi="Calibri" w:cs="Calibri"/>
          <w:lang w:val="en-US"/>
        </w:rPr>
        <w:t>doi</w:t>
      </w:r>
      <w:proofErr w:type="spellEnd"/>
      <w:r w:rsidRPr="00F400DE">
        <w:rPr>
          <w:lang w:val="en-US"/>
        </w:rPr>
        <w:t xml:space="preserve">: </w:t>
      </w:r>
      <w:hyperlink r:id="rId60">
        <w:r w:rsidRPr="00F400DE">
          <w:rPr>
            <w:rFonts w:ascii="Calibri" w:eastAsia="Calibri" w:hAnsi="Calibri" w:cs="Calibri"/>
            <w:color w:val="0000FF"/>
            <w:lang w:val="en-US"/>
          </w:rPr>
          <w:t>10.1644/06-MAMM-A-031R2.1</w:t>
        </w:r>
      </w:hyperlink>
      <w:hyperlink r:id="rId61">
        <w:r w:rsidRPr="00F400DE">
          <w:rPr>
            <w:lang w:val="en-US"/>
          </w:rPr>
          <w:t>.</w:t>
        </w:r>
      </w:hyperlink>
    </w:p>
    <w:p w14:paraId="5E2C92A3" w14:textId="77777777" w:rsidR="00C608C8" w:rsidRPr="00F400DE" w:rsidRDefault="001667C9">
      <w:pPr>
        <w:numPr>
          <w:ilvl w:val="0"/>
          <w:numId w:val="3"/>
        </w:numPr>
        <w:spacing w:after="101"/>
        <w:ind w:left="610" w:right="53" w:hanging="598"/>
        <w:rPr>
          <w:lang w:val="en-US"/>
        </w:rPr>
      </w:pPr>
      <w:r w:rsidRPr="003A7D22">
        <w:rPr>
          <w:lang w:val="en-US"/>
        </w:rPr>
        <w:t xml:space="preserve">L. Ruffino et al. “Invasive rats and seabirds after 2,000 years of an unwanted coexistence on Mediterranean islands”. </w:t>
      </w:r>
      <w:r w:rsidRPr="00F400DE">
        <w:rPr>
          <w:i/>
          <w:lang w:val="en-US"/>
        </w:rPr>
        <w:t xml:space="preserve">Biological Invasions </w:t>
      </w:r>
      <w:r w:rsidRPr="00F400DE">
        <w:rPr>
          <w:lang w:val="en-US"/>
        </w:rPr>
        <w:t xml:space="preserve">(Aug. 1, 2009). </w:t>
      </w:r>
      <w:proofErr w:type="spellStart"/>
      <w:r w:rsidRPr="00F400DE">
        <w:rPr>
          <w:rFonts w:ascii="Calibri" w:eastAsia="Calibri" w:hAnsi="Calibri" w:cs="Calibri"/>
          <w:lang w:val="en-US"/>
        </w:rPr>
        <w:t>doi</w:t>
      </w:r>
      <w:proofErr w:type="spellEnd"/>
      <w:r w:rsidRPr="00F400DE">
        <w:rPr>
          <w:lang w:val="en-US"/>
        </w:rPr>
        <w:t xml:space="preserve">: </w:t>
      </w:r>
      <w:hyperlink r:id="rId62">
        <w:r w:rsidRPr="00F400DE">
          <w:rPr>
            <w:rFonts w:ascii="Calibri" w:eastAsia="Calibri" w:hAnsi="Calibri" w:cs="Calibri"/>
            <w:color w:val="0000FF"/>
            <w:lang w:val="en-US"/>
          </w:rPr>
          <w:t>10.1007/s10530-008</w:t>
        </w:r>
      </w:hyperlink>
      <w:hyperlink r:id="rId63">
        <w:r w:rsidRPr="00F400DE">
          <w:rPr>
            <w:rFonts w:ascii="Calibri" w:eastAsia="Calibri" w:hAnsi="Calibri" w:cs="Calibri"/>
            <w:color w:val="0000FF"/>
            <w:lang w:val="en-US"/>
          </w:rPr>
          <w:t>9394-z</w:t>
        </w:r>
      </w:hyperlink>
      <w:hyperlink r:id="rId64">
        <w:r w:rsidRPr="00F400DE">
          <w:rPr>
            <w:lang w:val="en-US"/>
          </w:rPr>
          <w:t>.</w:t>
        </w:r>
      </w:hyperlink>
    </w:p>
    <w:p w14:paraId="6F02558C" w14:textId="77777777" w:rsidR="00C608C8" w:rsidRDefault="001667C9">
      <w:pPr>
        <w:numPr>
          <w:ilvl w:val="0"/>
          <w:numId w:val="3"/>
        </w:numPr>
        <w:spacing w:after="111"/>
        <w:ind w:left="610" w:right="53" w:hanging="598"/>
      </w:pPr>
      <w:r w:rsidRPr="003A7D22">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98D000" w14:textId="77777777" w:rsidR="00C608C8" w:rsidRDefault="001667C9">
      <w:pPr>
        <w:numPr>
          <w:ilvl w:val="0"/>
          <w:numId w:val="3"/>
        </w:numPr>
        <w:spacing w:after="107"/>
        <w:ind w:left="610" w:right="53" w:hanging="598"/>
      </w:pPr>
      <w:r>
        <w:t xml:space="preserve">Philippe M. </w:t>
      </w:r>
      <w:proofErr w:type="spellStart"/>
      <w:r>
        <w:t>Cury</w:t>
      </w:r>
      <w:proofErr w:type="spellEnd"/>
      <w:r>
        <w:t xml:space="preserve"> et al. </w:t>
      </w:r>
      <w:r w:rsidRPr="003A7D22">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65">
        <w:r>
          <w:rPr>
            <w:rFonts w:ascii="Calibri" w:eastAsia="Calibri" w:hAnsi="Calibri" w:cs="Calibri"/>
            <w:color w:val="0000FF"/>
          </w:rPr>
          <w:t>10.1126/science.1212928</w:t>
        </w:r>
      </w:hyperlink>
      <w:hyperlink r:id="rId66">
        <w:r>
          <w:t>.</w:t>
        </w:r>
      </w:hyperlink>
    </w:p>
    <w:p w14:paraId="4C705875" w14:textId="77777777" w:rsidR="00C608C8" w:rsidRPr="00F400DE" w:rsidRDefault="001667C9">
      <w:pPr>
        <w:numPr>
          <w:ilvl w:val="0"/>
          <w:numId w:val="3"/>
        </w:numPr>
        <w:spacing w:after="110"/>
        <w:ind w:left="610" w:right="53" w:hanging="598"/>
        <w:rPr>
          <w:lang w:val="en-US"/>
        </w:rPr>
      </w:pPr>
      <w:r w:rsidRPr="003A7D22">
        <w:rPr>
          <w:lang w:val="en-US"/>
        </w:rPr>
        <w:t xml:space="preserve">Carolina </w:t>
      </w:r>
      <w:proofErr w:type="spellStart"/>
      <w:r w:rsidRPr="003A7D22">
        <w:rPr>
          <w:lang w:val="en-US"/>
        </w:rPr>
        <w:t>Sanpera</w:t>
      </w:r>
      <w:proofErr w:type="spellEnd"/>
      <w:r w:rsidRPr="003A7D22">
        <w:rPr>
          <w:lang w:val="en-US"/>
        </w:rPr>
        <w:t xml:space="preserve"> et al. “</w:t>
      </w:r>
      <w:proofErr w:type="spellStart"/>
      <w:r w:rsidRPr="003A7D22">
        <w:rPr>
          <w:lang w:val="en-US"/>
        </w:rPr>
        <w:t>Audouin’s</w:t>
      </w:r>
      <w:proofErr w:type="spellEnd"/>
      <w:r w:rsidRPr="003A7D22">
        <w:rPr>
          <w:lang w:val="en-US"/>
        </w:rPr>
        <w:t xml:space="preserve"> gull chicks as bioindicators of mercury pollution at different breeding locations in the western Mediterranean”. </w:t>
      </w:r>
      <w:r w:rsidRPr="00F400DE">
        <w:rPr>
          <w:i/>
          <w:lang w:val="en-US"/>
        </w:rPr>
        <w:t xml:space="preserve">Marine Pollution Bulletin </w:t>
      </w:r>
      <w:r w:rsidRPr="00F400DE">
        <w:rPr>
          <w:lang w:val="en-US"/>
        </w:rPr>
        <w:t xml:space="preserve">(June 1, 2007). </w:t>
      </w:r>
      <w:proofErr w:type="spellStart"/>
      <w:r w:rsidRPr="00F400DE">
        <w:rPr>
          <w:rFonts w:ascii="Calibri" w:eastAsia="Calibri" w:hAnsi="Calibri" w:cs="Calibri"/>
          <w:lang w:val="en-US"/>
        </w:rPr>
        <w:t>doi</w:t>
      </w:r>
      <w:proofErr w:type="spellEnd"/>
      <w:r w:rsidRPr="00F400DE">
        <w:rPr>
          <w:lang w:val="en-US"/>
        </w:rPr>
        <w:t xml:space="preserve">: </w:t>
      </w:r>
      <w:hyperlink r:id="rId67">
        <w:r w:rsidRPr="00F400DE">
          <w:rPr>
            <w:rFonts w:ascii="Calibri" w:eastAsia="Calibri" w:hAnsi="Calibri" w:cs="Calibri"/>
            <w:color w:val="0000FF"/>
            <w:lang w:val="en-US"/>
          </w:rPr>
          <w:t>10.1016/j.marpolbul.2007.01.016</w:t>
        </w:r>
      </w:hyperlink>
      <w:hyperlink r:id="rId68">
        <w:r w:rsidRPr="00F400DE">
          <w:rPr>
            <w:lang w:val="en-US"/>
          </w:rPr>
          <w:t>.</w:t>
        </w:r>
      </w:hyperlink>
    </w:p>
    <w:p w14:paraId="0CFE4CC9" w14:textId="77777777" w:rsidR="00C608C8" w:rsidRDefault="001667C9">
      <w:pPr>
        <w:numPr>
          <w:ilvl w:val="0"/>
          <w:numId w:val="3"/>
        </w:numPr>
        <w:ind w:left="610" w:right="53" w:hanging="598"/>
      </w:pPr>
      <w:r>
        <w:t xml:space="preserve">Marina </w:t>
      </w:r>
      <w:proofErr w:type="spellStart"/>
      <w:r>
        <w:t>Codina-Garc´ıa</w:t>
      </w:r>
      <w:proofErr w:type="spellEnd"/>
      <w:r>
        <w:t xml:space="preserve"> et al. </w:t>
      </w:r>
      <w:r w:rsidRPr="003A7D22">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69">
        <w:r>
          <w:rPr>
            <w:rFonts w:ascii="Calibri" w:eastAsia="Calibri" w:hAnsi="Calibri" w:cs="Calibri"/>
            <w:color w:val="0000FF"/>
          </w:rPr>
          <w:t>10.1016/j.marpolbul.2013.10.002</w:t>
        </w:r>
      </w:hyperlink>
      <w:hyperlink r:id="rId70">
        <w:r>
          <w:t>.</w:t>
        </w:r>
      </w:hyperlink>
    </w:p>
    <w:p w14:paraId="12D46B0D" w14:textId="77777777" w:rsidR="00C608C8" w:rsidRPr="003A7D22" w:rsidRDefault="001667C9">
      <w:pPr>
        <w:numPr>
          <w:ilvl w:val="0"/>
          <w:numId w:val="3"/>
        </w:numPr>
        <w:spacing w:after="96"/>
        <w:ind w:left="610" w:right="53" w:hanging="598"/>
        <w:rPr>
          <w:lang w:val="en-US"/>
        </w:rPr>
      </w:pPr>
      <w:r w:rsidRPr="003A7D22">
        <w:rPr>
          <w:lang w:val="en-US"/>
        </w:rPr>
        <w:t xml:space="preserve">Chris Wilcox, Erik Van </w:t>
      </w:r>
      <w:proofErr w:type="spellStart"/>
      <w:r w:rsidRPr="003A7D22">
        <w:rPr>
          <w:lang w:val="en-US"/>
        </w:rPr>
        <w:t>Sebille</w:t>
      </w:r>
      <w:proofErr w:type="spellEnd"/>
      <w:r w:rsidRPr="003A7D22">
        <w:rPr>
          <w:lang w:val="en-US"/>
        </w:rPr>
        <w:t xml:space="preserve">, and Britta Denise Hardesty. “Threat of plastic pollution to seabirds is global, pervasive, and increasing”. </w:t>
      </w:r>
      <w:r w:rsidRPr="003A7D22">
        <w:rPr>
          <w:i/>
          <w:lang w:val="en-US"/>
        </w:rPr>
        <w:t xml:space="preserve">Proceedings of the National Academy of Sciences </w:t>
      </w:r>
      <w:r w:rsidRPr="003A7D22">
        <w:rPr>
          <w:lang w:val="en-US"/>
        </w:rPr>
        <w:t xml:space="preserve">(Sept. 22, 2015). </w:t>
      </w:r>
      <w:proofErr w:type="spellStart"/>
      <w:r w:rsidRPr="003A7D22">
        <w:rPr>
          <w:rFonts w:ascii="Calibri" w:eastAsia="Calibri" w:hAnsi="Calibri" w:cs="Calibri"/>
          <w:lang w:val="en-US"/>
        </w:rPr>
        <w:t>doi</w:t>
      </w:r>
      <w:proofErr w:type="spellEnd"/>
      <w:r w:rsidRPr="003A7D22">
        <w:rPr>
          <w:lang w:val="en-US"/>
        </w:rPr>
        <w:t xml:space="preserve">: </w:t>
      </w:r>
      <w:hyperlink r:id="rId71">
        <w:r w:rsidRPr="003A7D22">
          <w:rPr>
            <w:rFonts w:ascii="Calibri" w:eastAsia="Calibri" w:hAnsi="Calibri" w:cs="Calibri"/>
            <w:color w:val="0000FF"/>
            <w:lang w:val="en-US"/>
          </w:rPr>
          <w:t>10.1073/pnas.1502108112</w:t>
        </w:r>
      </w:hyperlink>
      <w:hyperlink r:id="rId72">
        <w:r w:rsidRPr="003A7D22">
          <w:rPr>
            <w:lang w:val="en-US"/>
          </w:rPr>
          <w:t>.</w:t>
        </w:r>
      </w:hyperlink>
    </w:p>
    <w:p w14:paraId="7A1B95C1" w14:textId="77777777" w:rsidR="00C608C8" w:rsidRDefault="001667C9">
      <w:pPr>
        <w:numPr>
          <w:ilvl w:val="0"/>
          <w:numId w:val="3"/>
        </w:numPr>
        <w:ind w:left="610" w:right="53" w:hanging="598"/>
      </w:pPr>
      <w:r w:rsidRPr="003A7D22">
        <w:rPr>
          <w:lang w:val="en-US"/>
        </w:rPr>
        <w:t xml:space="preserve">Stefan </w:t>
      </w:r>
      <w:proofErr w:type="spellStart"/>
      <w:r w:rsidRPr="003A7D22">
        <w:rPr>
          <w:lang w:val="en-US"/>
        </w:rPr>
        <w:t>Garthe</w:t>
      </w:r>
      <w:proofErr w:type="spellEnd"/>
      <w:r w:rsidRPr="003A7D22">
        <w:rPr>
          <w:lang w:val="en-US"/>
        </w:rPr>
        <w:t xml:space="preserve"> and </w:t>
      </w:r>
      <w:proofErr w:type="spellStart"/>
      <w:r w:rsidRPr="003A7D22">
        <w:rPr>
          <w:lang w:val="en-US"/>
        </w:rPr>
        <w:t>Ommo</w:t>
      </w:r>
      <w:proofErr w:type="spellEnd"/>
      <w:r w:rsidRPr="003A7D22">
        <w:rPr>
          <w:lang w:val="en-US"/>
        </w:rPr>
        <w:t xml:space="preserve"> </w:t>
      </w:r>
      <w:proofErr w:type="spellStart"/>
      <w:r w:rsidRPr="003A7D22">
        <w:rPr>
          <w:lang w:val="en-US"/>
        </w:rPr>
        <w:t>Hu¨ppop</w:t>
      </w:r>
      <w:proofErr w:type="spellEnd"/>
      <w:r w:rsidRPr="003A7D22">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p>
    <w:p w14:paraId="0F4D0A9F" w14:textId="77777777" w:rsidR="00C608C8" w:rsidRDefault="00960D9F">
      <w:pPr>
        <w:spacing w:after="113" w:line="259" w:lineRule="auto"/>
        <w:ind w:left="602" w:hanging="10"/>
        <w:jc w:val="left"/>
      </w:pPr>
      <w:hyperlink r:id="rId73">
        <w:r w:rsidR="001667C9">
          <w:rPr>
            <w:rFonts w:ascii="Calibri" w:eastAsia="Calibri" w:hAnsi="Calibri" w:cs="Calibri"/>
            <w:color w:val="0000FF"/>
          </w:rPr>
          <w:t>10.1111/j.0021-8901.</w:t>
        </w:r>
        <w:proofErr w:type="gramStart"/>
        <w:r w:rsidR="001667C9">
          <w:rPr>
            <w:rFonts w:ascii="Calibri" w:eastAsia="Calibri" w:hAnsi="Calibri" w:cs="Calibri"/>
            <w:color w:val="0000FF"/>
          </w:rPr>
          <w:t>2004.00918.x</w:t>
        </w:r>
        <w:proofErr w:type="gramEnd"/>
      </w:hyperlink>
      <w:hyperlink r:id="rId74">
        <w:r w:rsidR="001667C9">
          <w:t>.</w:t>
        </w:r>
      </w:hyperlink>
    </w:p>
    <w:p w14:paraId="199D32D5" w14:textId="77777777" w:rsidR="00C608C8" w:rsidRDefault="001667C9">
      <w:pPr>
        <w:numPr>
          <w:ilvl w:val="0"/>
          <w:numId w:val="3"/>
        </w:numPr>
        <w:spacing w:after="111" w:line="251" w:lineRule="auto"/>
        <w:ind w:left="610" w:right="53" w:hanging="598"/>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3EB3CA47" w14:textId="77777777" w:rsidR="00C608C8" w:rsidRPr="003A7D22" w:rsidRDefault="001667C9">
      <w:pPr>
        <w:numPr>
          <w:ilvl w:val="0"/>
          <w:numId w:val="3"/>
        </w:numPr>
        <w:spacing w:after="105" w:line="257" w:lineRule="auto"/>
        <w:ind w:left="610" w:right="53" w:hanging="598"/>
        <w:rPr>
          <w:lang w:val="en-US"/>
        </w:rPr>
      </w:pPr>
      <w:r w:rsidRPr="003A7D22">
        <w:rPr>
          <w:lang w:val="en-US"/>
        </w:rPr>
        <w:t xml:space="preserve">Sue King. “Seabird collision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9.”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1263E8C7" w14:textId="77777777" w:rsidR="00C608C8" w:rsidRPr="00F400DE" w:rsidRDefault="001667C9">
      <w:pPr>
        <w:numPr>
          <w:ilvl w:val="0"/>
          <w:numId w:val="3"/>
        </w:numPr>
        <w:spacing w:after="106" w:line="257" w:lineRule="auto"/>
        <w:ind w:left="610" w:right="53" w:hanging="598"/>
        <w:rPr>
          <w:lang w:val="en-US"/>
        </w:rPr>
      </w:pPr>
      <w:r w:rsidRPr="003A7D22">
        <w:rPr>
          <w:lang w:val="en-US"/>
        </w:rPr>
        <w:t xml:space="preserve">Nicolas </w:t>
      </w:r>
      <w:proofErr w:type="spellStart"/>
      <w:r w:rsidRPr="003A7D22">
        <w:rPr>
          <w:lang w:val="en-US"/>
        </w:rPr>
        <w:t>Vanermen</w:t>
      </w:r>
      <w:proofErr w:type="spellEnd"/>
      <w:r w:rsidRPr="003A7D22">
        <w:rPr>
          <w:lang w:val="en-US"/>
        </w:rPr>
        <w:t xml:space="preserve"> and Eric W.M. </w:t>
      </w:r>
      <w:proofErr w:type="spellStart"/>
      <w:r w:rsidRPr="003A7D22">
        <w:rPr>
          <w:lang w:val="en-US"/>
        </w:rPr>
        <w:t>Stienen</w:t>
      </w:r>
      <w:proofErr w:type="spellEnd"/>
      <w:r w:rsidRPr="003A7D22">
        <w:rPr>
          <w:lang w:val="en-US"/>
        </w:rPr>
        <w:t xml:space="preserve">. “Seabird displacement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8.”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1DE5CBC0" w14:textId="77777777" w:rsidR="00C608C8" w:rsidRDefault="001667C9">
      <w:pPr>
        <w:numPr>
          <w:ilvl w:val="0"/>
          <w:numId w:val="3"/>
        </w:numPr>
        <w:spacing w:after="98"/>
        <w:ind w:left="610" w:right="53" w:hanging="598"/>
      </w:pPr>
      <w:r w:rsidRPr="003A7D22">
        <w:rPr>
          <w:lang w:val="en-US"/>
        </w:rPr>
        <w:t xml:space="preserve">Robert W. Furness, Helen M. Wade, and Elizabeth A. </w:t>
      </w:r>
      <w:proofErr w:type="spellStart"/>
      <w:r w:rsidRPr="003A7D22">
        <w:rPr>
          <w:lang w:val="en-US"/>
        </w:rPr>
        <w:t>Masden</w:t>
      </w:r>
      <w:proofErr w:type="spellEnd"/>
      <w:r w:rsidRPr="003A7D22">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r>
        <w:rPr>
          <w:rFonts w:ascii="Calibri" w:eastAsia="Calibri" w:hAnsi="Calibri" w:cs="Calibri"/>
        </w:rPr>
        <w:t>doi</w:t>
      </w:r>
      <w:proofErr w:type="spellEnd"/>
      <w:r>
        <w:t xml:space="preserve">: </w:t>
      </w:r>
      <w:hyperlink r:id="rId75">
        <w:r>
          <w:rPr>
            <w:rFonts w:ascii="Calibri" w:eastAsia="Calibri" w:hAnsi="Calibri" w:cs="Calibri"/>
            <w:color w:val="0000FF"/>
          </w:rPr>
          <w:t>10.1016/j.jenvman.2013.01.025</w:t>
        </w:r>
      </w:hyperlink>
      <w:hyperlink r:id="rId76">
        <w:r>
          <w:t>.</w:t>
        </w:r>
      </w:hyperlink>
    </w:p>
    <w:p w14:paraId="13C633BC" w14:textId="77777777" w:rsidR="00C608C8" w:rsidRPr="00F400DE" w:rsidRDefault="001667C9">
      <w:pPr>
        <w:numPr>
          <w:ilvl w:val="0"/>
          <w:numId w:val="3"/>
        </w:numPr>
        <w:spacing w:after="106" w:line="257" w:lineRule="auto"/>
        <w:ind w:left="610" w:right="53" w:hanging="598"/>
        <w:rPr>
          <w:lang w:val="en-US"/>
        </w:rPr>
      </w:pPr>
      <w:proofErr w:type="spellStart"/>
      <w:r w:rsidRPr="003A7D22">
        <w:rPr>
          <w:lang w:val="en-US"/>
        </w:rPr>
        <w:t>Go¨ran</w:t>
      </w:r>
      <w:proofErr w:type="spellEnd"/>
      <w:r w:rsidRPr="003A7D22">
        <w:rPr>
          <w:lang w:val="en-US"/>
        </w:rPr>
        <w:t xml:space="preserve"> </w:t>
      </w:r>
      <w:proofErr w:type="spellStart"/>
      <w:r w:rsidRPr="003A7D22">
        <w:rPr>
          <w:lang w:val="en-US"/>
        </w:rPr>
        <w:t>Brostro¨m</w:t>
      </w:r>
      <w:proofErr w:type="spellEnd"/>
      <w:r w:rsidRPr="003A7D22">
        <w:rPr>
          <w:lang w:val="en-US"/>
        </w:rPr>
        <w:t xml:space="preserve"> et al. “Atmosphere and ocean dynamics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3.”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35BB6281" w14:textId="77777777" w:rsidR="00C608C8" w:rsidRPr="00F400DE" w:rsidRDefault="001667C9">
      <w:pPr>
        <w:numPr>
          <w:ilvl w:val="0"/>
          <w:numId w:val="3"/>
        </w:numPr>
        <w:spacing w:after="93"/>
        <w:ind w:left="610" w:right="53" w:hanging="598"/>
        <w:rPr>
          <w:lang w:val="en-US"/>
        </w:rPr>
      </w:pPr>
      <w:r w:rsidRPr="003A7D22">
        <w:rPr>
          <w:lang w:val="en-US"/>
        </w:rPr>
        <w:t xml:space="preserve">J. Dannheim et al. “Seabed communities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4.”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70BEB2F8" w14:textId="77777777" w:rsidR="00C608C8" w:rsidRDefault="001667C9">
      <w:pPr>
        <w:numPr>
          <w:ilvl w:val="0"/>
          <w:numId w:val="3"/>
        </w:numPr>
        <w:spacing w:after="97"/>
        <w:ind w:left="610" w:right="53" w:hanging="598"/>
      </w:pPr>
      <w:r>
        <w:t xml:space="preserve">Delphine A. </w:t>
      </w:r>
      <w:proofErr w:type="spellStart"/>
      <w:r>
        <w:t>Coates</w:t>
      </w:r>
      <w:proofErr w:type="spellEnd"/>
      <w:r>
        <w:t xml:space="preserve"> et al. </w:t>
      </w:r>
      <w:r w:rsidRPr="003A7D22">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10.1016/j.fishres.2016.02.019</w:t>
        </w:r>
      </w:hyperlink>
      <w:hyperlink r:id="rId78">
        <w:r>
          <w:t>.</w:t>
        </w:r>
      </w:hyperlink>
    </w:p>
    <w:p w14:paraId="5EE4D891" w14:textId="77777777" w:rsidR="00C608C8" w:rsidRDefault="001667C9">
      <w:pPr>
        <w:numPr>
          <w:ilvl w:val="0"/>
          <w:numId w:val="3"/>
        </w:numPr>
        <w:ind w:left="610" w:right="53" w:hanging="598"/>
      </w:pPr>
      <w:r w:rsidRPr="003A7D22">
        <w:rPr>
          <w:lang w:val="en-US"/>
        </w:rPr>
        <w:t xml:space="preserve">Volker </w:t>
      </w:r>
      <w:proofErr w:type="spellStart"/>
      <w:r w:rsidRPr="003A7D22">
        <w:rPr>
          <w:lang w:val="en-US"/>
        </w:rPr>
        <w:t>Dierschke</w:t>
      </w:r>
      <w:proofErr w:type="spellEnd"/>
      <w:r w:rsidRPr="003A7D22">
        <w:rPr>
          <w:lang w:val="en-US"/>
        </w:rPr>
        <w:t xml:space="preserve">, Robert W. Furness, and Stefan </w:t>
      </w:r>
      <w:proofErr w:type="spellStart"/>
      <w:r w:rsidRPr="003A7D22">
        <w:rPr>
          <w:lang w:val="en-US"/>
        </w:rPr>
        <w:t>Garthe</w:t>
      </w:r>
      <w:proofErr w:type="spellEnd"/>
      <w:r w:rsidRPr="003A7D22">
        <w:rPr>
          <w:lang w:val="en-US"/>
        </w:rPr>
        <w:t xml:space="preserv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proofErr w:type="gramStart"/>
      <w:r>
        <w:rPr>
          <w:rFonts w:ascii="Calibri" w:eastAsia="Calibri" w:hAnsi="Calibri" w:cs="Calibri"/>
        </w:rPr>
        <w:t>doi</w:t>
      </w:r>
      <w:proofErr w:type="spellEnd"/>
      <w:r>
        <w:t>:</w:t>
      </w:r>
      <w:proofErr w:type="gramEnd"/>
    </w:p>
    <w:p w14:paraId="0C5511EA" w14:textId="77777777" w:rsidR="00C608C8" w:rsidRDefault="00960D9F">
      <w:pPr>
        <w:spacing w:after="113" w:line="259" w:lineRule="auto"/>
        <w:ind w:left="602" w:hanging="10"/>
        <w:jc w:val="left"/>
      </w:pPr>
      <w:hyperlink r:id="rId79">
        <w:r w:rsidR="001667C9">
          <w:rPr>
            <w:rFonts w:ascii="Calibri" w:eastAsia="Calibri" w:hAnsi="Calibri" w:cs="Calibri"/>
            <w:color w:val="0000FF"/>
          </w:rPr>
          <w:t>10.1016/j.biocon.2016.08.016</w:t>
        </w:r>
      </w:hyperlink>
      <w:hyperlink r:id="rId80">
        <w:r w:rsidR="001667C9">
          <w:t>.</w:t>
        </w:r>
      </w:hyperlink>
    </w:p>
    <w:p w14:paraId="369CEC50" w14:textId="77777777" w:rsidR="00C608C8" w:rsidRPr="00F400DE" w:rsidRDefault="001667C9">
      <w:pPr>
        <w:numPr>
          <w:ilvl w:val="0"/>
          <w:numId w:val="3"/>
        </w:numPr>
        <w:spacing w:after="94"/>
        <w:ind w:left="610" w:right="53" w:hanging="598"/>
        <w:rPr>
          <w:lang w:val="en-US"/>
        </w:rPr>
      </w:pPr>
      <w:r w:rsidRPr="003A7D22">
        <w:rPr>
          <w:lang w:val="en-US"/>
        </w:rPr>
        <w:t xml:space="preserve">Nicolas </w:t>
      </w:r>
      <w:proofErr w:type="spellStart"/>
      <w:r w:rsidRPr="003A7D22">
        <w:rPr>
          <w:lang w:val="en-US"/>
        </w:rPr>
        <w:t>Vanermen</w:t>
      </w:r>
      <w:proofErr w:type="spellEnd"/>
      <w:r w:rsidRPr="003A7D22">
        <w:rPr>
          <w:lang w:val="en-US"/>
        </w:rPr>
        <w:t xml:space="preserve"> et al. “Seabird avoidance and attraction at an offshore wind farm in the Belgian part of the North Sea”. </w:t>
      </w:r>
      <w:proofErr w:type="spellStart"/>
      <w:r w:rsidRPr="00F400DE">
        <w:rPr>
          <w:i/>
          <w:lang w:val="en-US"/>
        </w:rPr>
        <w:t>Hydrobiologia</w:t>
      </w:r>
      <w:proofErr w:type="spellEnd"/>
      <w:r w:rsidRPr="00F400DE">
        <w:rPr>
          <w:i/>
          <w:lang w:val="en-US"/>
        </w:rPr>
        <w:t xml:space="preserve"> </w:t>
      </w:r>
      <w:r w:rsidRPr="00F400DE">
        <w:rPr>
          <w:lang w:val="en-US"/>
        </w:rPr>
        <w:t xml:space="preserve">(Sept. 1, 2015). </w:t>
      </w:r>
      <w:proofErr w:type="spellStart"/>
      <w:r w:rsidRPr="00F400DE">
        <w:rPr>
          <w:rFonts w:ascii="Calibri" w:eastAsia="Calibri" w:hAnsi="Calibri" w:cs="Calibri"/>
          <w:lang w:val="en-US"/>
        </w:rPr>
        <w:t>doi</w:t>
      </w:r>
      <w:proofErr w:type="spellEnd"/>
      <w:r w:rsidRPr="00F400DE">
        <w:rPr>
          <w:lang w:val="en-US"/>
        </w:rPr>
        <w:t xml:space="preserve">: </w:t>
      </w:r>
      <w:hyperlink r:id="rId81">
        <w:r w:rsidRPr="00F400DE">
          <w:rPr>
            <w:rFonts w:ascii="Calibri" w:eastAsia="Calibri" w:hAnsi="Calibri" w:cs="Calibri"/>
            <w:color w:val="0000FF"/>
            <w:lang w:val="en-US"/>
          </w:rPr>
          <w:t>10.1007/s10750-014-2088-x</w:t>
        </w:r>
      </w:hyperlink>
      <w:hyperlink r:id="rId82">
        <w:r w:rsidRPr="00F400DE">
          <w:rPr>
            <w:lang w:val="en-US"/>
          </w:rPr>
          <w:t>.</w:t>
        </w:r>
      </w:hyperlink>
    </w:p>
    <w:p w14:paraId="3D229CA5" w14:textId="77777777" w:rsidR="00C608C8" w:rsidRPr="003A7D22" w:rsidRDefault="001667C9">
      <w:pPr>
        <w:numPr>
          <w:ilvl w:val="0"/>
          <w:numId w:val="3"/>
        </w:numPr>
        <w:spacing w:after="91"/>
        <w:ind w:left="610" w:right="53" w:hanging="598"/>
        <w:rPr>
          <w:lang w:val="en-US"/>
        </w:rPr>
      </w:pPr>
      <w:r w:rsidRPr="003A7D22">
        <w:rPr>
          <w:lang w:val="en-US"/>
        </w:rPr>
        <w:t xml:space="preserve">Martin R. </w:t>
      </w:r>
      <w:proofErr w:type="spellStart"/>
      <w:r w:rsidRPr="003A7D22">
        <w:rPr>
          <w:lang w:val="en-US"/>
        </w:rPr>
        <w:t>Perrow</w:t>
      </w:r>
      <w:proofErr w:type="spellEnd"/>
      <w:r w:rsidRPr="003A7D22">
        <w:rPr>
          <w:lang w:val="en-US"/>
        </w:rPr>
        <w:t xml:space="preserve">. “Wildlife and Wind Farms, Conflicts and Solutions. Vol. 3 Offshore: Potential effects.”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73E028C6" w14:textId="77777777" w:rsidR="00C608C8" w:rsidRPr="003A7D22" w:rsidRDefault="001667C9">
      <w:pPr>
        <w:numPr>
          <w:ilvl w:val="0"/>
          <w:numId w:val="3"/>
        </w:numPr>
        <w:spacing w:after="144"/>
        <w:ind w:left="610" w:right="53" w:hanging="598"/>
        <w:rPr>
          <w:lang w:val="en-US"/>
        </w:rPr>
      </w:pPr>
      <w:r w:rsidRPr="003A7D22">
        <w:rPr>
          <w:lang w:val="en-US"/>
        </w:rPr>
        <w:t xml:space="preserve">C. Lambert et al. “How does ocean seasonality drive habitat preferences of highly mobile top predators? Part I: The north-western Mediterranean Sea”. </w:t>
      </w:r>
      <w:r w:rsidRPr="003A7D22">
        <w:rPr>
          <w:i/>
          <w:lang w:val="en-US"/>
        </w:rPr>
        <w:t xml:space="preserve">Deep Sea Research Part II: Topical Studies in Oceanography </w:t>
      </w:r>
      <w:r w:rsidRPr="003A7D22">
        <w:rPr>
          <w:lang w:val="en-US"/>
        </w:rPr>
        <w:t xml:space="preserve">(July 2017). </w:t>
      </w:r>
      <w:proofErr w:type="spellStart"/>
      <w:r w:rsidRPr="003A7D22">
        <w:rPr>
          <w:rFonts w:ascii="Calibri" w:eastAsia="Calibri" w:hAnsi="Calibri" w:cs="Calibri"/>
          <w:lang w:val="en-US"/>
        </w:rPr>
        <w:t>doi</w:t>
      </w:r>
      <w:proofErr w:type="spellEnd"/>
      <w:r w:rsidRPr="003A7D22">
        <w:rPr>
          <w:lang w:val="en-US"/>
        </w:rPr>
        <w:t xml:space="preserve">: </w:t>
      </w:r>
      <w:hyperlink r:id="rId83">
        <w:r w:rsidRPr="003A7D22">
          <w:rPr>
            <w:rFonts w:ascii="Calibri" w:eastAsia="Calibri" w:hAnsi="Calibri" w:cs="Calibri"/>
            <w:color w:val="0000FF"/>
            <w:lang w:val="en-US"/>
          </w:rPr>
          <w:t>10.1016/j.dsr2.2016.06.012</w:t>
        </w:r>
      </w:hyperlink>
      <w:hyperlink r:id="rId84">
        <w:r w:rsidRPr="003A7D22">
          <w:rPr>
            <w:lang w:val="en-US"/>
          </w:rPr>
          <w:t>.</w:t>
        </w:r>
      </w:hyperlink>
    </w:p>
    <w:p w14:paraId="79893507" w14:textId="77777777" w:rsidR="00C608C8" w:rsidRDefault="001667C9">
      <w:pPr>
        <w:numPr>
          <w:ilvl w:val="0"/>
          <w:numId w:val="3"/>
        </w:numPr>
        <w:ind w:left="610" w:right="53" w:hanging="598"/>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 xml:space="preserve">: </w:t>
      </w:r>
      <w:hyperlink r:id="rId85">
        <w:r>
          <w:rPr>
            <w:rFonts w:ascii="Calibri" w:eastAsia="Calibri" w:hAnsi="Calibri" w:cs="Calibri"/>
            <w:color w:val="0000FF"/>
          </w:rPr>
          <w:t>10.</w:t>
        </w:r>
      </w:hyperlink>
    </w:p>
    <w:p w14:paraId="1FC44C8C" w14:textId="77777777" w:rsidR="00C608C8" w:rsidRDefault="00960D9F">
      <w:pPr>
        <w:spacing w:after="113" w:line="259" w:lineRule="auto"/>
        <w:ind w:left="602" w:hanging="10"/>
        <w:jc w:val="left"/>
      </w:pPr>
      <w:hyperlink r:id="rId86">
        <w:r w:rsidR="001667C9">
          <w:rPr>
            <w:rFonts w:ascii="Calibri" w:eastAsia="Calibri" w:hAnsi="Calibri" w:cs="Calibri"/>
            <w:color w:val="0000FF"/>
          </w:rPr>
          <w:t>18142/19</w:t>
        </w:r>
      </w:hyperlink>
      <w:hyperlink r:id="rId87">
        <w:r w:rsidR="001667C9">
          <w:t>.</w:t>
        </w:r>
      </w:hyperlink>
    </w:p>
    <w:p w14:paraId="48B96C34" w14:textId="77777777" w:rsidR="00C608C8" w:rsidRDefault="001667C9">
      <w:pPr>
        <w:numPr>
          <w:ilvl w:val="0"/>
          <w:numId w:val="3"/>
        </w:numPr>
        <w:spacing w:after="90"/>
        <w:ind w:left="610" w:right="53" w:hanging="598"/>
      </w:pPr>
      <w:r>
        <w:t xml:space="preserve">David A. W. Miller et al. </w:t>
      </w:r>
      <w:r w:rsidRPr="003A7D22">
        <w:rPr>
          <w:lang w:val="en-US"/>
        </w:rPr>
        <w:t xml:space="preserve">“The recent past and promising future for data integration methods to estimate species’ distributions”.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(2019). </w:t>
      </w:r>
      <w:proofErr w:type="spellStart"/>
      <w:r>
        <w:rPr>
          <w:rFonts w:ascii="Calibri" w:eastAsia="Calibri" w:hAnsi="Calibri" w:cs="Calibri"/>
        </w:rPr>
        <w:t>doi</w:t>
      </w:r>
      <w:proofErr w:type="spellEnd"/>
      <w:r>
        <w:t xml:space="preserve">: </w:t>
      </w:r>
      <w:hyperlink r:id="rId88">
        <w:r>
          <w:rPr>
            <w:rFonts w:ascii="Calibri" w:eastAsia="Calibri" w:hAnsi="Calibri" w:cs="Calibri"/>
            <w:color w:val="0000FF"/>
          </w:rPr>
          <w:t>10.1111/2041</w:t>
        </w:r>
      </w:hyperlink>
      <w:hyperlink r:id="rId89">
        <w:r>
          <w:rPr>
            <w:rFonts w:ascii="Calibri" w:eastAsia="Calibri" w:hAnsi="Calibri" w:cs="Calibri"/>
            <w:color w:val="0000FF"/>
          </w:rPr>
          <w:t>210X.13110</w:t>
        </w:r>
      </w:hyperlink>
      <w:hyperlink r:id="rId90">
        <w:r>
          <w:t>.</w:t>
        </w:r>
      </w:hyperlink>
    </w:p>
    <w:p w14:paraId="0C78DC76" w14:textId="77777777" w:rsidR="00C608C8" w:rsidRDefault="001667C9">
      <w:pPr>
        <w:numPr>
          <w:ilvl w:val="0"/>
          <w:numId w:val="3"/>
        </w:numPr>
        <w:spacing w:after="95"/>
        <w:ind w:left="610" w:right="53" w:hanging="598"/>
      </w:pPr>
      <w:r>
        <w:t xml:space="preserve">Robert J. Fletcher Jr. et al. </w:t>
      </w:r>
      <w:r w:rsidRPr="003A7D22">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91">
        <w:r>
          <w:rPr>
            <w:rFonts w:ascii="Calibri" w:eastAsia="Calibri" w:hAnsi="Calibri" w:cs="Calibri"/>
            <w:color w:val="0000FF"/>
          </w:rPr>
          <w:t>10.1002/ecy.2710</w:t>
        </w:r>
      </w:hyperlink>
      <w:hyperlink r:id="rId92">
        <w:r>
          <w:t>.</w:t>
        </w:r>
      </w:hyperlink>
    </w:p>
    <w:p w14:paraId="13AE5EFB" w14:textId="77777777" w:rsidR="00C608C8" w:rsidRDefault="001667C9">
      <w:pPr>
        <w:numPr>
          <w:ilvl w:val="0"/>
          <w:numId w:val="3"/>
        </w:numPr>
        <w:ind w:left="610" w:right="53" w:hanging="598"/>
      </w:pPr>
      <w:r>
        <w:t xml:space="preserve">Nick J. B. Isaac et al. </w:t>
      </w:r>
      <w:r w:rsidRPr="003A7D22">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w:t>
      </w:r>
      <w:proofErr w:type="spellStart"/>
      <w:r>
        <w:rPr>
          <w:i/>
        </w:rPr>
        <w:t>Evolution</w:t>
      </w:r>
      <w:proofErr w:type="spellEnd"/>
      <w:r>
        <w:rPr>
          <w:i/>
        </w:rPr>
        <w:t xml:space="preserve"> </w:t>
      </w:r>
      <w:r>
        <w:t xml:space="preserve">(Jan. 1, 2020). </w:t>
      </w:r>
      <w:proofErr w:type="spellStart"/>
      <w:r>
        <w:rPr>
          <w:rFonts w:ascii="Calibri" w:eastAsia="Calibri" w:hAnsi="Calibri" w:cs="Calibri"/>
        </w:rPr>
        <w:t>doi</w:t>
      </w:r>
      <w:proofErr w:type="spellEnd"/>
      <w:r>
        <w:t xml:space="preserve">: </w:t>
      </w:r>
      <w:hyperlink r:id="rId93">
        <w:r>
          <w:rPr>
            <w:rFonts w:ascii="Calibri" w:eastAsia="Calibri" w:hAnsi="Calibri" w:cs="Calibri"/>
            <w:color w:val="0000FF"/>
          </w:rPr>
          <w:t>10.1016/j.tree.2019.08.006</w:t>
        </w:r>
      </w:hyperlink>
      <w:hyperlink r:id="rId94">
        <w:r>
          <w:t>.</w:t>
        </w:r>
      </w:hyperlink>
    </w:p>
    <w:p w14:paraId="237E7AEF" w14:textId="77777777" w:rsidR="00C608C8" w:rsidRPr="003A7D22" w:rsidRDefault="001667C9">
      <w:pPr>
        <w:numPr>
          <w:ilvl w:val="0"/>
          <w:numId w:val="3"/>
        </w:numPr>
        <w:spacing w:after="123" w:line="257" w:lineRule="auto"/>
        <w:ind w:left="610" w:right="53" w:hanging="598"/>
        <w:rPr>
          <w:lang w:val="en-US"/>
        </w:rPr>
      </w:pPr>
      <w:r w:rsidRPr="003A7D22">
        <w:rPr>
          <w:lang w:val="en-US"/>
        </w:rPr>
        <w:lastRenderedPageBreak/>
        <w:t xml:space="preserve">“Applied Hierarchical Modeling in Ecology: Analysis of Distribution, Abundance and Species Richness in R and BUGS”. Ed. by Marc </w:t>
      </w:r>
      <w:proofErr w:type="spellStart"/>
      <w:r w:rsidRPr="003A7D22">
        <w:rPr>
          <w:lang w:val="en-US"/>
        </w:rPr>
        <w:t>K´ery</w:t>
      </w:r>
      <w:proofErr w:type="spellEnd"/>
      <w:r w:rsidRPr="003A7D22">
        <w:rPr>
          <w:lang w:val="en-US"/>
        </w:rPr>
        <w:t xml:space="preserve"> and J. Andrew </w:t>
      </w:r>
      <w:proofErr w:type="spellStart"/>
      <w:r w:rsidRPr="003A7D22">
        <w:rPr>
          <w:lang w:val="en-US"/>
        </w:rPr>
        <w:t>Royle</w:t>
      </w:r>
      <w:proofErr w:type="spellEnd"/>
      <w:r w:rsidRPr="003A7D22">
        <w:rPr>
          <w:lang w:val="en-US"/>
        </w:rPr>
        <w:t xml:space="preserve">. Academic Press, Jan. 1, 2020. </w:t>
      </w:r>
      <w:proofErr w:type="spellStart"/>
      <w:r w:rsidRPr="003A7D22">
        <w:rPr>
          <w:rFonts w:ascii="Calibri" w:eastAsia="Calibri" w:hAnsi="Calibri" w:cs="Calibri"/>
          <w:lang w:val="en-US"/>
        </w:rPr>
        <w:t>isbn</w:t>
      </w:r>
      <w:proofErr w:type="spellEnd"/>
      <w:r w:rsidRPr="003A7D22">
        <w:rPr>
          <w:lang w:val="en-US"/>
        </w:rPr>
        <w:t xml:space="preserve">: 978-0-12-823768-7. </w:t>
      </w:r>
      <w:proofErr w:type="spellStart"/>
      <w:r w:rsidRPr="003A7D22">
        <w:rPr>
          <w:rFonts w:ascii="Calibri" w:eastAsia="Calibri" w:hAnsi="Calibri" w:cs="Calibri"/>
          <w:lang w:val="en-US"/>
        </w:rPr>
        <w:t>doi</w:t>
      </w:r>
      <w:proofErr w:type="spellEnd"/>
      <w:r w:rsidRPr="003A7D22">
        <w:rPr>
          <w:lang w:val="en-US"/>
        </w:rPr>
        <w:t xml:space="preserve">: </w:t>
      </w:r>
      <w:hyperlink r:id="rId95">
        <w:r w:rsidRPr="003A7D22">
          <w:rPr>
            <w:rFonts w:ascii="Calibri" w:eastAsia="Calibri" w:hAnsi="Calibri" w:cs="Calibri"/>
            <w:color w:val="0000FF"/>
            <w:lang w:val="en-US"/>
          </w:rPr>
          <w:t>10.1016/B978-0-12-809585-0.12001-0</w:t>
        </w:r>
      </w:hyperlink>
      <w:hyperlink r:id="rId96">
        <w:r w:rsidRPr="003A7D22">
          <w:rPr>
            <w:lang w:val="en-US"/>
          </w:rPr>
          <w:t>.</w:t>
        </w:r>
      </w:hyperlink>
    </w:p>
    <w:p w14:paraId="463EDBB2" w14:textId="77777777" w:rsidR="00C608C8" w:rsidRDefault="001667C9">
      <w:pPr>
        <w:numPr>
          <w:ilvl w:val="0"/>
          <w:numId w:val="3"/>
        </w:numPr>
        <w:ind w:left="610" w:right="53" w:hanging="598"/>
      </w:pPr>
      <w:r>
        <w:t xml:space="preserve">Darryl I. </w:t>
      </w:r>
      <w:proofErr w:type="spellStart"/>
      <w:r>
        <w:t>MacKenzie</w:t>
      </w:r>
      <w:proofErr w:type="spellEnd"/>
      <w:r>
        <w:t xml:space="preserve"> et al. </w:t>
      </w:r>
      <w:r w:rsidRPr="003A7D22">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proofErr w:type="gramStart"/>
      <w:r>
        <w:rPr>
          <w:rFonts w:ascii="Calibri" w:eastAsia="Calibri" w:hAnsi="Calibri" w:cs="Calibri"/>
        </w:rPr>
        <w:t>doi</w:t>
      </w:r>
      <w:proofErr w:type="spellEnd"/>
      <w:r>
        <w:t>:</w:t>
      </w:r>
      <w:proofErr w:type="gramEnd"/>
      <w:r>
        <w:t xml:space="preserve"> </w:t>
      </w:r>
      <w:hyperlink r:id="rId97">
        <w:r>
          <w:rPr>
            <w:rFonts w:ascii="Calibri" w:eastAsia="Calibri" w:hAnsi="Calibri" w:cs="Calibri"/>
            <w:color w:val="0000FF"/>
          </w:rPr>
          <w:t>10.1890/0012-9658(2002)083[2248:ESORWD]2.</w:t>
        </w:r>
      </w:hyperlink>
    </w:p>
    <w:p w14:paraId="747F1055" w14:textId="77777777" w:rsidR="00C608C8" w:rsidRDefault="00960D9F">
      <w:pPr>
        <w:spacing w:after="113" w:line="259" w:lineRule="auto"/>
        <w:ind w:left="602" w:hanging="10"/>
        <w:jc w:val="left"/>
      </w:pPr>
      <w:hyperlink r:id="rId98">
        <w:r w:rsidR="001667C9">
          <w:rPr>
            <w:rFonts w:ascii="Calibri" w:eastAsia="Calibri" w:hAnsi="Calibri" w:cs="Calibri"/>
            <w:color w:val="0000FF"/>
          </w:rPr>
          <w:t>0.</w:t>
        </w:r>
        <w:proofErr w:type="gramStart"/>
        <w:r w:rsidR="001667C9">
          <w:rPr>
            <w:rFonts w:ascii="Calibri" w:eastAsia="Calibri" w:hAnsi="Calibri" w:cs="Calibri"/>
            <w:color w:val="0000FF"/>
          </w:rPr>
          <w:t>CO;</w:t>
        </w:r>
        <w:proofErr w:type="gramEnd"/>
        <w:r w:rsidR="001667C9">
          <w:rPr>
            <w:rFonts w:ascii="Calibri" w:eastAsia="Calibri" w:hAnsi="Calibri" w:cs="Calibri"/>
            <w:color w:val="0000FF"/>
          </w:rPr>
          <w:t>2</w:t>
        </w:r>
      </w:hyperlink>
      <w:hyperlink r:id="rId99">
        <w:r w:rsidR="001667C9">
          <w:t>.</w:t>
        </w:r>
      </w:hyperlink>
    </w:p>
    <w:p w14:paraId="49A27075" w14:textId="77777777" w:rsidR="00C608C8" w:rsidRDefault="001667C9">
      <w:pPr>
        <w:numPr>
          <w:ilvl w:val="0"/>
          <w:numId w:val="3"/>
        </w:numPr>
        <w:ind w:left="610" w:right="53" w:hanging="598"/>
      </w:pPr>
      <w:r w:rsidRPr="003A7D22">
        <w:rPr>
          <w:lang w:val="en-US"/>
        </w:rPr>
        <w:t xml:space="preserve">Alan H. Welsh, David B. </w:t>
      </w:r>
      <w:proofErr w:type="spellStart"/>
      <w:r w:rsidRPr="003A7D22">
        <w:rPr>
          <w:lang w:val="en-US"/>
        </w:rPr>
        <w:t>Lindenmayer</w:t>
      </w:r>
      <w:proofErr w:type="spellEnd"/>
      <w:r w:rsidRPr="003A7D22">
        <w:rPr>
          <w:lang w:val="en-US"/>
        </w:rPr>
        <w:t xml:space="preserve">, and Christine F. Donnelly. </w:t>
      </w:r>
      <w:r>
        <w:t>“</w:t>
      </w:r>
      <w:proofErr w:type="spellStart"/>
      <w:r>
        <w:t>Fitting</w:t>
      </w:r>
      <w:proofErr w:type="spellEnd"/>
      <w:r>
        <w:t xml:space="preserve"> and </w:t>
      </w:r>
      <w:proofErr w:type="spellStart"/>
      <w:r>
        <w:t>Interpreting</w:t>
      </w:r>
      <w:proofErr w:type="spellEnd"/>
    </w:p>
    <w:p w14:paraId="77C121C6" w14:textId="77777777" w:rsidR="00C608C8" w:rsidRDefault="001667C9">
      <w:pPr>
        <w:spacing w:after="120" w:line="259" w:lineRule="auto"/>
        <w:ind w:left="10" w:right="55" w:hanging="10"/>
        <w:jc w:val="right"/>
      </w:pPr>
      <w:proofErr w:type="spellStart"/>
      <w:r>
        <w:t>Occupancy</w:t>
      </w:r>
      <w:proofErr w:type="spellEnd"/>
      <w:r>
        <w:t xml:space="preserve"> </w:t>
      </w:r>
      <w:proofErr w:type="spellStart"/>
      <w:r>
        <w:t>Models</w:t>
      </w:r>
      <w:proofErr w:type="spellEnd"/>
      <w:r>
        <w:t xml:space="preserve">”. </w:t>
      </w:r>
      <w:r>
        <w:rPr>
          <w:i/>
        </w:rPr>
        <w:t xml:space="preserve">PLOS ONE </w:t>
      </w:r>
      <w:r>
        <w:t xml:space="preserve">(Jan. 10, 2013). </w:t>
      </w:r>
      <w:proofErr w:type="spellStart"/>
      <w:r>
        <w:rPr>
          <w:rFonts w:ascii="Calibri" w:eastAsia="Calibri" w:hAnsi="Calibri" w:cs="Calibri"/>
        </w:rPr>
        <w:t>doi</w:t>
      </w:r>
      <w:proofErr w:type="spellEnd"/>
      <w:r>
        <w:t xml:space="preserve">: </w:t>
      </w:r>
      <w:hyperlink r:id="rId100">
        <w:r>
          <w:rPr>
            <w:rFonts w:ascii="Calibri" w:eastAsia="Calibri" w:hAnsi="Calibri" w:cs="Calibri"/>
            <w:color w:val="0000FF"/>
          </w:rPr>
          <w:t>10.1371/journal.pone.0052015</w:t>
        </w:r>
      </w:hyperlink>
      <w:hyperlink r:id="rId101">
        <w:r>
          <w:t>.</w:t>
        </w:r>
      </w:hyperlink>
    </w:p>
    <w:p w14:paraId="4739B100" w14:textId="77777777" w:rsidR="00C608C8" w:rsidRDefault="001667C9">
      <w:pPr>
        <w:numPr>
          <w:ilvl w:val="0"/>
          <w:numId w:val="3"/>
        </w:numPr>
        <w:spacing w:after="108"/>
        <w:ind w:left="610" w:right="53" w:hanging="598"/>
      </w:pPr>
      <w:r w:rsidRPr="003A7D22">
        <w:rPr>
          <w:lang w:val="en-US"/>
        </w:rPr>
        <w:t xml:space="preserve">J. Andrew </w:t>
      </w:r>
      <w:proofErr w:type="spellStart"/>
      <w:r w:rsidRPr="003A7D22">
        <w:rPr>
          <w:lang w:val="en-US"/>
        </w:rPr>
        <w:t>Royle</w:t>
      </w:r>
      <w:proofErr w:type="spellEnd"/>
      <w:r w:rsidRPr="003A7D22">
        <w:rPr>
          <w:lang w:val="en-US"/>
        </w:rPr>
        <w:t xml:space="preserve">. “N-Mixture Models for Estimating Population Size from Spatially Replicated Counts”. </w:t>
      </w:r>
      <w:proofErr w:type="spellStart"/>
      <w:r>
        <w:rPr>
          <w:i/>
        </w:rPr>
        <w:t>Biometrics</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102">
        <w:r>
          <w:rPr>
            <w:rFonts w:ascii="Calibri" w:eastAsia="Calibri" w:hAnsi="Calibri" w:cs="Calibri"/>
            <w:color w:val="0000FF"/>
          </w:rPr>
          <w:t>10.1111/j.0006-341X.2004.00142.x</w:t>
        </w:r>
      </w:hyperlink>
      <w:hyperlink r:id="rId103">
        <w:r>
          <w:t>.</w:t>
        </w:r>
      </w:hyperlink>
    </w:p>
    <w:p w14:paraId="0B482173" w14:textId="77777777" w:rsidR="00C608C8" w:rsidRDefault="001667C9">
      <w:pPr>
        <w:numPr>
          <w:ilvl w:val="0"/>
          <w:numId w:val="3"/>
        </w:numPr>
        <w:spacing w:after="107"/>
        <w:ind w:left="610" w:right="53" w:hanging="598"/>
      </w:pPr>
      <w:r w:rsidRPr="003A7D22">
        <w:rPr>
          <w:lang w:val="en-US"/>
        </w:rPr>
        <w:t xml:space="preserve">Lisa Madsen and J. Andrew </w:t>
      </w:r>
      <w:proofErr w:type="spellStart"/>
      <w:r w:rsidRPr="003A7D22">
        <w:rPr>
          <w:lang w:val="en-US"/>
        </w:rPr>
        <w:t>Royle</w:t>
      </w:r>
      <w:proofErr w:type="spellEnd"/>
      <w:r w:rsidRPr="003A7D22">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104">
        <w:r>
          <w:rPr>
            <w:rFonts w:ascii="Calibri" w:eastAsia="Calibri" w:hAnsi="Calibri" w:cs="Calibri"/>
            <w:color w:val="0000FF"/>
          </w:rPr>
          <w:t>10.1002/wics.1625</w:t>
        </w:r>
      </w:hyperlink>
      <w:hyperlink r:id="rId105">
        <w:r>
          <w:t>.</w:t>
        </w:r>
      </w:hyperlink>
    </w:p>
    <w:p w14:paraId="6937E116" w14:textId="77777777" w:rsidR="00C608C8" w:rsidRDefault="001667C9">
      <w:pPr>
        <w:numPr>
          <w:ilvl w:val="0"/>
          <w:numId w:val="3"/>
        </w:numPr>
        <w:spacing w:after="102"/>
        <w:ind w:left="610" w:right="53" w:hanging="598"/>
      </w:pPr>
      <w:proofErr w:type="spellStart"/>
      <w:r w:rsidRPr="003A7D22">
        <w:rPr>
          <w:lang w:val="en-US"/>
        </w:rPr>
        <w:t>Laurentiu</w:t>
      </w:r>
      <w:proofErr w:type="spellEnd"/>
      <w:r w:rsidRPr="003A7D22">
        <w:rPr>
          <w:lang w:val="en-US"/>
        </w:rPr>
        <w:t xml:space="preserve"> </w:t>
      </w:r>
      <w:proofErr w:type="spellStart"/>
      <w:r w:rsidRPr="003A7D22">
        <w:rPr>
          <w:lang w:val="en-US"/>
        </w:rPr>
        <w:t>Rozylowicz</w:t>
      </w:r>
      <w:proofErr w:type="spellEnd"/>
      <w:r w:rsidRPr="003A7D22">
        <w:rPr>
          <w:lang w:val="en-US"/>
        </w:rPr>
        <w:t xml:space="preserve"> et al. “Occupancy and N-mixture modeling applications in ecology: A bibliometric analysis”. </w:t>
      </w:r>
      <w:r w:rsidRPr="00F400DE">
        <w:rPr>
          <w:i/>
          <w:lang w:val="en-US"/>
        </w:rPr>
        <w:t xml:space="preserve">Global Ecology and Conservation </w:t>
      </w:r>
      <w:r w:rsidRPr="00F400DE">
        <w:rPr>
          <w:lang w:val="en-US"/>
        </w:rPr>
        <w:t xml:space="preserve">(Apr. 1, 2024). </w:t>
      </w:r>
      <w:proofErr w:type="spellStart"/>
      <w:r w:rsidRPr="00F400DE">
        <w:rPr>
          <w:rFonts w:ascii="Calibri" w:eastAsia="Calibri" w:hAnsi="Calibri" w:cs="Calibri"/>
          <w:lang w:val="en-US"/>
        </w:rPr>
        <w:t>doi</w:t>
      </w:r>
      <w:proofErr w:type="spellEnd"/>
      <w:r w:rsidRPr="00F400DE">
        <w:rPr>
          <w:lang w:val="en-US"/>
        </w:rPr>
        <w:t xml:space="preserve">: </w:t>
      </w:r>
      <w:hyperlink r:id="rId106">
        <w:r w:rsidRPr="00F400DE">
          <w:rPr>
            <w:rFonts w:ascii="Calibri" w:eastAsia="Calibri" w:hAnsi="Calibri" w:cs="Calibri"/>
            <w:color w:val="0000FF"/>
            <w:lang w:val="en-US"/>
          </w:rPr>
          <w:t xml:space="preserve">10.1016/j. </w:t>
        </w:r>
      </w:hyperlink>
      <w:hyperlink r:id="rId107">
        <w:r>
          <w:rPr>
            <w:rFonts w:ascii="Calibri" w:eastAsia="Calibri" w:hAnsi="Calibri" w:cs="Calibri"/>
            <w:color w:val="0000FF"/>
          </w:rPr>
          <w:t>gecco.2024.e02838</w:t>
        </w:r>
      </w:hyperlink>
      <w:hyperlink r:id="rId108">
        <w:r>
          <w:t>.</w:t>
        </w:r>
      </w:hyperlink>
    </w:p>
    <w:p w14:paraId="1FC2FE8F" w14:textId="77777777" w:rsidR="00C608C8" w:rsidRDefault="001667C9">
      <w:pPr>
        <w:numPr>
          <w:ilvl w:val="0"/>
          <w:numId w:val="3"/>
        </w:numPr>
        <w:spacing w:after="108"/>
        <w:ind w:left="610" w:right="53" w:hanging="598"/>
      </w:pPr>
      <w:r>
        <w:t xml:space="preserve">Robert J. Ward et al. </w:t>
      </w:r>
      <w:r w:rsidRPr="003A7D22">
        <w:rPr>
          <w:lang w:val="en-US"/>
        </w:rPr>
        <w:t>“</w:t>
      </w:r>
      <w:proofErr w:type="spellStart"/>
      <w:r w:rsidRPr="003A7D22">
        <w:rPr>
          <w:lang w:val="en-US"/>
        </w:rPr>
        <w:t>Optimising</w:t>
      </w:r>
      <w:proofErr w:type="spellEnd"/>
      <w:r w:rsidRPr="003A7D22">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r>
        <w:rPr>
          <w:rFonts w:ascii="Calibri" w:eastAsia="Calibri" w:hAnsi="Calibri" w:cs="Calibri"/>
        </w:rPr>
        <w:t>doi</w:t>
      </w:r>
      <w:proofErr w:type="spellEnd"/>
      <w:r>
        <w:t xml:space="preserve">: </w:t>
      </w:r>
      <w:hyperlink r:id="rId109">
        <w:r>
          <w:rPr>
            <w:rFonts w:ascii="Calibri" w:eastAsia="Calibri" w:hAnsi="Calibri" w:cs="Calibri"/>
            <w:color w:val="0000FF"/>
          </w:rPr>
          <w:t>10.1038/s41598-017-18343-5</w:t>
        </w:r>
      </w:hyperlink>
      <w:hyperlink r:id="rId110">
        <w:r>
          <w:t>.</w:t>
        </w:r>
      </w:hyperlink>
    </w:p>
    <w:p w14:paraId="16AC6734" w14:textId="77777777" w:rsidR="00C608C8" w:rsidRPr="003A7D22" w:rsidRDefault="001667C9">
      <w:pPr>
        <w:numPr>
          <w:ilvl w:val="0"/>
          <w:numId w:val="3"/>
        </w:numPr>
        <w:spacing w:after="104"/>
        <w:ind w:left="610" w:right="53" w:hanging="598"/>
        <w:rPr>
          <w:lang w:val="en-US"/>
        </w:rPr>
      </w:pPr>
      <w:r w:rsidRPr="003A7D22">
        <w:rPr>
          <w:lang w:val="en-US"/>
        </w:rPr>
        <w:t xml:space="preserve">D.I. </w:t>
      </w:r>
      <w:proofErr w:type="spellStart"/>
      <w:r w:rsidRPr="003A7D22">
        <w:rPr>
          <w:lang w:val="en-US"/>
        </w:rPr>
        <w:t>MacKenzie</w:t>
      </w:r>
      <w:proofErr w:type="spellEnd"/>
      <w:r w:rsidRPr="003A7D22">
        <w:rPr>
          <w:lang w:val="en-US"/>
        </w:rPr>
        <w:t xml:space="preserve"> and J.D. Nichols. “Occupancy as a surrogate for abundance estimation — Animal Biodiversity and Conservation” (Mar. 29, 2007).</w:t>
      </w:r>
    </w:p>
    <w:p w14:paraId="6EFFF2A8" w14:textId="77777777" w:rsidR="00C608C8" w:rsidRDefault="001667C9">
      <w:pPr>
        <w:numPr>
          <w:ilvl w:val="0"/>
          <w:numId w:val="3"/>
        </w:numPr>
        <w:spacing w:after="108"/>
        <w:ind w:left="610" w:right="53" w:hanging="598"/>
      </w:pPr>
      <w:r w:rsidRPr="003A7D22">
        <w:rPr>
          <w:lang w:val="en-US"/>
        </w:rPr>
        <w:t xml:space="preserve">Geert </w:t>
      </w:r>
      <w:proofErr w:type="spellStart"/>
      <w:r w:rsidRPr="003A7D22">
        <w:rPr>
          <w:lang w:val="en-US"/>
        </w:rPr>
        <w:t>Aarts</w:t>
      </w:r>
      <w:proofErr w:type="spellEnd"/>
      <w:r w:rsidRPr="003A7D22">
        <w:rPr>
          <w:lang w:val="en-US"/>
        </w:rPr>
        <w:t xml:space="preserve">, John </w:t>
      </w:r>
      <w:proofErr w:type="spellStart"/>
      <w:r w:rsidRPr="003A7D22">
        <w:rPr>
          <w:lang w:val="en-US"/>
        </w:rPr>
        <w:t>Fieberg</w:t>
      </w:r>
      <w:proofErr w:type="spellEnd"/>
      <w:r w:rsidRPr="003A7D22">
        <w:rPr>
          <w:lang w:val="en-US"/>
        </w:rPr>
        <w:t xml:space="preserve">, and Jason </w:t>
      </w:r>
      <w:proofErr w:type="spellStart"/>
      <w:r w:rsidRPr="003A7D22">
        <w:rPr>
          <w:lang w:val="en-US"/>
        </w:rPr>
        <w:t>Matthiopoulos</w:t>
      </w:r>
      <w:proofErr w:type="spellEnd"/>
      <w:r w:rsidRPr="003A7D22">
        <w:rPr>
          <w:lang w:val="en-US"/>
        </w:rPr>
        <w:t xml:space="preserve">. “Comparative interpretation of count, presence–absence and point methods for species distribution models”.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(2012). </w:t>
      </w:r>
      <w:proofErr w:type="spellStart"/>
      <w:r>
        <w:rPr>
          <w:rFonts w:ascii="Calibri" w:eastAsia="Calibri" w:hAnsi="Calibri" w:cs="Calibri"/>
        </w:rPr>
        <w:t>doi</w:t>
      </w:r>
      <w:proofErr w:type="spellEnd"/>
      <w:r>
        <w:t xml:space="preserve">: </w:t>
      </w:r>
      <w:hyperlink r:id="rId111">
        <w:r>
          <w:rPr>
            <w:rFonts w:ascii="Calibri" w:eastAsia="Calibri" w:hAnsi="Calibri" w:cs="Calibri"/>
            <w:color w:val="0000FF"/>
          </w:rPr>
          <w:t>10.1111/j.2041-210X.2011.00141.x</w:t>
        </w:r>
      </w:hyperlink>
      <w:hyperlink r:id="rId112">
        <w:r>
          <w:t>.</w:t>
        </w:r>
      </w:hyperlink>
    </w:p>
    <w:p w14:paraId="6C0CFCC8" w14:textId="77777777" w:rsidR="00C608C8" w:rsidRPr="00F400DE" w:rsidRDefault="001667C9">
      <w:pPr>
        <w:numPr>
          <w:ilvl w:val="0"/>
          <w:numId w:val="3"/>
        </w:numPr>
        <w:spacing w:after="105"/>
        <w:ind w:left="610" w:right="53" w:hanging="598"/>
        <w:rPr>
          <w:lang w:val="en-US"/>
        </w:rPr>
      </w:pPr>
      <w:r w:rsidRPr="003A7D22">
        <w:rPr>
          <w:lang w:val="en-US"/>
        </w:rPr>
        <w:t xml:space="preserve">Joseph M. Northrup et al. “Conceptual and methodological advances in habitat-selection modeling: guidelines for ecology and evolution”. </w:t>
      </w:r>
      <w:r w:rsidRPr="00F400DE">
        <w:rPr>
          <w:i/>
          <w:lang w:val="en-US"/>
        </w:rPr>
        <w:t xml:space="preserve">Ecological Applications </w:t>
      </w:r>
      <w:r w:rsidRPr="00F400DE">
        <w:rPr>
          <w:lang w:val="en-US"/>
        </w:rPr>
        <w:t xml:space="preserve">(2022). </w:t>
      </w:r>
      <w:proofErr w:type="spellStart"/>
      <w:r w:rsidRPr="00F400DE">
        <w:rPr>
          <w:rFonts w:ascii="Calibri" w:eastAsia="Calibri" w:hAnsi="Calibri" w:cs="Calibri"/>
          <w:lang w:val="en-US"/>
        </w:rPr>
        <w:t>doi</w:t>
      </w:r>
      <w:proofErr w:type="spellEnd"/>
      <w:r w:rsidRPr="00F400DE">
        <w:rPr>
          <w:lang w:val="en-US"/>
        </w:rPr>
        <w:t xml:space="preserve">: </w:t>
      </w:r>
      <w:hyperlink r:id="rId113">
        <w:r w:rsidRPr="00F400DE">
          <w:rPr>
            <w:rFonts w:ascii="Calibri" w:eastAsia="Calibri" w:hAnsi="Calibri" w:cs="Calibri"/>
            <w:color w:val="0000FF"/>
            <w:lang w:val="en-US"/>
          </w:rPr>
          <w:t>10.1002/eap.2470</w:t>
        </w:r>
      </w:hyperlink>
      <w:hyperlink r:id="rId114">
        <w:r w:rsidRPr="00F400DE">
          <w:rPr>
            <w:lang w:val="en-US"/>
          </w:rPr>
          <w:t>.</w:t>
        </w:r>
      </w:hyperlink>
    </w:p>
    <w:p w14:paraId="494A7845" w14:textId="77777777" w:rsidR="00C608C8" w:rsidRDefault="001667C9">
      <w:pPr>
        <w:numPr>
          <w:ilvl w:val="0"/>
          <w:numId w:val="3"/>
        </w:numPr>
        <w:spacing w:after="107"/>
        <w:ind w:left="610" w:right="53" w:hanging="598"/>
      </w:pPr>
      <w:r>
        <w:t xml:space="preserve">Clara </w:t>
      </w:r>
      <w:proofErr w:type="spellStart"/>
      <w:r>
        <w:t>P´eron</w:t>
      </w:r>
      <w:proofErr w:type="spellEnd"/>
      <w:r>
        <w:t xml:space="preserve"> et al. </w:t>
      </w:r>
      <w:r w:rsidRPr="003A7D22">
        <w:rPr>
          <w:lang w:val="en-US"/>
        </w:rPr>
        <w:t xml:space="preserve">“Importance of coastal Marine Protected Areas for the conservation of pelagic seabirds: The case of </w:t>
      </w:r>
      <w:r w:rsidRPr="003A7D22">
        <w:rPr>
          <w:i/>
          <w:lang w:val="en-US"/>
        </w:rPr>
        <w:t xml:space="preserve">Vulnerable </w:t>
      </w:r>
      <w:proofErr w:type="spellStart"/>
      <w:r w:rsidRPr="003A7D22">
        <w:rPr>
          <w:lang w:val="en-US"/>
        </w:rPr>
        <w:t>yelkouan</w:t>
      </w:r>
      <w:proofErr w:type="spellEnd"/>
      <w:r w:rsidRPr="003A7D22">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r>
        <w:rPr>
          <w:rFonts w:ascii="Calibri" w:eastAsia="Calibri" w:hAnsi="Calibri" w:cs="Calibri"/>
        </w:rPr>
        <w:t>doi</w:t>
      </w:r>
      <w:proofErr w:type="spellEnd"/>
      <w:r>
        <w:t xml:space="preserve">: </w:t>
      </w:r>
      <w:hyperlink r:id="rId115">
        <w:r>
          <w:rPr>
            <w:rFonts w:ascii="Calibri" w:eastAsia="Calibri" w:hAnsi="Calibri" w:cs="Calibri"/>
            <w:color w:val="0000FF"/>
          </w:rPr>
          <w:t>10.1016/j.biocon.2013.09.006</w:t>
        </w:r>
      </w:hyperlink>
      <w:hyperlink r:id="rId116">
        <w:r>
          <w:t>.</w:t>
        </w:r>
      </w:hyperlink>
    </w:p>
    <w:p w14:paraId="48F4D365" w14:textId="77777777" w:rsidR="00C608C8" w:rsidRPr="00F400DE" w:rsidRDefault="001667C9">
      <w:pPr>
        <w:numPr>
          <w:ilvl w:val="0"/>
          <w:numId w:val="3"/>
        </w:numPr>
        <w:spacing w:after="106"/>
        <w:ind w:left="610" w:right="53" w:hanging="598"/>
        <w:rPr>
          <w:lang w:val="en-US"/>
        </w:rPr>
      </w:pPr>
      <w:r w:rsidRPr="003A7D22">
        <w:rPr>
          <w:lang w:val="en-US"/>
        </w:rPr>
        <w:t xml:space="preserve">Per </w:t>
      </w:r>
      <w:proofErr w:type="spellStart"/>
      <w:r w:rsidRPr="003A7D22">
        <w:rPr>
          <w:lang w:val="en-US"/>
        </w:rPr>
        <w:t>Fauchald</w:t>
      </w:r>
      <w:proofErr w:type="spellEnd"/>
      <w:r w:rsidRPr="003A7D22">
        <w:rPr>
          <w:lang w:val="en-US"/>
        </w:rPr>
        <w:t xml:space="preserve"> et al. “Mapping seabird vulnerability to offshore wind farms in Norwegian waters”. </w:t>
      </w:r>
      <w:r w:rsidRPr="00F400DE">
        <w:rPr>
          <w:i/>
          <w:lang w:val="en-US"/>
        </w:rPr>
        <w:t xml:space="preserve">Frontiers in Marine Science </w:t>
      </w:r>
      <w:r w:rsidRPr="00F400DE">
        <w:rPr>
          <w:lang w:val="en-US"/>
        </w:rPr>
        <w:t xml:space="preserve">(Mar. 13, 2024). </w:t>
      </w:r>
      <w:proofErr w:type="spellStart"/>
      <w:r w:rsidRPr="00F400DE">
        <w:rPr>
          <w:rFonts w:ascii="Calibri" w:eastAsia="Calibri" w:hAnsi="Calibri" w:cs="Calibri"/>
          <w:lang w:val="en-US"/>
        </w:rPr>
        <w:t>doi</w:t>
      </w:r>
      <w:proofErr w:type="spellEnd"/>
      <w:r w:rsidRPr="00F400DE">
        <w:rPr>
          <w:lang w:val="en-US"/>
        </w:rPr>
        <w:t xml:space="preserve">: </w:t>
      </w:r>
      <w:hyperlink r:id="rId117">
        <w:r w:rsidRPr="00F400DE">
          <w:rPr>
            <w:rFonts w:ascii="Calibri" w:eastAsia="Calibri" w:hAnsi="Calibri" w:cs="Calibri"/>
            <w:color w:val="0000FF"/>
            <w:lang w:val="en-US"/>
          </w:rPr>
          <w:t>10.3389/fmars.2024.1335224</w:t>
        </w:r>
      </w:hyperlink>
      <w:hyperlink r:id="rId118">
        <w:r w:rsidRPr="00F400DE">
          <w:rPr>
            <w:lang w:val="en-US"/>
          </w:rPr>
          <w:t>.</w:t>
        </w:r>
      </w:hyperlink>
    </w:p>
    <w:p w14:paraId="735EABD8" w14:textId="77777777" w:rsidR="00C608C8" w:rsidRPr="003A7D22" w:rsidRDefault="001667C9">
      <w:pPr>
        <w:numPr>
          <w:ilvl w:val="0"/>
          <w:numId w:val="3"/>
        </w:numPr>
        <w:spacing w:after="104"/>
        <w:ind w:left="610" w:right="53" w:hanging="598"/>
        <w:rPr>
          <w:lang w:val="en-US"/>
        </w:rPr>
      </w:pPr>
      <w:r w:rsidRPr="003A7D22">
        <w:rPr>
          <w:lang w:val="en-US"/>
        </w:rPr>
        <w:t xml:space="preserve">Valentin Lauret, Nicolas </w:t>
      </w:r>
      <w:proofErr w:type="spellStart"/>
      <w:r w:rsidRPr="003A7D22">
        <w:rPr>
          <w:lang w:val="en-US"/>
        </w:rPr>
        <w:t>Courbin</w:t>
      </w:r>
      <w:proofErr w:type="spellEnd"/>
      <w:r w:rsidRPr="003A7D22">
        <w:rPr>
          <w:lang w:val="en-US"/>
        </w:rPr>
        <w:t xml:space="preserve">, and </w:t>
      </w:r>
      <w:proofErr w:type="spellStart"/>
      <w:r w:rsidRPr="003A7D22">
        <w:rPr>
          <w:lang w:val="en-US"/>
        </w:rPr>
        <w:t>Aur´elien</w:t>
      </w:r>
      <w:proofErr w:type="spellEnd"/>
      <w:r w:rsidRPr="003A7D22">
        <w:rPr>
          <w:lang w:val="en-US"/>
        </w:rPr>
        <w:t xml:space="preserve"> </w:t>
      </w:r>
      <w:proofErr w:type="spellStart"/>
      <w:r w:rsidRPr="003A7D22">
        <w:rPr>
          <w:lang w:val="en-US"/>
        </w:rPr>
        <w:t>Besnard</w:t>
      </w:r>
      <w:proofErr w:type="spellEnd"/>
      <w:r w:rsidRPr="003A7D22">
        <w:rPr>
          <w:lang w:val="en-US"/>
        </w:rPr>
        <w:t>. “Comparing and integrating movement and counts data to estimate animal habitat selection” ().</w:t>
      </w:r>
    </w:p>
    <w:p w14:paraId="11F37BBA" w14:textId="77777777" w:rsidR="00C608C8" w:rsidRPr="00F400DE" w:rsidRDefault="001667C9">
      <w:pPr>
        <w:numPr>
          <w:ilvl w:val="0"/>
          <w:numId w:val="3"/>
        </w:numPr>
        <w:spacing w:after="108"/>
        <w:ind w:left="610" w:right="53" w:hanging="598"/>
        <w:rPr>
          <w:lang w:val="en-US"/>
        </w:rPr>
      </w:pPr>
      <w:r w:rsidRPr="003A7D22">
        <w:rPr>
          <w:lang w:val="en-US"/>
        </w:rPr>
        <w:t xml:space="preserve">Gareth Bradbury et al. “Mapping Seabird Sensitivity to Offshore Wind Farms”. </w:t>
      </w:r>
      <w:r w:rsidRPr="00F400DE">
        <w:rPr>
          <w:i/>
          <w:lang w:val="en-US"/>
        </w:rPr>
        <w:t xml:space="preserve">PLOS ONE </w:t>
      </w:r>
      <w:r w:rsidRPr="00F400DE">
        <w:rPr>
          <w:lang w:val="en-US"/>
        </w:rPr>
        <w:t xml:space="preserve">(Sept. 11, 2014). </w:t>
      </w:r>
      <w:proofErr w:type="spellStart"/>
      <w:r w:rsidRPr="00F400DE">
        <w:rPr>
          <w:rFonts w:ascii="Calibri" w:eastAsia="Calibri" w:hAnsi="Calibri" w:cs="Calibri"/>
          <w:lang w:val="en-US"/>
        </w:rPr>
        <w:t>doi</w:t>
      </w:r>
      <w:proofErr w:type="spellEnd"/>
      <w:r w:rsidRPr="00F400DE">
        <w:rPr>
          <w:lang w:val="en-US"/>
        </w:rPr>
        <w:t xml:space="preserve">: </w:t>
      </w:r>
      <w:hyperlink r:id="rId119">
        <w:r w:rsidRPr="00F400DE">
          <w:rPr>
            <w:rFonts w:ascii="Calibri" w:eastAsia="Calibri" w:hAnsi="Calibri" w:cs="Calibri"/>
            <w:color w:val="0000FF"/>
            <w:lang w:val="en-US"/>
          </w:rPr>
          <w:t>10.1371/journal.pone.0106366</w:t>
        </w:r>
      </w:hyperlink>
      <w:hyperlink r:id="rId120">
        <w:r w:rsidRPr="00F400DE">
          <w:rPr>
            <w:lang w:val="en-US"/>
          </w:rPr>
          <w:t>.</w:t>
        </w:r>
      </w:hyperlink>
    </w:p>
    <w:p w14:paraId="44DE4498" w14:textId="77777777" w:rsidR="00C608C8" w:rsidRPr="003A7D22" w:rsidRDefault="001667C9">
      <w:pPr>
        <w:numPr>
          <w:ilvl w:val="0"/>
          <w:numId w:val="3"/>
        </w:numPr>
        <w:spacing w:after="108"/>
        <w:ind w:left="610" w:right="53" w:hanging="598"/>
        <w:rPr>
          <w:lang w:val="en-US"/>
        </w:rPr>
      </w:pPr>
      <w:r w:rsidRPr="003A7D22">
        <w:rPr>
          <w:lang w:val="en-US"/>
        </w:rPr>
        <w:t xml:space="preserve">Claude </w:t>
      </w:r>
      <w:proofErr w:type="spellStart"/>
      <w:r w:rsidRPr="003A7D22">
        <w:rPr>
          <w:lang w:val="en-US"/>
        </w:rPr>
        <w:t>Millot</w:t>
      </w:r>
      <w:proofErr w:type="spellEnd"/>
      <w:r w:rsidRPr="003A7D22">
        <w:rPr>
          <w:lang w:val="en-US"/>
        </w:rPr>
        <w:t xml:space="preserve">. “Circulation in the Western Mediterranean Sea”. </w:t>
      </w:r>
      <w:r w:rsidRPr="003A7D22">
        <w:rPr>
          <w:i/>
          <w:lang w:val="en-US"/>
        </w:rPr>
        <w:t xml:space="preserve">Journal of Marine Systems </w:t>
      </w:r>
      <w:r w:rsidRPr="003A7D22">
        <w:rPr>
          <w:lang w:val="en-US"/>
        </w:rPr>
        <w:t xml:space="preserve">(Apr. 1, 1999). </w:t>
      </w:r>
      <w:proofErr w:type="spellStart"/>
      <w:r w:rsidRPr="003A7D22">
        <w:rPr>
          <w:rFonts w:ascii="Calibri" w:eastAsia="Calibri" w:hAnsi="Calibri" w:cs="Calibri"/>
          <w:lang w:val="en-US"/>
        </w:rPr>
        <w:t>doi</w:t>
      </w:r>
      <w:proofErr w:type="spellEnd"/>
      <w:r w:rsidRPr="003A7D22">
        <w:rPr>
          <w:lang w:val="en-US"/>
        </w:rPr>
        <w:t xml:space="preserve">: </w:t>
      </w:r>
      <w:hyperlink r:id="rId121">
        <w:r w:rsidRPr="003A7D22">
          <w:rPr>
            <w:rFonts w:ascii="Calibri" w:eastAsia="Calibri" w:hAnsi="Calibri" w:cs="Calibri"/>
            <w:color w:val="0000FF"/>
            <w:lang w:val="en-US"/>
          </w:rPr>
          <w:t>10.1016/S0924-7963(98)00078-5</w:t>
        </w:r>
      </w:hyperlink>
      <w:hyperlink r:id="rId122">
        <w:r w:rsidRPr="003A7D22">
          <w:rPr>
            <w:lang w:val="en-US"/>
          </w:rPr>
          <w:t>.</w:t>
        </w:r>
      </w:hyperlink>
    </w:p>
    <w:p w14:paraId="1DFA53A3" w14:textId="77777777" w:rsidR="00C608C8" w:rsidRPr="003A7D22" w:rsidRDefault="001667C9">
      <w:pPr>
        <w:numPr>
          <w:ilvl w:val="0"/>
          <w:numId w:val="3"/>
        </w:numPr>
        <w:ind w:left="610" w:right="53" w:hanging="598"/>
        <w:rPr>
          <w:lang w:val="en-US"/>
        </w:rPr>
      </w:pPr>
      <w:proofErr w:type="spellStart"/>
      <w:r w:rsidRPr="003A7D22">
        <w:rPr>
          <w:lang w:val="en-US"/>
        </w:rPr>
        <w:t>Gr´egoire</w:t>
      </w:r>
      <w:proofErr w:type="spellEnd"/>
      <w:r w:rsidRPr="003A7D22">
        <w:rPr>
          <w:lang w:val="en-US"/>
        </w:rPr>
        <w:t xml:space="preserve"> Certain and Vincent </w:t>
      </w:r>
      <w:proofErr w:type="spellStart"/>
      <w:r w:rsidRPr="003A7D22">
        <w:rPr>
          <w:lang w:val="en-US"/>
        </w:rPr>
        <w:t>Bretagnolle</w:t>
      </w:r>
      <w:proofErr w:type="spellEnd"/>
      <w:r w:rsidRPr="003A7D22">
        <w:rPr>
          <w:lang w:val="en-US"/>
        </w:rPr>
        <w:t xml:space="preserve">. “Monitoring </w:t>
      </w:r>
      <w:proofErr w:type="gramStart"/>
      <w:r w:rsidRPr="003A7D22">
        <w:rPr>
          <w:lang w:val="en-US"/>
        </w:rPr>
        <w:t>seabirds</w:t>
      </w:r>
      <w:proofErr w:type="gramEnd"/>
      <w:r w:rsidRPr="003A7D22">
        <w:rPr>
          <w:lang w:val="en-US"/>
        </w:rPr>
        <w:t xml:space="preserve"> population in marine ecosystem: The use of strip-transect aerial surveys”. </w:t>
      </w:r>
      <w:r w:rsidRPr="003A7D22">
        <w:rPr>
          <w:i/>
          <w:lang w:val="en-US"/>
        </w:rPr>
        <w:t>Remote Sensing of Environment</w:t>
      </w:r>
      <w:r w:rsidRPr="003A7D22">
        <w:rPr>
          <w:lang w:val="en-US"/>
        </w:rPr>
        <w:t xml:space="preserve">. Earth Observations for Marine and Coastal Biodiversity and Ecosystems Special Issue (Aug. 15, 2008). </w:t>
      </w:r>
      <w:proofErr w:type="spellStart"/>
      <w:r w:rsidRPr="003A7D22">
        <w:rPr>
          <w:rFonts w:ascii="Calibri" w:eastAsia="Calibri" w:hAnsi="Calibri" w:cs="Calibri"/>
          <w:lang w:val="en-US"/>
        </w:rPr>
        <w:t>doi</w:t>
      </w:r>
      <w:proofErr w:type="spellEnd"/>
      <w:r w:rsidRPr="003A7D22">
        <w:rPr>
          <w:lang w:val="en-US"/>
        </w:rPr>
        <w:t xml:space="preserve">: </w:t>
      </w:r>
      <w:hyperlink r:id="rId123">
        <w:r w:rsidRPr="003A7D22">
          <w:rPr>
            <w:rFonts w:ascii="Calibri" w:eastAsia="Calibri" w:hAnsi="Calibri" w:cs="Calibri"/>
            <w:color w:val="0000FF"/>
            <w:lang w:val="en-US"/>
          </w:rPr>
          <w:t>10.</w:t>
        </w:r>
      </w:hyperlink>
    </w:p>
    <w:p w14:paraId="27675494" w14:textId="77777777" w:rsidR="00C608C8" w:rsidRDefault="00960D9F">
      <w:pPr>
        <w:spacing w:after="113" w:line="259" w:lineRule="auto"/>
        <w:ind w:left="602" w:hanging="10"/>
        <w:jc w:val="left"/>
      </w:pPr>
      <w:hyperlink r:id="rId124">
        <w:r w:rsidR="001667C9">
          <w:rPr>
            <w:rFonts w:ascii="Calibri" w:eastAsia="Calibri" w:hAnsi="Calibri" w:cs="Calibri"/>
            <w:color w:val="0000FF"/>
          </w:rPr>
          <w:t>1016/j.rse.2008.01.019</w:t>
        </w:r>
      </w:hyperlink>
      <w:hyperlink r:id="rId125">
        <w:r w:rsidR="001667C9">
          <w:t>.</w:t>
        </w:r>
      </w:hyperlink>
    </w:p>
    <w:p w14:paraId="42248CBB" w14:textId="77777777" w:rsidR="00C608C8" w:rsidRPr="003A7D22" w:rsidRDefault="001667C9">
      <w:pPr>
        <w:numPr>
          <w:ilvl w:val="0"/>
          <w:numId w:val="3"/>
        </w:numPr>
        <w:spacing w:after="107"/>
        <w:ind w:left="610" w:right="53" w:hanging="598"/>
        <w:rPr>
          <w:lang w:val="en-US"/>
        </w:rPr>
      </w:pPr>
      <w:r w:rsidRPr="003A7D22">
        <w:rPr>
          <w:lang w:val="en-US"/>
        </w:rPr>
        <w:t xml:space="preserve">L. L. Eberhardt. “Transect Methods for Population Studies”. </w:t>
      </w:r>
      <w:r w:rsidRPr="003A7D22">
        <w:rPr>
          <w:i/>
          <w:lang w:val="en-US"/>
        </w:rPr>
        <w:t xml:space="preserve">The Journal of Wildlife Management </w:t>
      </w:r>
      <w:r w:rsidRPr="003A7D22">
        <w:rPr>
          <w:lang w:val="en-US"/>
        </w:rPr>
        <w:t xml:space="preserve">(1978). </w:t>
      </w:r>
      <w:proofErr w:type="spellStart"/>
      <w:r w:rsidRPr="003A7D22">
        <w:rPr>
          <w:rFonts w:ascii="Calibri" w:eastAsia="Calibri" w:hAnsi="Calibri" w:cs="Calibri"/>
          <w:lang w:val="en-US"/>
        </w:rPr>
        <w:t>doi</w:t>
      </w:r>
      <w:proofErr w:type="spellEnd"/>
      <w:r w:rsidRPr="003A7D22">
        <w:rPr>
          <w:lang w:val="en-US"/>
        </w:rPr>
        <w:t xml:space="preserve">: </w:t>
      </w:r>
      <w:hyperlink r:id="rId126">
        <w:r w:rsidRPr="003A7D22">
          <w:rPr>
            <w:rFonts w:ascii="Calibri" w:eastAsia="Calibri" w:hAnsi="Calibri" w:cs="Calibri"/>
            <w:color w:val="0000FF"/>
            <w:lang w:val="en-US"/>
          </w:rPr>
          <w:t>10.2307/3800685</w:t>
        </w:r>
      </w:hyperlink>
      <w:hyperlink r:id="rId127">
        <w:r w:rsidRPr="003A7D22">
          <w:rPr>
            <w:lang w:val="en-US"/>
          </w:rPr>
          <w:t>.</w:t>
        </w:r>
      </w:hyperlink>
    </w:p>
    <w:p w14:paraId="0F37A90B" w14:textId="77777777" w:rsidR="00C608C8" w:rsidRPr="00F400DE" w:rsidRDefault="001667C9">
      <w:pPr>
        <w:numPr>
          <w:ilvl w:val="0"/>
          <w:numId w:val="3"/>
        </w:numPr>
        <w:spacing w:after="1" w:line="257" w:lineRule="auto"/>
        <w:ind w:left="610" w:right="53" w:hanging="598"/>
        <w:rPr>
          <w:lang w:val="en-US"/>
        </w:rPr>
      </w:pPr>
      <w:r w:rsidRPr="003A7D22">
        <w:rPr>
          <w:lang w:val="en-US"/>
        </w:rPr>
        <w:t xml:space="preserve">Mark L. Tasker et al. “Counting Seabirds at Sea from Ships: A Review of Methods Employed and a Suggestion for a Standardized Approach”. </w:t>
      </w:r>
      <w:r w:rsidRPr="00F400DE">
        <w:rPr>
          <w:i/>
          <w:lang w:val="en-US"/>
        </w:rPr>
        <w:t xml:space="preserve">The Auk </w:t>
      </w:r>
      <w:r w:rsidRPr="00F400DE">
        <w:rPr>
          <w:lang w:val="en-US"/>
        </w:rPr>
        <w:t xml:space="preserve">(July 1, 1984). </w:t>
      </w:r>
      <w:proofErr w:type="spellStart"/>
      <w:r w:rsidRPr="00F400DE">
        <w:rPr>
          <w:rFonts w:ascii="Calibri" w:eastAsia="Calibri" w:hAnsi="Calibri" w:cs="Calibri"/>
          <w:lang w:val="en-US"/>
        </w:rPr>
        <w:t>doi</w:t>
      </w:r>
      <w:proofErr w:type="spellEnd"/>
      <w:r w:rsidRPr="00F400DE">
        <w:rPr>
          <w:lang w:val="en-US"/>
        </w:rPr>
        <w:t xml:space="preserve">: </w:t>
      </w:r>
      <w:hyperlink r:id="rId128">
        <w:r w:rsidRPr="00F400DE">
          <w:rPr>
            <w:rFonts w:ascii="Calibri" w:eastAsia="Calibri" w:hAnsi="Calibri" w:cs="Calibri"/>
            <w:color w:val="0000FF"/>
            <w:lang w:val="en-US"/>
          </w:rPr>
          <w:t xml:space="preserve">10.1093/auk/ </w:t>
        </w:r>
      </w:hyperlink>
      <w:hyperlink r:id="rId129">
        <w:r w:rsidRPr="00F400DE">
          <w:rPr>
            <w:rFonts w:ascii="Calibri" w:eastAsia="Calibri" w:hAnsi="Calibri" w:cs="Calibri"/>
            <w:color w:val="0000FF"/>
            <w:lang w:val="en-US"/>
          </w:rPr>
          <w:t>101.3.567</w:t>
        </w:r>
      </w:hyperlink>
      <w:hyperlink r:id="rId130">
        <w:r w:rsidRPr="00F400DE">
          <w:rPr>
            <w:lang w:val="en-US"/>
          </w:rPr>
          <w:t>.</w:t>
        </w:r>
      </w:hyperlink>
    </w:p>
    <w:p w14:paraId="655CCCEE" w14:textId="77777777" w:rsidR="00C608C8" w:rsidRDefault="001667C9">
      <w:pPr>
        <w:numPr>
          <w:ilvl w:val="0"/>
          <w:numId w:val="3"/>
        </w:numPr>
        <w:ind w:left="610" w:right="53" w:hanging="598"/>
      </w:pPr>
      <w:r w:rsidRPr="003A7D22">
        <w:rPr>
          <w:lang w:val="en-US"/>
        </w:rPr>
        <w:t xml:space="preserve">Sophie </w:t>
      </w:r>
      <w:proofErr w:type="spellStart"/>
      <w:r w:rsidRPr="003A7D22">
        <w:rPr>
          <w:lang w:val="en-US"/>
        </w:rPr>
        <w:t>Laran</w:t>
      </w:r>
      <w:proofErr w:type="spellEnd"/>
      <w:r w:rsidRPr="003A7D22">
        <w:rPr>
          <w:lang w:val="en-US"/>
        </w:rPr>
        <w:t xml:space="preserve"> et al. “Seasonal distribution and abundance of cetaceans within French </w:t>
      </w:r>
      <w:proofErr w:type="spellStart"/>
      <w:r w:rsidRPr="003A7D22">
        <w:rPr>
          <w:lang w:val="en-US"/>
        </w:rPr>
        <w:t>watersPart</w:t>
      </w:r>
      <w:proofErr w:type="spellEnd"/>
      <w:r w:rsidRPr="003A7D22">
        <w:rPr>
          <w:lang w:val="en-US"/>
        </w:rPr>
        <w:t xml:space="preserve"> I: The North-Western Mediterranean, including the </w:t>
      </w:r>
      <w:proofErr w:type="spellStart"/>
      <w:r w:rsidRPr="003A7D22">
        <w:rPr>
          <w:lang w:val="en-US"/>
        </w:rPr>
        <w:t>Pelagos</w:t>
      </w:r>
      <w:proofErr w:type="spellEnd"/>
      <w:r w:rsidRPr="003A7D22">
        <w:rPr>
          <w:lang w:val="en-US"/>
        </w:rPr>
        <w:t xml:space="preserve"> sanctuary”. </w:t>
      </w:r>
      <w:proofErr w:type="spellStart"/>
      <w:r>
        <w:rPr>
          <w:i/>
        </w:rPr>
        <w:t>Deep</w:t>
      </w:r>
      <w:proofErr w:type="spellEnd"/>
      <w:r>
        <w:rPr>
          <w:i/>
        </w:rPr>
        <w:t xml:space="preserve"> </w:t>
      </w:r>
      <w:proofErr w:type="spellStart"/>
      <w:r>
        <w:rPr>
          <w:i/>
        </w:rPr>
        <w:t>Sea</w:t>
      </w:r>
      <w:proofErr w:type="spellEnd"/>
      <w:r>
        <w:rPr>
          <w:i/>
        </w:rPr>
        <w:t xml:space="preserve"> </w:t>
      </w:r>
      <w:proofErr w:type="spellStart"/>
      <w:r>
        <w:rPr>
          <w:i/>
        </w:rPr>
        <w:t>Research</w:t>
      </w:r>
      <w:proofErr w:type="spellEnd"/>
    </w:p>
    <w:p w14:paraId="342EC0AC" w14:textId="77777777" w:rsidR="00C608C8" w:rsidRPr="003A7D22" w:rsidRDefault="001667C9">
      <w:pPr>
        <w:spacing w:after="108"/>
        <w:ind w:left="607" w:right="53" w:hanging="13"/>
        <w:rPr>
          <w:lang w:val="en-US"/>
        </w:rPr>
      </w:pPr>
      <w:r w:rsidRPr="003A7D22">
        <w:rPr>
          <w:i/>
          <w:lang w:val="en-US"/>
        </w:rPr>
        <w:t>Part II: Topical Studies in Oceanography</w:t>
      </w:r>
      <w:r w:rsidRPr="003A7D22">
        <w:rPr>
          <w:lang w:val="en-US"/>
        </w:rPr>
        <w:t xml:space="preserve">. Abundance, distribution and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hyperlink r:id="rId131">
        <w:r w:rsidRPr="003A7D22">
          <w:rPr>
            <w:rFonts w:ascii="Calibri" w:eastAsia="Calibri" w:hAnsi="Calibri" w:cs="Calibri"/>
            <w:color w:val="0000FF"/>
            <w:lang w:val="en-US"/>
          </w:rPr>
          <w:t>10.1016/j.dsr2.2016.12.011</w:t>
        </w:r>
      </w:hyperlink>
      <w:hyperlink r:id="rId132">
        <w:r w:rsidRPr="003A7D22">
          <w:rPr>
            <w:lang w:val="en-US"/>
          </w:rPr>
          <w:t>.</w:t>
        </w:r>
      </w:hyperlink>
    </w:p>
    <w:p w14:paraId="00A243C8" w14:textId="77777777" w:rsidR="00C608C8" w:rsidRPr="00F400DE" w:rsidRDefault="001667C9">
      <w:pPr>
        <w:numPr>
          <w:ilvl w:val="0"/>
          <w:numId w:val="3"/>
        </w:numPr>
        <w:ind w:left="610" w:right="53" w:hanging="598"/>
        <w:rPr>
          <w:lang w:val="en-US"/>
        </w:rPr>
      </w:pPr>
      <w:proofErr w:type="spellStart"/>
      <w:r w:rsidRPr="003A7D22">
        <w:rPr>
          <w:lang w:val="en-US"/>
        </w:rPr>
        <w:t>Gianpiero</w:t>
      </w:r>
      <w:proofErr w:type="spellEnd"/>
      <w:r w:rsidRPr="003A7D22">
        <w:rPr>
          <w:lang w:val="en-US"/>
        </w:rPr>
        <w:t xml:space="preserve"> </w:t>
      </w:r>
      <w:proofErr w:type="spellStart"/>
      <w:r w:rsidRPr="003A7D22">
        <w:rPr>
          <w:lang w:val="en-US"/>
        </w:rPr>
        <w:t>Cossarini</w:t>
      </w:r>
      <w:proofErr w:type="spellEnd"/>
      <w:r w:rsidRPr="003A7D22">
        <w:rPr>
          <w:lang w:val="en-US"/>
        </w:rPr>
        <w:t xml:space="preserve"> et al. “High-Resolution Reanalysis of the Mediterranean Sea Biogeochemistry (1999–2019)”. </w:t>
      </w:r>
      <w:r w:rsidRPr="00F400DE">
        <w:rPr>
          <w:i/>
          <w:lang w:val="en-US"/>
        </w:rPr>
        <w:t xml:space="preserve">Frontiers in Marine Science </w:t>
      </w:r>
      <w:r w:rsidRPr="00F400DE">
        <w:rPr>
          <w:lang w:val="en-US"/>
        </w:rPr>
        <w:t xml:space="preserve">(Nov. 29, 2021). </w:t>
      </w:r>
      <w:proofErr w:type="spellStart"/>
      <w:r w:rsidRPr="00F400DE">
        <w:rPr>
          <w:rFonts w:ascii="Calibri" w:eastAsia="Calibri" w:hAnsi="Calibri" w:cs="Calibri"/>
          <w:lang w:val="en-US"/>
        </w:rPr>
        <w:t>doi</w:t>
      </w:r>
      <w:proofErr w:type="spellEnd"/>
      <w:r w:rsidRPr="00F400DE">
        <w:rPr>
          <w:lang w:val="en-US"/>
        </w:rPr>
        <w:t xml:space="preserve">: </w:t>
      </w:r>
      <w:hyperlink r:id="rId133">
        <w:r w:rsidRPr="00F400DE">
          <w:rPr>
            <w:rFonts w:ascii="Calibri" w:eastAsia="Calibri" w:hAnsi="Calibri" w:cs="Calibri"/>
            <w:color w:val="0000FF"/>
            <w:lang w:val="en-US"/>
          </w:rPr>
          <w:t>10.3389/fmars.2021.</w:t>
        </w:r>
      </w:hyperlink>
    </w:p>
    <w:p w14:paraId="6C0EF318" w14:textId="77777777" w:rsidR="00C608C8" w:rsidRDefault="00960D9F">
      <w:pPr>
        <w:spacing w:after="113" w:line="259" w:lineRule="auto"/>
        <w:ind w:left="602" w:hanging="10"/>
        <w:jc w:val="left"/>
      </w:pPr>
      <w:hyperlink r:id="rId134">
        <w:r w:rsidR="001667C9">
          <w:rPr>
            <w:rFonts w:ascii="Calibri" w:eastAsia="Calibri" w:hAnsi="Calibri" w:cs="Calibri"/>
            <w:color w:val="0000FF"/>
          </w:rPr>
          <w:t>741486</w:t>
        </w:r>
      </w:hyperlink>
      <w:hyperlink r:id="rId135">
        <w:r w:rsidR="001667C9">
          <w:t>.</w:t>
        </w:r>
      </w:hyperlink>
    </w:p>
    <w:p w14:paraId="1490DCB4" w14:textId="77777777" w:rsidR="00C608C8" w:rsidRDefault="001667C9">
      <w:pPr>
        <w:numPr>
          <w:ilvl w:val="0"/>
          <w:numId w:val="3"/>
        </w:numPr>
        <w:spacing w:after="107"/>
        <w:ind w:left="610" w:right="53" w:hanging="598"/>
      </w:pPr>
      <w:r w:rsidRPr="003A7D22">
        <w:rPr>
          <w:lang w:val="en-US"/>
        </w:rPr>
        <w:t xml:space="preserve">Romain </w:t>
      </w:r>
      <w:proofErr w:type="spellStart"/>
      <w:r w:rsidRPr="003A7D22">
        <w:rPr>
          <w:lang w:val="en-US"/>
        </w:rPr>
        <w:t>Escudier</w:t>
      </w:r>
      <w:proofErr w:type="spellEnd"/>
      <w:r w:rsidRPr="003A7D22">
        <w:rPr>
          <w:lang w:val="en-US"/>
        </w:rPr>
        <w:t xml:space="preserve"> et al. “A </w:t>
      </w:r>
      <w:proofErr w:type="gramStart"/>
      <w:r w:rsidRPr="003A7D22">
        <w:rPr>
          <w:lang w:val="en-US"/>
        </w:rPr>
        <w:t>High Resolution</w:t>
      </w:r>
      <w:proofErr w:type="gramEnd"/>
      <w:r w:rsidRPr="003A7D22">
        <w:rPr>
          <w:lang w:val="en-US"/>
        </w:rPr>
        <w:t xml:space="preserve">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36">
        <w:r>
          <w:rPr>
            <w:rFonts w:ascii="Calibri" w:eastAsia="Calibri" w:hAnsi="Calibri" w:cs="Calibri"/>
            <w:color w:val="0000FF"/>
          </w:rPr>
          <w:t>10.3389/feart.2021.702285</w:t>
        </w:r>
      </w:hyperlink>
      <w:hyperlink r:id="rId137">
        <w:r>
          <w:t>.</w:t>
        </w:r>
      </w:hyperlink>
    </w:p>
    <w:p w14:paraId="146FA382" w14:textId="77777777" w:rsidR="00C608C8" w:rsidRDefault="001667C9">
      <w:pPr>
        <w:numPr>
          <w:ilvl w:val="0"/>
          <w:numId w:val="3"/>
        </w:numPr>
        <w:spacing w:after="106"/>
        <w:ind w:left="610" w:right="53" w:hanging="598"/>
      </w:pPr>
      <w:r w:rsidRPr="003A7D22">
        <w:rPr>
          <w:lang w:val="en-US"/>
        </w:rPr>
        <w:t xml:space="preserve">Elizabeth J. </w:t>
      </w:r>
      <w:proofErr w:type="spellStart"/>
      <w:r w:rsidRPr="003A7D22">
        <w:rPr>
          <w:lang w:val="en-US"/>
        </w:rPr>
        <w:t>Sbrocco</w:t>
      </w:r>
      <w:proofErr w:type="spellEnd"/>
      <w:r w:rsidRPr="003A7D22">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38">
        <w:r>
          <w:rPr>
            <w:rFonts w:ascii="Calibri" w:eastAsia="Calibri" w:hAnsi="Calibri" w:cs="Calibri"/>
            <w:color w:val="0000FF"/>
          </w:rPr>
          <w:t>10.1890/12-1358.1</w:t>
        </w:r>
      </w:hyperlink>
      <w:hyperlink r:id="rId139">
        <w:r>
          <w:t>.</w:t>
        </w:r>
      </w:hyperlink>
    </w:p>
    <w:p w14:paraId="19E07BF5" w14:textId="77777777" w:rsidR="00C608C8" w:rsidRPr="00F400DE" w:rsidRDefault="001667C9">
      <w:pPr>
        <w:numPr>
          <w:ilvl w:val="0"/>
          <w:numId w:val="3"/>
        </w:numPr>
        <w:spacing w:after="110"/>
        <w:ind w:left="610" w:right="53" w:hanging="598"/>
        <w:rPr>
          <w:lang w:val="en-US"/>
        </w:rPr>
      </w:pPr>
      <w:r w:rsidRPr="003A7D22">
        <w:rPr>
          <w:lang w:val="en-US"/>
        </w:rPr>
        <w:t xml:space="preserve">Juan </w:t>
      </w:r>
      <w:proofErr w:type="spellStart"/>
      <w:r w:rsidRPr="003A7D22">
        <w:rPr>
          <w:lang w:val="en-US"/>
        </w:rPr>
        <w:t>Serratosa</w:t>
      </w:r>
      <w:proofErr w:type="spellEnd"/>
      <w:r w:rsidRPr="003A7D22">
        <w:rPr>
          <w:lang w:val="en-US"/>
        </w:rPr>
        <w:t xml:space="preserve"> et al. “Environmental Drivers of Seabird At-Sea Distribution in the Eastern South Pacific Ocean: Assemblage Composition Across a Longitudinal Productivity Gradient”. </w:t>
      </w:r>
      <w:r w:rsidRPr="00F400DE">
        <w:rPr>
          <w:i/>
          <w:lang w:val="en-US"/>
        </w:rPr>
        <w:t xml:space="preserve">Frontiers in Marine Science </w:t>
      </w:r>
      <w:r w:rsidRPr="00F400DE">
        <w:rPr>
          <w:lang w:val="en-US"/>
        </w:rPr>
        <w:t xml:space="preserve">(Feb. 5, 2020). </w:t>
      </w:r>
      <w:proofErr w:type="spellStart"/>
      <w:r w:rsidRPr="00F400DE">
        <w:rPr>
          <w:rFonts w:ascii="Calibri" w:eastAsia="Calibri" w:hAnsi="Calibri" w:cs="Calibri"/>
          <w:lang w:val="en-US"/>
        </w:rPr>
        <w:t>doi</w:t>
      </w:r>
      <w:proofErr w:type="spellEnd"/>
      <w:r w:rsidRPr="00F400DE">
        <w:rPr>
          <w:lang w:val="en-US"/>
        </w:rPr>
        <w:t xml:space="preserve">: </w:t>
      </w:r>
      <w:hyperlink r:id="rId140">
        <w:r w:rsidRPr="00F400DE">
          <w:rPr>
            <w:rFonts w:ascii="Calibri" w:eastAsia="Calibri" w:hAnsi="Calibri" w:cs="Calibri"/>
            <w:color w:val="0000FF"/>
            <w:lang w:val="en-US"/>
          </w:rPr>
          <w:t>10.3389/fmars.2019.00838</w:t>
        </w:r>
      </w:hyperlink>
      <w:hyperlink r:id="rId141">
        <w:r w:rsidRPr="00F400DE">
          <w:rPr>
            <w:lang w:val="en-US"/>
          </w:rPr>
          <w:t>.</w:t>
        </w:r>
      </w:hyperlink>
    </w:p>
    <w:p w14:paraId="540035A7" w14:textId="77777777" w:rsidR="00C608C8" w:rsidRPr="00F400DE" w:rsidRDefault="001667C9">
      <w:pPr>
        <w:numPr>
          <w:ilvl w:val="0"/>
          <w:numId w:val="3"/>
        </w:numPr>
        <w:spacing w:after="107"/>
        <w:ind w:left="610" w:right="53" w:hanging="598"/>
        <w:rPr>
          <w:lang w:val="en-US"/>
        </w:rPr>
      </w:pPr>
      <w:r w:rsidRPr="003A7D22">
        <w:rPr>
          <w:lang w:val="en-US"/>
        </w:rPr>
        <w:t xml:space="preserve">Blanca </w:t>
      </w:r>
      <w:proofErr w:type="spellStart"/>
      <w:r w:rsidRPr="003A7D22">
        <w:rPr>
          <w:lang w:val="en-US"/>
        </w:rPr>
        <w:t>Sarzo</w:t>
      </w:r>
      <w:proofErr w:type="spellEnd"/>
      <w:r w:rsidRPr="003A7D22">
        <w:rPr>
          <w:lang w:val="en-US"/>
        </w:rPr>
        <w:t xml:space="preserve"> et al. “Modelling </w:t>
      </w:r>
      <w:proofErr w:type="gramStart"/>
      <w:r w:rsidRPr="003A7D22">
        <w:rPr>
          <w:lang w:val="en-US"/>
        </w:rPr>
        <w:t>seabirds</w:t>
      </w:r>
      <w:proofErr w:type="gramEnd"/>
      <w:r w:rsidRPr="003A7D22">
        <w:rPr>
          <w:lang w:val="en-US"/>
        </w:rPr>
        <w:t xml:space="preserve"> biodiversity through Bayesian Spatial Beta regression models: A proxy to inform marine protected areas in the Mediterranean Sea”. </w:t>
      </w:r>
      <w:r w:rsidRPr="00F400DE">
        <w:rPr>
          <w:i/>
          <w:lang w:val="en-US"/>
        </w:rPr>
        <w:t xml:space="preserve">Marine Environmental Research </w:t>
      </w:r>
      <w:r w:rsidRPr="00F400DE">
        <w:rPr>
          <w:lang w:val="en-US"/>
        </w:rPr>
        <w:t xml:space="preserve">(Mar. 1, 2023). </w:t>
      </w:r>
      <w:proofErr w:type="spellStart"/>
      <w:r w:rsidRPr="00F400DE">
        <w:rPr>
          <w:rFonts w:ascii="Calibri" w:eastAsia="Calibri" w:hAnsi="Calibri" w:cs="Calibri"/>
          <w:lang w:val="en-US"/>
        </w:rPr>
        <w:t>doi</w:t>
      </w:r>
      <w:proofErr w:type="spellEnd"/>
      <w:r w:rsidRPr="00F400DE">
        <w:rPr>
          <w:lang w:val="en-US"/>
        </w:rPr>
        <w:t xml:space="preserve">: </w:t>
      </w:r>
      <w:hyperlink r:id="rId142">
        <w:r w:rsidRPr="00F400DE">
          <w:rPr>
            <w:rFonts w:ascii="Calibri" w:eastAsia="Calibri" w:hAnsi="Calibri" w:cs="Calibri"/>
            <w:color w:val="0000FF"/>
            <w:lang w:val="en-US"/>
          </w:rPr>
          <w:t>10.1016/j.marenvres.2022.105860</w:t>
        </w:r>
      </w:hyperlink>
      <w:hyperlink r:id="rId143">
        <w:r w:rsidRPr="00F400DE">
          <w:rPr>
            <w:lang w:val="en-US"/>
          </w:rPr>
          <w:t>.</w:t>
        </w:r>
      </w:hyperlink>
    </w:p>
    <w:p w14:paraId="271724BB" w14:textId="77777777" w:rsidR="00C608C8" w:rsidRPr="003A7D22" w:rsidRDefault="001667C9">
      <w:pPr>
        <w:numPr>
          <w:ilvl w:val="0"/>
          <w:numId w:val="3"/>
        </w:numPr>
        <w:spacing w:after="107"/>
        <w:ind w:left="610" w:right="53" w:hanging="598"/>
        <w:rPr>
          <w:lang w:val="en-US"/>
        </w:rPr>
      </w:pPr>
      <w:r w:rsidRPr="003A7D22">
        <w:rPr>
          <w:lang w:val="en-US"/>
        </w:rPr>
        <w:t xml:space="preserve">Steffen </w:t>
      </w:r>
      <w:proofErr w:type="spellStart"/>
      <w:r w:rsidRPr="003A7D22">
        <w:rPr>
          <w:lang w:val="en-US"/>
        </w:rPr>
        <w:t>Oppel</w:t>
      </w:r>
      <w:proofErr w:type="spellEnd"/>
      <w:r w:rsidRPr="003A7D22">
        <w:rPr>
          <w:lang w:val="en-US"/>
        </w:rPr>
        <w:t xml:space="preserve"> et al. “Comparison of five modelling techniques to predict the spatial distribution and abundance of seabirds”. </w:t>
      </w:r>
      <w:r w:rsidRPr="003A7D22">
        <w:rPr>
          <w:i/>
          <w:lang w:val="en-US"/>
        </w:rPr>
        <w:t>Biological Conservation</w:t>
      </w:r>
      <w:r w:rsidRPr="003A7D22">
        <w:rPr>
          <w:lang w:val="en-US"/>
        </w:rPr>
        <w:t xml:space="preserve">. Seabirds and Marine Protected Areas planning (Nov. 1, 2012). </w:t>
      </w:r>
      <w:proofErr w:type="spellStart"/>
      <w:r w:rsidRPr="003A7D22">
        <w:rPr>
          <w:rFonts w:ascii="Calibri" w:eastAsia="Calibri" w:hAnsi="Calibri" w:cs="Calibri"/>
          <w:lang w:val="en-US"/>
        </w:rPr>
        <w:t>doi</w:t>
      </w:r>
      <w:proofErr w:type="spellEnd"/>
      <w:r w:rsidRPr="003A7D22">
        <w:rPr>
          <w:lang w:val="en-US"/>
        </w:rPr>
        <w:t xml:space="preserve">: </w:t>
      </w:r>
      <w:hyperlink r:id="rId144">
        <w:r w:rsidRPr="003A7D22">
          <w:rPr>
            <w:rFonts w:ascii="Calibri" w:eastAsia="Calibri" w:hAnsi="Calibri" w:cs="Calibri"/>
            <w:color w:val="0000FF"/>
            <w:lang w:val="en-US"/>
          </w:rPr>
          <w:t>10.1016/j.biocon.2011.11.013</w:t>
        </w:r>
      </w:hyperlink>
      <w:hyperlink r:id="rId145">
        <w:r w:rsidRPr="003A7D22">
          <w:rPr>
            <w:lang w:val="en-US"/>
          </w:rPr>
          <w:t>.</w:t>
        </w:r>
      </w:hyperlink>
    </w:p>
    <w:p w14:paraId="3DE8E456" w14:textId="77777777" w:rsidR="00C608C8" w:rsidRDefault="001667C9">
      <w:pPr>
        <w:numPr>
          <w:ilvl w:val="0"/>
          <w:numId w:val="3"/>
        </w:numPr>
        <w:spacing w:after="122" w:line="257" w:lineRule="auto"/>
        <w:ind w:left="610" w:right="53" w:hanging="598"/>
      </w:pPr>
      <w:proofErr w:type="spellStart"/>
      <w:r>
        <w:t>Gurutzeta</w:t>
      </w:r>
      <w:proofErr w:type="spellEnd"/>
      <w:r>
        <w:t xml:space="preserve"> </w:t>
      </w:r>
      <w:proofErr w:type="spellStart"/>
      <w:r>
        <w:t>Guillera-Arroita</w:t>
      </w:r>
      <w:proofErr w:type="spellEnd"/>
      <w:r>
        <w:t xml:space="preserve"> et al. </w:t>
      </w:r>
      <w:r w:rsidRPr="003A7D22">
        <w:rPr>
          <w:lang w:val="en-US"/>
        </w:rPr>
        <w:t xml:space="preserve">“Ignoring Imperfect Detection in Biological Surveys Is Dangerous: A Response to ‘Fitting and Interpreting Occupancy Models’”. </w:t>
      </w:r>
      <w:r>
        <w:rPr>
          <w:i/>
        </w:rPr>
        <w:t xml:space="preserve">PLOS ONE </w:t>
      </w:r>
      <w:r>
        <w:t xml:space="preserve">(July 30, 2014). </w:t>
      </w:r>
      <w:proofErr w:type="spellStart"/>
      <w:r>
        <w:rPr>
          <w:rFonts w:ascii="Calibri" w:eastAsia="Calibri" w:hAnsi="Calibri" w:cs="Calibri"/>
        </w:rPr>
        <w:t>doi</w:t>
      </w:r>
      <w:proofErr w:type="spellEnd"/>
      <w:r>
        <w:t xml:space="preserve">: </w:t>
      </w:r>
      <w:hyperlink r:id="rId146">
        <w:r>
          <w:rPr>
            <w:rFonts w:ascii="Calibri" w:eastAsia="Calibri" w:hAnsi="Calibri" w:cs="Calibri"/>
            <w:color w:val="0000FF"/>
          </w:rPr>
          <w:t>10.1371/journal.pone.0099571</w:t>
        </w:r>
      </w:hyperlink>
      <w:hyperlink r:id="rId147">
        <w:r>
          <w:t>.</w:t>
        </w:r>
      </w:hyperlink>
    </w:p>
    <w:p w14:paraId="2A8C9F3F" w14:textId="77777777" w:rsidR="00C608C8" w:rsidRDefault="001667C9">
      <w:pPr>
        <w:numPr>
          <w:ilvl w:val="0"/>
          <w:numId w:val="3"/>
        </w:numPr>
        <w:spacing w:after="109"/>
        <w:ind w:left="610" w:right="53" w:hanging="598"/>
      </w:pPr>
      <w:proofErr w:type="spellStart"/>
      <w:r w:rsidRPr="003A7D22">
        <w:rPr>
          <w:lang w:val="en-US"/>
        </w:rPr>
        <w:t>Jos´e</w:t>
      </w:r>
      <w:proofErr w:type="spellEnd"/>
      <w:r w:rsidRPr="003A7D22">
        <w:rPr>
          <w:lang w:val="en-US"/>
        </w:rPr>
        <w:t xml:space="preserve"> J. </w:t>
      </w:r>
      <w:proofErr w:type="spellStart"/>
      <w:r w:rsidRPr="003A7D22">
        <w:rPr>
          <w:lang w:val="en-US"/>
        </w:rPr>
        <w:t>Lahoz-Monfort</w:t>
      </w:r>
      <w:proofErr w:type="spellEnd"/>
      <w:r w:rsidRPr="003A7D22">
        <w:rPr>
          <w:lang w:val="en-US"/>
        </w:rPr>
        <w:t xml:space="preserve">, </w:t>
      </w:r>
      <w:proofErr w:type="spellStart"/>
      <w:r w:rsidRPr="003A7D22">
        <w:rPr>
          <w:lang w:val="en-US"/>
        </w:rPr>
        <w:t>Gurutzeta</w:t>
      </w:r>
      <w:proofErr w:type="spellEnd"/>
      <w:r w:rsidRPr="003A7D22">
        <w:rPr>
          <w:lang w:val="en-US"/>
        </w:rPr>
        <w:t xml:space="preserve"> </w:t>
      </w:r>
      <w:proofErr w:type="spellStart"/>
      <w:r w:rsidRPr="003A7D22">
        <w:rPr>
          <w:lang w:val="en-US"/>
        </w:rPr>
        <w:t>Guillera-Arroita</w:t>
      </w:r>
      <w:proofErr w:type="spellEnd"/>
      <w:r w:rsidRPr="003A7D22">
        <w:rPr>
          <w:lang w:val="en-US"/>
        </w:rPr>
        <w:t xml:space="preserve">, and Brendan A. </w:t>
      </w:r>
      <w:proofErr w:type="spellStart"/>
      <w:r w:rsidRPr="003A7D22">
        <w:rPr>
          <w:lang w:val="en-US"/>
        </w:rPr>
        <w:t>Wintle</w:t>
      </w:r>
      <w:proofErr w:type="spellEnd"/>
      <w:r w:rsidRPr="003A7D22">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48">
        <w:r>
          <w:rPr>
            <w:rFonts w:ascii="Calibri" w:eastAsia="Calibri" w:hAnsi="Calibri" w:cs="Calibri"/>
            <w:color w:val="0000FF"/>
          </w:rPr>
          <w:t>10.1111/geb.12138</w:t>
        </w:r>
      </w:hyperlink>
      <w:hyperlink r:id="rId149">
        <w:r>
          <w:t>.</w:t>
        </w:r>
      </w:hyperlink>
    </w:p>
    <w:p w14:paraId="6FC5EBDB" w14:textId="77777777" w:rsidR="00C608C8" w:rsidRDefault="001667C9">
      <w:pPr>
        <w:numPr>
          <w:ilvl w:val="0"/>
          <w:numId w:val="3"/>
        </w:numPr>
        <w:spacing w:after="109"/>
        <w:ind w:left="610" w:right="53" w:hanging="598"/>
      </w:pPr>
      <w:r w:rsidRPr="003A7D22">
        <w:rPr>
          <w:lang w:val="en-US"/>
        </w:rPr>
        <w:t xml:space="preserve">Marc </w:t>
      </w:r>
      <w:proofErr w:type="spellStart"/>
      <w:r w:rsidRPr="003A7D22">
        <w:rPr>
          <w:lang w:val="en-US"/>
        </w:rPr>
        <w:t>K´ery</w:t>
      </w:r>
      <w:proofErr w:type="spellEnd"/>
      <w:r w:rsidRPr="003A7D22">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r>
        <w:rPr>
          <w:rFonts w:ascii="Calibri" w:eastAsia="Calibri" w:hAnsi="Calibri" w:cs="Calibri"/>
        </w:rPr>
        <w:t>doi</w:t>
      </w:r>
      <w:proofErr w:type="spellEnd"/>
      <w:r>
        <w:t xml:space="preserve">: </w:t>
      </w:r>
      <w:hyperlink r:id="rId150">
        <w:r>
          <w:rPr>
            <w:rFonts w:ascii="Calibri" w:eastAsia="Calibri" w:hAnsi="Calibri" w:cs="Calibri"/>
            <w:color w:val="0000FF"/>
          </w:rPr>
          <w:t>10.1111/j.1365-2699.2011.02487.x</w:t>
        </w:r>
      </w:hyperlink>
      <w:hyperlink r:id="rId151">
        <w:r>
          <w:t>.</w:t>
        </w:r>
      </w:hyperlink>
    </w:p>
    <w:p w14:paraId="16F624B3" w14:textId="77777777" w:rsidR="00C608C8" w:rsidRDefault="001667C9">
      <w:pPr>
        <w:numPr>
          <w:ilvl w:val="0"/>
          <w:numId w:val="3"/>
        </w:numPr>
        <w:spacing w:after="102"/>
        <w:ind w:left="610" w:right="53" w:hanging="598"/>
      </w:pPr>
      <w:r>
        <w:t xml:space="preserve">Jeffrey W. Doser et al. </w:t>
      </w:r>
      <w:r w:rsidRPr="003A7D22">
        <w:rPr>
          <w:lang w:val="en-US"/>
        </w:rPr>
        <w:t>“</w:t>
      </w:r>
      <w:proofErr w:type="spellStart"/>
      <w:r w:rsidRPr="003A7D22">
        <w:rPr>
          <w:lang w:val="en-US"/>
        </w:rPr>
        <w:t>spOccupancy</w:t>
      </w:r>
      <w:proofErr w:type="spellEnd"/>
      <w:r w:rsidRPr="003A7D22">
        <w:rPr>
          <w:lang w:val="en-US"/>
        </w:rPr>
        <w:t xml:space="preserve">: An R package for single-species, multi-species, and integrated spatial occupancy models”.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(2022). </w:t>
      </w:r>
      <w:proofErr w:type="spellStart"/>
      <w:r>
        <w:rPr>
          <w:rFonts w:ascii="Calibri" w:eastAsia="Calibri" w:hAnsi="Calibri" w:cs="Calibri"/>
        </w:rPr>
        <w:t>doi</w:t>
      </w:r>
      <w:proofErr w:type="spellEnd"/>
      <w:r>
        <w:t xml:space="preserve">: </w:t>
      </w:r>
      <w:hyperlink r:id="rId152">
        <w:r>
          <w:rPr>
            <w:rFonts w:ascii="Calibri" w:eastAsia="Calibri" w:hAnsi="Calibri" w:cs="Calibri"/>
            <w:color w:val="0000FF"/>
          </w:rPr>
          <w:t xml:space="preserve">10.1111/ </w:t>
        </w:r>
      </w:hyperlink>
      <w:hyperlink r:id="rId153">
        <w:r>
          <w:rPr>
            <w:rFonts w:ascii="Calibri" w:eastAsia="Calibri" w:hAnsi="Calibri" w:cs="Calibri"/>
            <w:color w:val="0000FF"/>
          </w:rPr>
          <w:t>2041-210X.13897</w:t>
        </w:r>
      </w:hyperlink>
      <w:hyperlink r:id="rId154">
        <w:r>
          <w:t>.</w:t>
        </w:r>
      </w:hyperlink>
    </w:p>
    <w:p w14:paraId="7BEAAF7B" w14:textId="77777777" w:rsidR="00C608C8" w:rsidRDefault="001667C9">
      <w:pPr>
        <w:numPr>
          <w:ilvl w:val="0"/>
          <w:numId w:val="3"/>
        </w:numPr>
        <w:spacing w:after="106"/>
        <w:ind w:left="610" w:right="53" w:hanging="598"/>
      </w:pPr>
      <w:r w:rsidRPr="003A7D22">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55">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56">
        <w:r>
          <w:t>.</w:t>
        </w:r>
      </w:hyperlink>
    </w:p>
    <w:p w14:paraId="755AF452" w14:textId="77777777" w:rsidR="00C608C8" w:rsidRDefault="001667C9">
      <w:pPr>
        <w:numPr>
          <w:ilvl w:val="0"/>
          <w:numId w:val="3"/>
        </w:numPr>
        <w:spacing w:after="107"/>
        <w:ind w:left="610" w:right="53" w:hanging="598"/>
      </w:pPr>
      <w:r w:rsidRPr="003A7D22">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57">
        <w:r>
          <w:rPr>
            <w:rFonts w:ascii="Calibri" w:eastAsia="Calibri" w:hAnsi="Calibri" w:cs="Calibri"/>
            <w:color w:val="0000FF"/>
          </w:rPr>
          <w:t>10.1890/14-0661.1</w:t>
        </w:r>
      </w:hyperlink>
      <w:hyperlink r:id="rId158">
        <w:r>
          <w:t>.</w:t>
        </w:r>
      </w:hyperlink>
    </w:p>
    <w:p w14:paraId="3D5BEAB2" w14:textId="77777777" w:rsidR="00C608C8" w:rsidRDefault="001667C9">
      <w:pPr>
        <w:numPr>
          <w:ilvl w:val="0"/>
          <w:numId w:val="3"/>
        </w:numPr>
        <w:spacing w:after="101"/>
        <w:ind w:left="610" w:right="53" w:hanging="598"/>
      </w:pPr>
      <w:proofErr w:type="spellStart"/>
      <w:r w:rsidRPr="003A7D22">
        <w:rPr>
          <w:lang w:val="en-US"/>
        </w:rPr>
        <w:lastRenderedPageBreak/>
        <w:t>J´erˆome</w:t>
      </w:r>
      <w:proofErr w:type="spellEnd"/>
      <w:r w:rsidRPr="003A7D22">
        <w:rPr>
          <w:lang w:val="en-US"/>
        </w:rPr>
        <w:t xml:space="preserve"> </w:t>
      </w:r>
      <w:proofErr w:type="spellStart"/>
      <w:r w:rsidRPr="003A7D22">
        <w:rPr>
          <w:lang w:val="en-US"/>
        </w:rPr>
        <w:t>Gu´elat</w:t>
      </w:r>
      <w:proofErr w:type="spellEnd"/>
      <w:r w:rsidRPr="003A7D22">
        <w:rPr>
          <w:lang w:val="en-US"/>
        </w:rPr>
        <w:t xml:space="preserve"> and Marc </w:t>
      </w:r>
      <w:proofErr w:type="spellStart"/>
      <w:r w:rsidRPr="003A7D22">
        <w:rPr>
          <w:lang w:val="en-US"/>
        </w:rPr>
        <w:t>K´ery</w:t>
      </w:r>
      <w:proofErr w:type="spellEnd"/>
      <w:r w:rsidRPr="003A7D22">
        <w:rPr>
          <w:lang w:val="en-US"/>
        </w:rPr>
        <w:t xml:space="preserve">. “Effects of spatial autocorrelation and imperfect detection on species distribution models”. </w:t>
      </w:r>
      <w:proofErr w:type="spellStart"/>
      <w:r>
        <w:rPr>
          <w:i/>
        </w:rPr>
        <w:t>Methods</w:t>
      </w:r>
      <w:proofErr w:type="spellEnd"/>
      <w:r>
        <w:rPr>
          <w:i/>
        </w:rPr>
        <w:t xml:space="preserve"> in </w:t>
      </w:r>
      <w:proofErr w:type="spellStart"/>
      <w:r>
        <w:rPr>
          <w:i/>
        </w:rPr>
        <w:t>Ecology</w:t>
      </w:r>
      <w:proofErr w:type="spellEnd"/>
      <w:r>
        <w:rPr>
          <w:i/>
        </w:rPr>
        <w:t xml:space="preserve"> and </w:t>
      </w:r>
      <w:proofErr w:type="spellStart"/>
      <w:r>
        <w:rPr>
          <w:i/>
        </w:rPr>
        <w:t>Evolution</w:t>
      </w:r>
      <w:proofErr w:type="spellEnd"/>
      <w:r>
        <w:rPr>
          <w:i/>
        </w:rPr>
        <w:t xml:space="preserve"> </w:t>
      </w:r>
      <w:r>
        <w:t xml:space="preserve">(2018). </w:t>
      </w:r>
      <w:proofErr w:type="spellStart"/>
      <w:r>
        <w:rPr>
          <w:rFonts w:ascii="Calibri" w:eastAsia="Calibri" w:hAnsi="Calibri" w:cs="Calibri"/>
        </w:rPr>
        <w:t>doi</w:t>
      </w:r>
      <w:proofErr w:type="spellEnd"/>
      <w:r>
        <w:t xml:space="preserve">: </w:t>
      </w:r>
      <w:hyperlink r:id="rId159">
        <w:r>
          <w:rPr>
            <w:rFonts w:ascii="Calibri" w:eastAsia="Calibri" w:hAnsi="Calibri" w:cs="Calibri"/>
            <w:color w:val="0000FF"/>
          </w:rPr>
          <w:t>10.1111/2041</w:t>
        </w:r>
      </w:hyperlink>
      <w:hyperlink r:id="rId160">
        <w:r>
          <w:rPr>
            <w:rFonts w:ascii="Calibri" w:eastAsia="Calibri" w:hAnsi="Calibri" w:cs="Calibri"/>
            <w:color w:val="0000FF"/>
          </w:rPr>
          <w:t>210X.12983</w:t>
        </w:r>
      </w:hyperlink>
      <w:hyperlink r:id="rId161">
        <w:r>
          <w:t>.</w:t>
        </w:r>
      </w:hyperlink>
    </w:p>
    <w:p w14:paraId="0A4780B7" w14:textId="77777777" w:rsidR="00C608C8" w:rsidRPr="003A7D22" w:rsidRDefault="001667C9">
      <w:pPr>
        <w:numPr>
          <w:ilvl w:val="0"/>
          <w:numId w:val="3"/>
        </w:numPr>
        <w:spacing w:after="109"/>
        <w:ind w:left="610" w:right="53" w:hanging="598"/>
        <w:rPr>
          <w:lang w:val="en-US"/>
        </w:rPr>
      </w:pPr>
      <w:r>
        <w:t xml:space="preserve">Perry de </w:t>
      </w:r>
      <w:proofErr w:type="spellStart"/>
      <w:r>
        <w:t>Valpine</w:t>
      </w:r>
      <w:proofErr w:type="spellEnd"/>
      <w:r>
        <w:t xml:space="preserve"> et al. </w:t>
      </w:r>
      <w:r w:rsidRPr="003A7D22">
        <w:rPr>
          <w:lang w:val="en-US"/>
        </w:rPr>
        <w:t xml:space="preserve">“Programming with models: writing statistical algorithms for general model structures with NIMBLE”. </w:t>
      </w:r>
      <w:r w:rsidRPr="003A7D22">
        <w:rPr>
          <w:i/>
          <w:lang w:val="en-US"/>
        </w:rPr>
        <w:t xml:space="preserve">Journal of Computational and Graphical Statistics </w:t>
      </w:r>
      <w:r w:rsidRPr="003A7D22">
        <w:rPr>
          <w:lang w:val="en-US"/>
        </w:rPr>
        <w:t xml:space="preserve">(Apr. 3, 2017). </w:t>
      </w:r>
      <w:proofErr w:type="spellStart"/>
      <w:r w:rsidRPr="003A7D22">
        <w:rPr>
          <w:rFonts w:ascii="Calibri" w:eastAsia="Calibri" w:hAnsi="Calibri" w:cs="Calibri"/>
          <w:lang w:val="en-US"/>
        </w:rPr>
        <w:t>doi</w:t>
      </w:r>
      <w:proofErr w:type="spellEnd"/>
      <w:r w:rsidRPr="003A7D22">
        <w:rPr>
          <w:lang w:val="en-US"/>
        </w:rPr>
        <w:t xml:space="preserve">: </w:t>
      </w:r>
      <w:hyperlink r:id="rId162">
        <w:r w:rsidRPr="003A7D22">
          <w:rPr>
            <w:rFonts w:ascii="Calibri" w:eastAsia="Calibri" w:hAnsi="Calibri" w:cs="Calibri"/>
            <w:color w:val="0000FF"/>
            <w:lang w:val="en-US"/>
          </w:rPr>
          <w:t>10.1080/10618600.2016.1172487</w:t>
        </w:r>
      </w:hyperlink>
      <w:hyperlink r:id="rId163">
        <w:r w:rsidRPr="003A7D22">
          <w:rPr>
            <w:lang w:val="en-US"/>
          </w:rPr>
          <w:t>.</w:t>
        </w:r>
      </w:hyperlink>
      <w:r w:rsidRPr="003A7D22">
        <w:rPr>
          <w:lang w:val="en-US"/>
        </w:rPr>
        <w:t xml:space="preserve"> </w:t>
      </w:r>
      <w:proofErr w:type="spellStart"/>
      <w:r w:rsidRPr="003A7D22">
        <w:rPr>
          <w:lang w:val="en-US"/>
        </w:rPr>
        <w:t>arXiv</w:t>
      </w:r>
      <w:proofErr w:type="spellEnd"/>
      <w:r w:rsidRPr="003A7D22">
        <w:rPr>
          <w:lang w:val="en-US"/>
        </w:rPr>
        <w:t xml:space="preserve">: </w:t>
      </w:r>
      <w:hyperlink r:id="rId164">
        <w:r w:rsidRPr="003A7D22">
          <w:rPr>
            <w:rFonts w:ascii="Calibri" w:eastAsia="Calibri" w:hAnsi="Calibri" w:cs="Calibri"/>
            <w:color w:val="0000FF"/>
            <w:lang w:val="en-US"/>
          </w:rPr>
          <w:t>1505.05093[stat]</w:t>
        </w:r>
      </w:hyperlink>
      <w:hyperlink r:id="rId165">
        <w:r w:rsidRPr="003A7D22">
          <w:rPr>
            <w:lang w:val="en-US"/>
          </w:rPr>
          <w:t>.</w:t>
        </w:r>
      </w:hyperlink>
    </w:p>
    <w:p w14:paraId="74219BFB" w14:textId="77777777" w:rsidR="00C608C8" w:rsidRDefault="001667C9">
      <w:pPr>
        <w:numPr>
          <w:ilvl w:val="0"/>
          <w:numId w:val="3"/>
        </w:numPr>
        <w:spacing w:after="111" w:line="251" w:lineRule="auto"/>
        <w:ind w:left="610" w:right="53" w:hanging="598"/>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69F288" w14:textId="77777777" w:rsidR="00C608C8" w:rsidRDefault="00C608C8">
      <w:pPr>
        <w:sectPr w:rsidR="00C608C8">
          <w:headerReference w:type="even" r:id="rId166"/>
          <w:headerReference w:type="default" r:id="rId167"/>
          <w:footerReference w:type="even" r:id="rId168"/>
          <w:footerReference w:type="default" r:id="rId169"/>
          <w:headerReference w:type="first" r:id="rId170"/>
          <w:footerReference w:type="first" r:id="rId171"/>
          <w:pgSz w:w="11906" w:h="16838"/>
          <w:pgMar w:top="956" w:right="696" w:bottom="1189" w:left="788" w:header="280" w:footer="434" w:gutter="0"/>
          <w:cols w:space="720"/>
        </w:sectPr>
      </w:pPr>
    </w:p>
    <w:p w14:paraId="238A191C" w14:textId="77777777" w:rsidR="00C608C8" w:rsidRDefault="00C608C8">
      <w:pPr>
        <w:spacing w:after="0" w:line="259" w:lineRule="auto"/>
        <w:ind w:left="-1440" w:right="10466" w:firstLine="0"/>
        <w:jc w:val="left"/>
      </w:pPr>
    </w:p>
    <w:tbl>
      <w:tblPr>
        <w:tblStyle w:val="TableGrid"/>
        <w:tblW w:w="10800" w:type="dxa"/>
        <w:tblInd w:w="-643" w:type="dxa"/>
        <w:tblCellMar>
          <w:top w:w="8" w:type="dxa"/>
        </w:tblCellMar>
        <w:tblLook w:val="04A0" w:firstRow="1" w:lastRow="0" w:firstColumn="1" w:lastColumn="0" w:noHBand="0" w:noVBand="1"/>
      </w:tblPr>
      <w:tblGrid>
        <w:gridCol w:w="9280"/>
        <w:gridCol w:w="1520"/>
      </w:tblGrid>
      <w:tr w:rsidR="00C608C8" w14:paraId="5FBA8BFD" w14:textId="77777777" w:rsidTr="00A04B99">
        <w:trPr>
          <w:trHeight w:val="15418"/>
        </w:trPr>
        <w:tc>
          <w:tcPr>
            <w:tcW w:w="9280" w:type="dxa"/>
            <w:tcBorders>
              <w:top w:val="single" w:sz="3" w:space="0" w:color="104E8B"/>
              <w:left w:val="nil"/>
              <w:bottom w:val="nil"/>
              <w:right w:val="nil"/>
            </w:tcBorders>
          </w:tcPr>
          <w:p w14:paraId="36BC1D3A" w14:textId="77777777" w:rsidR="00C608C8" w:rsidRDefault="001667C9">
            <w:pPr>
              <w:tabs>
                <w:tab w:val="center" w:pos="72"/>
                <w:tab w:val="center" w:pos="1569"/>
              </w:tabs>
              <w:spacing w:after="383" w:line="259" w:lineRule="auto"/>
              <w:ind w:left="0" w:firstLine="0"/>
              <w:jc w:val="left"/>
            </w:pPr>
            <w:r>
              <w:rPr>
                <w:rFonts w:ascii="Calibri" w:eastAsia="Calibri" w:hAnsi="Calibri" w:cs="Calibri"/>
                <w:sz w:val="22"/>
              </w:rPr>
              <w:lastRenderedPageBreak/>
              <w:tab/>
            </w:r>
            <w:r>
              <w:rPr>
                <w:b/>
                <w:sz w:val="34"/>
              </w:rPr>
              <w:t>I</w:t>
            </w:r>
            <w:r>
              <w:rPr>
                <w:b/>
                <w:sz w:val="34"/>
              </w:rPr>
              <w:tab/>
              <w:t>Appendix A</w:t>
            </w:r>
          </w:p>
          <w:p w14:paraId="69BA1628" w14:textId="77777777" w:rsidR="00C608C8" w:rsidRDefault="001667C9">
            <w:pPr>
              <w:spacing w:after="0" w:line="259" w:lineRule="auto"/>
              <w:ind w:left="0" w:firstLine="0"/>
              <w:jc w:val="left"/>
            </w:pPr>
            <w:r>
              <w:rPr>
                <w:b/>
              </w:rPr>
              <w:t>Fig.</w:t>
            </w:r>
            <w:proofErr w:type="gramStart"/>
            <w:r>
              <w:rPr>
                <w:b/>
              </w:rPr>
              <w:t>5:</w:t>
            </w:r>
            <w:proofErr w:type="gramEnd"/>
            <w:r>
              <w:rPr>
                <w:b/>
              </w:rPr>
              <w:t xml:space="preserve"> </w:t>
            </w:r>
            <w:proofErr w:type="spellStart"/>
            <w:r>
              <w:rPr>
                <w:b/>
              </w:rPr>
              <w:t>Environmental</w:t>
            </w:r>
            <w:proofErr w:type="spellEnd"/>
            <w:r>
              <w:rPr>
                <w:b/>
              </w:rPr>
              <w:t xml:space="preserve"> </w:t>
            </w:r>
            <w:proofErr w:type="spellStart"/>
            <w:r>
              <w:rPr>
                <w:b/>
              </w:rPr>
              <w:t>covariates</w:t>
            </w:r>
            <w:proofErr w:type="spellEnd"/>
            <w:r>
              <w:rPr>
                <w:b/>
              </w:rPr>
              <w:t>.</w:t>
            </w:r>
          </w:p>
          <w:p w14:paraId="22F0DF70" w14:textId="77777777" w:rsidR="00C608C8" w:rsidRDefault="001667C9">
            <w:pPr>
              <w:spacing w:after="20" w:line="259" w:lineRule="auto"/>
              <w:ind w:left="0" w:right="-1514" w:firstLine="0"/>
              <w:jc w:val="left"/>
            </w:pPr>
            <w:r>
              <w:rPr>
                <w:noProof/>
              </w:rPr>
              <w:drawing>
                <wp:inline distT="0" distB="0" distL="0" distR="0" wp14:anchorId="7E7EA578" wp14:editId="5B9EDF62">
                  <wp:extent cx="5893219" cy="365879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172"/>
                          <a:stretch>
                            <a:fillRect/>
                          </a:stretch>
                        </pic:blipFill>
                        <pic:spPr>
                          <a:xfrm>
                            <a:off x="0" y="0"/>
                            <a:ext cx="5893219" cy="3658790"/>
                          </a:xfrm>
                          <a:prstGeom prst="rect">
                            <a:avLst/>
                          </a:prstGeom>
                        </pic:spPr>
                      </pic:pic>
                    </a:graphicData>
                  </a:graphic>
                </wp:inline>
              </w:drawing>
            </w:r>
          </w:p>
          <w:p w14:paraId="0DB89C8A" w14:textId="77777777" w:rsidR="00C608C8" w:rsidRDefault="001667C9">
            <w:pPr>
              <w:spacing w:after="0" w:line="259" w:lineRule="auto"/>
              <w:ind w:left="0" w:right="-1514" w:firstLine="0"/>
              <w:jc w:val="left"/>
            </w:pPr>
            <w:r>
              <w:rPr>
                <w:noProof/>
              </w:rPr>
              <w:drawing>
                <wp:inline distT="0" distB="0" distL="0" distR="0" wp14:anchorId="78EC96ED" wp14:editId="27670A9E">
                  <wp:extent cx="5893219" cy="2781221"/>
                  <wp:effectExtent l="0" t="0" r="0" b="0"/>
                  <wp:docPr id="2851" name="Picture 285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173"/>
                          <a:stretch>
                            <a:fillRect/>
                          </a:stretch>
                        </pic:blipFill>
                        <pic:spPr>
                          <a:xfrm>
                            <a:off x="0" y="0"/>
                            <a:ext cx="5893219" cy="2781221"/>
                          </a:xfrm>
                          <a:prstGeom prst="rect">
                            <a:avLst/>
                          </a:prstGeom>
                        </pic:spPr>
                      </pic:pic>
                    </a:graphicData>
                  </a:graphic>
                </wp:inline>
              </w:drawing>
            </w:r>
          </w:p>
        </w:tc>
        <w:tc>
          <w:tcPr>
            <w:tcW w:w="1520" w:type="dxa"/>
            <w:tcBorders>
              <w:top w:val="single" w:sz="3" w:space="0" w:color="104E8B"/>
              <w:left w:val="nil"/>
              <w:bottom w:val="nil"/>
              <w:right w:val="nil"/>
            </w:tcBorders>
          </w:tcPr>
          <w:p w14:paraId="7E5A0D3B" w14:textId="77777777" w:rsidR="00C608C8" w:rsidRDefault="00C608C8">
            <w:pPr>
              <w:spacing w:after="160" w:line="259" w:lineRule="auto"/>
              <w:ind w:left="0" w:firstLine="0"/>
              <w:jc w:val="left"/>
            </w:pPr>
          </w:p>
        </w:tc>
      </w:tr>
      <w:tr w:rsidR="00C608C8" w14:paraId="67CD16C3" w14:textId="77777777" w:rsidTr="00A04B99">
        <w:trPr>
          <w:trHeight w:val="15418"/>
        </w:trPr>
        <w:tc>
          <w:tcPr>
            <w:tcW w:w="9280" w:type="dxa"/>
            <w:tcBorders>
              <w:top w:val="single" w:sz="3" w:space="0" w:color="104E8B"/>
              <w:left w:val="nil"/>
              <w:bottom w:val="nil"/>
              <w:right w:val="nil"/>
            </w:tcBorders>
          </w:tcPr>
          <w:p w14:paraId="28081B88" w14:textId="77777777" w:rsidR="00C608C8" w:rsidRDefault="001667C9">
            <w:pPr>
              <w:tabs>
                <w:tab w:val="center" w:pos="150"/>
                <w:tab w:val="center" w:pos="1715"/>
              </w:tabs>
              <w:spacing w:after="97" w:line="259" w:lineRule="auto"/>
              <w:ind w:left="0" w:firstLine="0"/>
              <w:jc w:val="left"/>
            </w:pPr>
            <w:r>
              <w:rPr>
                <w:rFonts w:ascii="Calibri" w:eastAsia="Calibri" w:hAnsi="Calibri" w:cs="Calibri"/>
                <w:sz w:val="22"/>
              </w:rPr>
              <w:lastRenderedPageBreak/>
              <w:tab/>
            </w:r>
            <w:r>
              <w:rPr>
                <w:b/>
                <w:sz w:val="34"/>
              </w:rPr>
              <w:t>II</w:t>
            </w:r>
            <w:r>
              <w:rPr>
                <w:b/>
                <w:sz w:val="34"/>
              </w:rPr>
              <w:tab/>
              <w:t>Appendix B</w:t>
            </w:r>
          </w:p>
          <w:p w14:paraId="5A14F1F8" w14:textId="77777777" w:rsidR="00C608C8" w:rsidRDefault="001667C9">
            <w:pPr>
              <w:spacing w:after="0" w:line="259" w:lineRule="auto"/>
              <w:ind w:left="0" w:right="-1513" w:firstLine="0"/>
              <w:jc w:val="left"/>
            </w:pPr>
            <w:r>
              <w:rPr>
                <w:noProof/>
              </w:rPr>
              <w:drawing>
                <wp:inline distT="0" distB="0" distL="0" distR="0" wp14:anchorId="61170964" wp14:editId="4BD02CED">
                  <wp:extent cx="5893051" cy="5893051"/>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174"/>
                          <a:stretch>
                            <a:fillRect/>
                          </a:stretch>
                        </pic:blipFill>
                        <pic:spPr>
                          <a:xfrm>
                            <a:off x="0" y="0"/>
                            <a:ext cx="5893051" cy="5893051"/>
                          </a:xfrm>
                          <a:prstGeom prst="rect">
                            <a:avLst/>
                          </a:prstGeom>
                        </pic:spPr>
                      </pic:pic>
                    </a:graphicData>
                  </a:graphic>
                </wp:inline>
              </w:drawing>
            </w:r>
          </w:p>
        </w:tc>
        <w:tc>
          <w:tcPr>
            <w:tcW w:w="1520" w:type="dxa"/>
            <w:tcBorders>
              <w:top w:val="single" w:sz="3" w:space="0" w:color="104E8B"/>
              <w:left w:val="nil"/>
              <w:bottom w:val="nil"/>
              <w:right w:val="nil"/>
            </w:tcBorders>
          </w:tcPr>
          <w:p w14:paraId="70938E75" w14:textId="77777777" w:rsidR="00C608C8" w:rsidRDefault="00C608C8">
            <w:pPr>
              <w:spacing w:after="160" w:line="259" w:lineRule="auto"/>
              <w:ind w:left="0" w:firstLine="0"/>
              <w:jc w:val="left"/>
            </w:pPr>
          </w:p>
        </w:tc>
      </w:tr>
    </w:tbl>
    <w:p w14:paraId="53F8568E" w14:textId="77777777" w:rsidR="001667C9" w:rsidRDefault="001667C9" w:rsidP="00A04B99">
      <w:pPr>
        <w:ind w:left="0" w:firstLine="0"/>
      </w:pPr>
    </w:p>
    <w:sectPr w:rsidR="001667C9">
      <w:headerReference w:type="even" r:id="rId175"/>
      <w:headerReference w:type="default" r:id="rId176"/>
      <w:footerReference w:type="even" r:id="rId177"/>
      <w:footerReference w:type="default" r:id="rId178"/>
      <w:headerReference w:type="first" r:id="rId179"/>
      <w:footerReference w:type="first" r:id="rId180"/>
      <w:pgSz w:w="11906" w:h="16838"/>
      <w:pgMar w:top="281" w:right="1440" w:bottom="43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alentin Lauret" w:date="2024-05-28T16:04:00Z" w:initials="VL">
    <w:p w14:paraId="24340B10" w14:textId="4C803BF8" w:rsidR="00FF42BE" w:rsidRPr="00FF42BE" w:rsidRDefault="00FF42BE">
      <w:pPr>
        <w:pStyle w:val="Commentaire"/>
        <w:rPr>
          <w:lang w:val="en-US"/>
        </w:rPr>
      </w:pPr>
      <w:r>
        <w:rPr>
          <w:rStyle w:val="Marquedecommentaire"/>
        </w:rPr>
        <w:annotationRef/>
      </w:r>
      <w:r w:rsidRPr="00FF42BE">
        <w:rPr>
          <w:lang w:val="en-US"/>
        </w:rPr>
        <w:t>While current assessment</w:t>
      </w:r>
      <w:r>
        <w:rPr>
          <w:lang w:val="en-US"/>
        </w:rPr>
        <w:t>s</w:t>
      </w:r>
      <w:r w:rsidRPr="00FF42BE">
        <w:rPr>
          <w:lang w:val="en-US"/>
        </w:rPr>
        <w:t xml:space="preserve"> rely on single dataset approaches</w:t>
      </w:r>
      <w:r>
        <w:rPr>
          <w:lang w:val="en-US"/>
        </w:rPr>
        <w:t xml:space="preserve">, </w:t>
      </w:r>
      <w:proofErr w:type="spellStart"/>
      <w:r>
        <w:rPr>
          <w:lang w:val="en-US"/>
        </w:rPr>
        <w:t>ehnce</w:t>
      </w:r>
      <w:proofErr w:type="spellEnd"/>
      <w:r>
        <w:rPr>
          <w:lang w:val="en-US"/>
        </w:rPr>
        <w:t xml:space="preserve"> discarding possibly important </w:t>
      </w:r>
      <w:proofErr w:type="gramStart"/>
      <w:r>
        <w:rPr>
          <w:lang w:val="en-US"/>
        </w:rPr>
        <w:t>information,</w:t>
      </w:r>
      <w:r w:rsidRPr="00FF42BE">
        <w:rPr>
          <w:lang w:val="en-US"/>
        </w:rPr>
        <w:t>.</w:t>
      </w:r>
      <w:proofErr w:type="gramEnd"/>
    </w:p>
  </w:comment>
  <w:comment w:id="2" w:author="Valentin Lauret" w:date="2024-05-28T16:05:00Z" w:initials="VL">
    <w:p w14:paraId="6E896418" w14:textId="46A92598" w:rsidR="00FF42BE" w:rsidRPr="00FF42BE" w:rsidRDefault="00FF42BE">
      <w:pPr>
        <w:pStyle w:val="Commentaire"/>
        <w:rPr>
          <w:lang w:val="en-US"/>
        </w:rPr>
      </w:pPr>
      <w:r>
        <w:rPr>
          <w:rStyle w:val="Marquedecommentaire"/>
        </w:rPr>
        <w:annotationRef/>
      </w:r>
      <w:r w:rsidRPr="00FF42BE">
        <w:rPr>
          <w:lang w:val="en-US"/>
        </w:rPr>
        <w:t>Maybe include some benefits of data integration</w:t>
      </w:r>
      <w:r w:rsidR="00E05C08">
        <w:rPr>
          <w:lang w:val="en-US"/>
        </w:rPr>
        <w:t>: improve precision (</w:t>
      </w:r>
      <w:proofErr w:type="spellStart"/>
      <w:r w:rsidR="00E05C08">
        <w:rPr>
          <w:lang w:val="en-US"/>
        </w:rPr>
        <w:t>Zipkin</w:t>
      </w:r>
      <w:proofErr w:type="spellEnd"/>
      <w:r w:rsidR="00E05C08">
        <w:rPr>
          <w:lang w:val="en-US"/>
        </w:rPr>
        <w:t xml:space="preserve"> and compagnie)</w:t>
      </w:r>
    </w:p>
  </w:comment>
  <w:comment w:id="11" w:author="Valentin Lauret" w:date="2024-05-28T16:09:00Z" w:initials="VL">
    <w:p w14:paraId="203562C2" w14:textId="66998BD9" w:rsidR="00E978BB" w:rsidRDefault="00E978BB">
      <w:pPr>
        <w:pStyle w:val="Commentaire"/>
      </w:pPr>
      <w:r>
        <w:rPr>
          <w:rStyle w:val="Marquedecommentaire"/>
        </w:rPr>
        <w:annotationRef/>
      </w:r>
      <w:r>
        <w:t>Ça fait déjà 2 là </w:t>
      </w:r>
      <w:r>
        <w:sym w:font="Wingdings" w:char="F04A"/>
      </w:r>
    </w:p>
  </w:comment>
  <w:comment w:id="12" w:author="Valentin Lauret" w:date="2024-05-28T16:09:00Z" w:initials="VL">
    <w:p w14:paraId="564788BD" w14:textId="77777777" w:rsidR="00E978BB" w:rsidRDefault="00E978BB">
      <w:pPr>
        <w:pStyle w:val="Commentaire"/>
      </w:pPr>
      <w:r>
        <w:rPr>
          <w:rStyle w:val="Marquedecommentaire"/>
        </w:rPr>
        <w:annotationRef/>
      </w:r>
      <w:proofErr w:type="gramStart"/>
      <w:r>
        <w:t>Je dirai pas</w:t>
      </w:r>
      <w:proofErr w:type="gramEnd"/>
      <w:r>
        <w:t xml:space="preserve"> que tu fais vraiment ça pour l’instant. </w:t>
      </w:r>
    </w:p>
    <w:p w14:paraId="67857F27" w14:textId="1DA1B83B" w:rsidR="00E978BB" w:rsidRPr="00E978BB" w:rsidRDefault="00E978BB">
      <w:pPr>
        <w:pStyle w:val="Commentaire"/>
        <w:rPr>
          <w:lang w:val="en-US"/>
        </w:rPr>
      </w:pPr>
      <w:r w:rsidRPr="00E978BB">
        <w:rPr>
          <w:lang w:val="en-US"/>
        </w:rPr>
        <w:t xml:space="preserve">Je </w:t>
      </w:r>
      <w:proofErr w:type="spellStart"/>
      <w:r w:rsidRPr="00E978BB">
        <w:rPr>
          <w:lang w:val="en-US"/>
        </w:rPr>
        <w:t>dirai</w:t>
      </w:r>
      <w:proofErr w:type="spellEnd"/>
      <w:r w:rsidRPr="00E978BB">
        <w:rPr>
          <w:lang w:val="en-US"/>
        </w:rPr>
        <w:t xml:space="preserve"> 1) make the</w:t>
      </w:r>
      <w:r>
        <w:rPr>
          <w:lang w:val="en-US"/>
        </w:rPr>
        <w:t xml:space="preserve"> most of existing data to provide reliable distribution of seabirds in the Gulf of Lion, 2) assess spatial vulnerability to wind farm planning and provide recommendations for future monitoring and mitigation policies.</w:t>
      </w:r>
    </w:p>
  </w:comment>
  <w:comment w:id="13" w:author="Valentin Lauret" w:date="2024-05-27T17:58:00Z" w:initials="VL">
    <w:p w14:paraId="3A8EA9CE" w14:textId="6C93FA13" w:rsidR="00960D9F" w:rsidRDefault="00960D9F">
      <w:pPr>
        <w:pStyle w:val="Commentaire"/>
      </w:pPr>
      <w:r>
        <w:rPr>
          <w:rStyle w:val="Marquedecommentaire"/>
        </w:rPr>
        <w:annotationRef/>
      </w:r>
      <w:r>
        <w:t>Les implantations des parcs 2-4 me semblent foireuses, et sur le trait de côte on a l’</w:t>
      </w:r>
      <w:proofErr w:type="spellStart"/>
      <w:r>
        <w:t>Etang</w:t>
      </w:r>
      <w:proofErr w:type="spellEnd"/>
      <w:r>
        <w:t xml:space="preserve"> de Berre (à l’est de la Camargue et du Rhône) qui apparait comme une baie ouverte sur la mer, c’est bizarre. Je ne suis pas convaincu du fond de carte vert avec le relief… Mais j’en demande beaucoup là</w:t>
      </w:r>
      <w:proofErr w:type="gramStart"/>
      <w:r>
        <w:t> :p</w:t>
      </w:r>
      <w:proofErr w:type="gramEnd"/>
      <w:r>
        <w:t xml:space="preserve"> </w:t>
      </w:r>
    </w:p>
  </w:comment>
  <w:comment w:id="22" w:author="Valentin Lauret" w:date="2024-05-28T15:30:00Z" w:initials="VL">
    <w:p w14:paraId="3A5DD5AF" w14:textId="58D9CAEB" w:rsidR="00960D9F" w:rsidRDefault="00960D9F">
      <w:pPr>
        <w:pStyle w:val="Commentaire"/>
      </w:pPr>
      <w:r>
        <w:rPr>
          <w:rStyle w:val="Marquedecommentaire"/>
        </w:rPr>
        <w:annotationRef/>
      </w:r>
      <w:r>
        <w:t>Comment tu juges que les données sont suffisantes ?</w:t>
      </w:r>
    </w:p>
  </w:comment>
  <w:comment w:id="23" w:author="Valentin Lauret" w:date="2024-05-28T15:31:00Z" w:initials="VL">
    <w:p w14:paraId="364A85DE" w14:textId="580C3D62" w:rsidR="00960D9F" w:rsidRDefault="00960D9F">
      <w:pPr>
        <w:pStyle w:val="Commentaire"/>
      </w:pPr>
      <w:r>
        <w:rPr>
          <w:rStyle w:val="Marquedecommentaire"/>
        </w:rPr>
        <w:annotationRef/>
      </w:r>
      <w:proofErr w:type="gramStart"/>
      <w:r>
        <w:t>Sais pas</w:t>
      </w:r>
      <w:proofErr w:type="gramEnd"/>
      <w:r>
        <w:t xml:space="preserve"> trop comment il s’appelle. </w:t>
      </w:r>
      <w:proofErr w:type="gramStart"/>
      <w:r>
        <w:t>Il y a rien</w:t>
      </w:r>
      <w:proofErr w:type="gramEnd"/>
      <w:r>
        <w:t xml:space="preserve"> écrit sur </w:t>
      </w:r>
      <w:proofErr w:type="spellStart"/>
      <w:r>
        <w:t>Movebank</w:t>
      </w:r>
      <w:proofErr w:type="spellEnd"/>
      <w:r>
        <w:t> ?</w:t>
      </w:r>
    </w:p>
  </w:comment>
  <w:comment w:id="24" w:author="Valentin Lauret" w:date="2024-05-28T15:34:00Z" w:initials="VL">
    <w:p w14:paraId="689BC7B8" w14:textId="25A83674" w:rsidR="00960D9F" w:rsidRDefault="00960D9F">
      <w:pPr>
        <w:pStyle w:val="Commentaire"/>
      </w:pPr>
      <w:r>
        <w:rPr>
          <w:rStyle w:val="Marquedecommentaire"/>
        </w:rPr>
        <w:annotationRef/>
      </w:r>
      <w:r>
        <w:t xml:space="preserve">C’est un peu central dans la façon dont on va </w:t>
      </w:r>
      <w:proofErr w:type="spellStart"/>
      <w:r>
        <w:t>interpreter</w:t>
      </w:r>
      <w:proofErr w:type="spellEnd"/>
      <w:r>
        <w:t xml:space="preserve"> les résultats. Sachant que l’hypothèse de fermeture géographique des sites n’est pas respectée, on va plutôt parler d’utilisation de l’</w:t>
      </w:r>
      <w:proofErr w:type="spellStart"/>
      <w:r>
        <w:t>esapce</w:t>
      </w:r>
      <w:proofErr w:type="spellEnd"/>
      <w:r>
        <w:t xml:space="preserve"> plutôt que de probabilité d’occupation ou </w:t>
      </w:r>
      <w:proofErr w:type="spellStart"/>
      <w:r>
        <w:t>proba</w:t>
      </w:r>
      <w:proofErr w:type="spellEnd"/>
      <w:r>
        <w:t xml:space="preserve"> de présence. </w:t>
      </w:r>
    </w:p>
  </w:comment>
  <w:comment w:id="25" w:author="Valentin Lauret" w:date="2024-05-28T15:35:00Z" w:initials="VL">
    <w:p w14:paraId="308A695E" w14:textId="359084D2" w:rsidR="0085749B" w:rsidRPr="0067657F" w:rsidRDefault="0085749B">
      <w:pPr>
        <w:pStyle w:val="Commentaire"/>
      </w:pPr>
      <w:r>
        <w:rPr>
          <w:rStyle w:val="Marquedecommentaire"/>
        </w:rPr>
        <w:annotationRef/>
      </w:r>
      <w:r w:rsidRPr="0067657F">
        <w:t xml:space="preserve">Or </w:t>
      </w:r>
      <w:proofErr w:type="spellStart"/>
      <w:r w:rsidRPr="0067657F">
        <w:t>sampling</w:t>
      </w:r>
      <w:proofErr w:type="spellEnd"/>
      <w:r w:rsidRPr="0067657F">
        <w:t xml:space="preserve"> occasion k (c’est souvent écrit comme ça en </w:t>
      </w:r>
      <w:proofErr w:type="spellStart"/>
      <w:r w:rsidRPr="0067657F">
        <w:t>occupancy</w:t>
      </w:r>
      <w:proofErr w:type="spellEnd"/>
      <w:r w:rsidRPr="0067657F">
        <w:t>)</w:t>
      </w:r>
    </w:p>
  </w:comment>
  <w:comment w:id="26" w:author="Valentin Lauret" w:date="2024-05-28T15:36:00Z" w:initials="VL">
    <w:p w14:paraId="14DD218E" w14:textId="42E06037" w:rsidR="0067657F" w:rsidRDefault="0067657F">
      <w:pPr>
        <w:pStyle w:val="Commentaire"/>
      </w:pPr>
      <w:r>
        <w:rPr>
          <w:rStyle w:val="Marquedecommentaire"/>
        </w:rPr>
        <w:annotationRef/>
      </w:r>
      <w:proofErr w:type="spellStart"/>
      <w:r>
        <w:t>Sampling</w:t>
      </w:r>
      <w:proofErr w:type="spellEnd"/>
      <w:r>
        <w:t xml:space="preserve"> occasion</w:t>
      </w:r>
    </w:p>
  </w:comment>
  <w:comment w:id="30" w:author="Valentin Lauret" w:date="2024-05-28T15:38:00Z" w:initials="VL">
    <w:p w14:paraId="72C463DC" w14:textId="2AB8AE25" w:rsidR="0067657F" w:rsidRDefault="0067657F">
      <w:pPr>
        <w:pStyle w:val="Commentaire"/>
      </w:pPr>
      <w:r>
        <w:rPr>
          <w:rStyle w:val="Marquedecommentaire"/>
        </w:rPr>
        <w:annotationRef/>
      </w:r>
      <w:r>
        <w:t>Attention parce qu’on pourrait confondre avec l’indice de tes occasions/</w:t>
      </w:r>
      <w:proofErr w:type="spellStart"/>
      <w:r>
        <w:t>replicats</w:t>
      </w:r>
      <w:proofErr w:type="spellEnd"/>
      <w:r>
        <w:t>.</w:t>
      </w:r>
    </w:p>
  </w:comment>
  <w:comment w:id="31" w:author="Valentin Lauret" w:date="2024-05-28T15:42:00Z" w:initials="VL">
    <w:p w14:paraId="48EE9FEB" w14:textId="0B2C5FE9" w:rsidR="007023BD" w:rsidRDefault="007023BD" w:rsidP="007023BD">
      <w:pPr>
        <w:pStyle w:val="Commentaire"/>
        <w:ind w:left="0" w:firstLine="0"/>
      </w:pPr>
      <w:r>
        <w:rPr>
          <w:rStyle w:val="Marquedecommentaire"/>
        </w:rPr>
        <w:annotationRef/>
      </w:r>
      <w:r>
        <w:t xml:space="preserve">Ajouter une colonne dans le tableau des covariables pour préciser dans quel bloc se trouve chaque </w:t>
      </w:r>
      <w:proofErr w:type="spellStart"/>
      <w:r>
        <w:t>cov</w:t>
      </w:r>
      <w:proofErr w:type="spellEnd"/>
      <w:r>
        <w:t>, non ?</w:t>
      </w:r>
    </w:p>
  </w:comment>
  <w:comment w:id="45" w:author="Valentin Lauret" w:date="2024-05-28T15:47:00Z" w:initials="VL">
    <w:p w14:paraId="1344C543" w14:textId="10E1C9AC" w:rsidR="00F04730" w:rsidRDefault="00F04730">
      <w:pPr>
        <w:pStyle w:val="Commentaire"/>
      </w:pPr>
      <w:r>
        <w:rPr>
          <w:rStyle w:val="Marquedecommentaire"/>
        </w:rPr>
        <w:annotationRef/>
      </w:r>
      <w:r>
        <w:t xml:space="preserve">Je mettrai une seule fois les sections Model </w:t>
      </w:r>
      <w:proofErr w:type="spellStart"/>
      <w:r>
        <w:t>fitting</w:t>
      </w:r>
      <w:proofErr w:type="spellEnd"/>
      <w:r>
        <w:t xml:space="preserve"> et Model </w:t>
      </w:r>
      <w:proofErr w:type="spellStart"/>
      <w:r>
        <w:t>selection</w:t>
      </w:r>
      <w:proofErr w:type="spellEnd"/>
      <w:r>
        <w:t xml:space="preserve"> à la fin des méthodes de modélisation, une fois avoir présenter les modèles.</w:t>
      </w:r>
    </w:p>
  </w:comment>
  <w:comment w:id="50" w:author="Valentin Lauret" w:date="2024-05-28T15:48:00Z" w:initials="VL">
    <w:p w14:paraId="242E817A" w14:textId="16897EED" w:rsidR="00D2519E" w:rsidRDefault="00D2519E">
      <w:pPr>
        <w:pStyle w:val="Commentaire"/>
      </w:pPr>
      <w:r>
        <w:rPr>
          <w:rStyle w:val="Marquedecommentaire"/>
        </w:rPr>
        <w:annotationRef/>
      </w:r>
      <w:r>
        <w:t>Il manque l’</w:t>
      </w:r>
      <w:proofErr w:type="spellStart"/>
      <w:r>
        <w:t>intercept</w:t>
      </w:r>
      <w:proofErr w:type="spellEnd"/>
      <w:r>
        <w:t xml:space="preserve"> même </w:t>
      </w:r>
      <w:proofErr w:type="gramStart"/>
      <w:r>
        <w:t>si il</w:t>
      </w:r>
      <w:proofErr w:type="gramEnd"/>
      <w:r>
        <w:t xml:space="preserve"> n’est pas interprétable écologiquement.</w:t>
      </w:r>
    </w:p>
  </w:comment>
  <w:comment w:id="51" w:author="Valentin Lauret" w:date="2024-05-28T15:50:00Z" w:initials="VL">
    <w:p w14:paraId="6A9DE54A" w14:textId="6CCC99B6" w:rsidR="00B5774C" w:rsidRDefault="00B5774C">
      <w:pPr>
        <w:pStyle w:val="Commentaire"/>
      </w:pPr>
      <w:r>
        <w:rPr>
          <w:rStyle w:val="Marquedecommentaire"/>
        </w:rPr>
        <w:annotationRef/>
      </w:r>
      <w:r>
        <w:t>Hum, ça irait plutôt au début de la section pour présenter les RSF</w:t>
      </w:r>
    </w:p>
  </w:comment>
  <w:comment w:id="58" w:author="Valentin Lauret" w:date="2024-05-28T15:54:00Z" w:initials="VL">
    <w:p w14:paraId="2F999677" w14:textId="579DB699" w:rsidR="00601DE2" w:rsidRDefault="00601DE2" w:rsidP="00601DE2">
      <w:pPr>
        <w:pStyle w:val="Commentaire"/>
      </w:pPr>
      <w:r>
        <w:rPr>
          <w:rStyle w:val="Marquedecommentaire"/>
        </w:rPr>
        <w:annotationRef/>
      </w:r>
      <w:r>
        <w:rPr>
          <w:rStyle w:val="Marquedecommentaire"/>
        </w:rPr>
        <w:annotationRef/>
      </w:r>
      <w:r>
        <w:t>Je mettrai les paragraphe</w:t>
      </w:r>
      <w:r w:rsidR="003560B4">
        <w:t>s</w:t>
      </w:r>
      <w:r>
        <w:t xml:space="preserve"> model </w:t>
      </w:r>
      <w:proofErr w:type="spellStart"/>
      <w:r>
        <w:t>selection</w:t>
      </w:r>
      <w:proofErr w:type="spellEnd"/>
      <w:r>
        <w:t xml:space="preserve"> and model </w:t>
      </w:r>
      <w:proofErr w:type="spellStart"/>
      <w:r>
        <w:t>fitting</w:t>
      </w:r>
      <w:proofErr w:type="spellEnd"/>
      <w:r>
        <w:t xml:space="preserve"> ici.</w:t>
      </w:r>
    </w:p>
    <w:p w14:paraId="0C6AF153" w14:textId="25C1A0A8" w:rsidR="00601DE2" w:rsidRDefault="003560B4">
      <w:pPr>
        <w:pStyle w:val="Commentaire"/>
      </w:pPr>
      <w:r>
        <w:t xml:space="preserve">Et peut-être préciser ce que tu prédis dans les cartes. </w:t>
      </w:r>
      <w:proofErr w:type="spellStart"/>
      <w:proofErr w:type="gramStart"/>
      <w:r w:rsidR="00657EC9">
        <w:t>Exp</w:t>
      </w:r>
      <w:proofErr w:type="spellEnd"/>
      <w:r w:rsidR="00657EC9">
        <w:t>(</w:t>
      </w:r>
      <w:proofErr w:type="gramEnd"/>
      <w:r w:rsidR="00657EC9">
        <w:t xml:space="preserve">beta X) ou bien </w:t>
      </w:r>
      <w:proofErr w:type="spellStart"/>
      <w:r w:rsidR="00657EC9">
        <w:t>exp</w:t>
      </w:r>
      <w:proofErr w:type="spellEnd"/>
      <w:r w:rsidR="00657EC9">
        <w:t xml:space="preserve">(b0 + </w:t>
      </w:r>
      <w:proofErr w:type="spellStart"/>
      <w:r w:rsidR="00657EC9">
        <w:t>bX</w:t>
      </w:r>
      <w:proofErr w:type="spellEnd"/>
      <w:r w:rsidR="00657EC9">
        <w:t>) ? pour savoir si on parle d’abondance, ou de intensité relative .</w:t>
      </w:r>
    </w:p>
  </w:comment>
  <w:comment w:id="65" w:author="Valentin Lauret" w:date="2024-05-28T15:55:00Z" w:initials="VL">
    <w:p w14:paraId="386B27EB" w14:textId="77777777" w:rsidR="003560B4" w:rsidRDefault="003560B4">
      <w:pPr>
        <w:pStyle w:val="Commentaire"/>
      </w:pPr>
      <w:r>
        <w:rPr>
          <w:rStyle w:val="Marquedecommentaire"/>
        </w:rPr>
        <w:annotationRef/>
      </w:r>
      <w:proofErr w:type="gramStart"/>
      <w:r>
        <w:t>J’ai pas</w:t>
      </w:r>
      <w:proofErr w:type="gramEnd"/>
      <w:r>
        <w:t xml:space="preserve"> suivi cette partie de ton stage mais ma question est :</w:t>
      </w:r>
    </w:p>
    <w:p w14:paraId="212EE9D9" w14:textId="399E59AA" w:rsidR="003560B4" w:rsidRDefault="003560B4">
      <w:pPr>
        <w:pStyle w:val="Commentaire"/>
      </w:pPr>
      <w:r>
        <w:t>D’où viennent les valeurs que tu utilises, ce sont des dires d’expert ?</w:t>
      </w:r>
    </w:p>
  </w:comment>
  <w:comment w:id="66" w:author="Valentin Lauret" w:date="2024-05-28T15:56:00Z" w:initials="VL">
    <w:p w14:paraId="0AE2AEE5" w14:textId="262B2725" w:rsidR="003560B4" w:rsidRDefault="003560B4">
      <w:pPr>
        <w:pStyle w:val="Commentaire"/>
      </w:pPr>
      <w:r>
        <w:rPr>
          <w:rStyle w:val="Marquedecommentaire"/>
        </w:rPr>
        <w:annotationRef/>
      </w:r>
      <w:proofErr w:type="gramStart"/>
      <w:r>
        <w:t>Je sais pas</w:t>
      </w:r>
      <w:proofErr w:type="gramEnd"/>
      <w:r>
        <w:t xml:space="preserve"> si on a estimé l’abondance, je pensais que tu avais fait seulement du relatif.</w:t>
      </w:r>
    </w:p>
  </w:comment>
  <w:comment w:id="67" w:author="Valentin Lauret" w:date="2024-05-27T18:24:00Z" w:initials="VL">
    <w:p w14:paraId="44C0FBDA" w14:textId="79CC2149" w:rsidR="00960D9F" w:rsidRDefault="00960D9F">
      <w:pPr>
        <w:pStyle w:val="Commentaire"/>
      </w:pPr>
      <w:r>
        <w:rPr>
          <w:rStyle w:val="Marquedecommentaire"/>
        </w:rPr>
        <w:annotationRef/>
      </w:r>
      <w:r>
        <w:t>Si t’arrives à remettre la barre d’échelle kilométrique comme tu ta figure 1, c’est top. </w:t>
      </w:r>
      <w:r>
        <w:sym w:font="Wingdings" w:char="F04A"/>
      </w:r>
      <w:r>
        <w:t xml:space="preserve"> </w:t>
      </w:r>
    </w:p>
  </w:comment>
  <w:comment w:id="72" w:author="Valentin Lauret" w:date="2024-05-27T18:25:00Z" w:initials="VL">
    <w:p w14:paraId="3070512F" w14:textId="2485C8F5" w:rsidR="00960D9F" w:rsidRPr="007239F8" w:rsidRDefault="00960D9F">
      <w:pPr>
        <w:pStyle w:val="Commentaire"/>
        <w:rPr>
          <w:lang w:val="en-US"/>
        </w:rPr>
      </w:pPr>
      <w:r>
        <w:rPr>
          <w:rStyle w:val="Marquedecommentaire"/>
        </w:rPr>
        <w:annotationRef/>
      </w:r>
      <w:r w:rsidRPr="007239F8">
        <w:rPr>
          <w:lang w:val="en-US"/>
        </w:rPr>
        <w:t>Est-</w:t>
      </w:r>
      <w:proofErr w:type="spellStart"/>
      <w:r w:rsidRPr="007239F8">
        <w:rPr>
          <w:lang w:val="en-US"/>
        </w:rPr>
        <w:t>ce</w:t>
      </w:r>
      <w:proofErr w:type="spellEnd"/>
      <w:r w:rsidRPr="007239F8">
        <w:rPr>
          <w:lang w:val="en-US"/>
        </w:rPr>
        <w:t xml:space="preserve"> </w:t>
      </w:r>
      <w:proofErr w:type="spellStart"/>
      <w:r w:rsidRPr="007239F8">
        <w:rPr>
          <w:lang w:val="en-US"/>
        </w:rPr>
        <w:t>qu’on</w:t>
      </w:r>
      <w:proofErr w:type="spellEnd"/>
      <w:r w:rsidRPr="007239F8">
        <w:rPr>
          <w:lang w:val="en-US"/>
        </w:rPr>
        <w:t xml:space="preserve"> </w:t>
      </w:r>
      <w:proofErr w:type="spellStart"/>
      <w:r w:rsidRPr="007239F8">
        <w:rPr>
          <w:lang w:val="en-US"/>
        </w:rPr>
        <w:t>parle</w:t>
      </w:r>
      <w:proofErr w:type="spellEnd"/>
      <w:r w:rsidRPr="007239F8">
        <w:rPr>
          <w:lang w:val="en-US"/>
        </w:rPr>
        <w:t xml:space="preserve"> de « occupancy probability » </w:t>
      </w:r>
      <w:proofErr w:type="spellStart"/>
      <w:r w:rsidRPr="007239F8">
        <w:rPr>
          <w:lang w:val="en-US"/>
        </w:rPr>
        <w:t>ou</w:t>
      </w:r>
      <w:proofErr w:type="spellEnd"/>
      <w:r w:rsidRPr="007239F8">
        <w:rPr>
          <w:lang w:val="en-US"/>
        </w:rPr>
        <w:t xml:space="preserve"> </w:t>
      </w:r>
      <w:proofErr w:type="spellStart"/>
      <w:r w:rsidRPr="007239F8">
        <w:rPr>
          <w:lang w:val="en-US"/>
        </w:rPr>
        <w:t>d’intensity</w:t>
      </w:r>
      <w:proofErr w:type="spellEnd"/>
      <w:r w:rsidRPr="007239F8">
        <w:rPr>
          <w:lang w:val="en-US"/>
        </w:rPr>
        <w:t xml:space="preserve"> of use (less or more use)</w:t>
      </w:r>
      <w:r>
        <w:rPr>
          <w:lang w:val="en-US"/>
        </w:rPr>
        <w:t xml:space="preserve">. Le </w:t>
      </w:r>
      <w:proofErr w:type="spellStart"/>
      <w:r>
        <w:rPr>
          <w:lang w:val="en-US"/>
        </w:rPr>
        <w:t>deuxième</w:t>
      </w:r>
      <w:proofErr w:type="spellEnd"/>
      <w:r>
        <w:rPr>
          <w:lang w:val="en-US"/>
        </w:rPr>
        <w:t xml:space="preserve"> </w:t>
      </w:r>
      <w:proofErr w:type="spellStart"/>
      <w:r>
        <w:rPr>
          <w:lang w:val="en-US"/>
        </w:rPr>
        <w:t>est</w:t>
      </w:r>
      <w:proofErr w:type="spellEnd"/>
      <w:r>
        <w:rPr>
          <w:lang w:val="en-US"/>
        </w:rPr>
        <w:t xml:space="preserve"> plus précis. </w:t>
      </w:r>
    </w:p>
  </w:comment>
  <w:comment w:id="73" w:author="Valentin Lauret" w:date="2024-05-28T14:46:00Z" w:initials="VL">
    <w:p w14:paraId="078AAA3B" w14:textId="565C249F" w:rsidR="00960D9F" w:rsidRDefault="00960D9F">
      <w:pPr>
        <w:pStyle w:val="Commentaire"/>
      </w:pPr>
      <w:r>
        <w:rPr>
          <w:rStyle w:val="Marquedecommentaire"/>
        </w:rPr>
        <w:annotationRef/>
      </w:r>
      <w:r>
        <w:t xml:space="preserve">Je mettrai ça dans les </w:t>
      </w:r>
      <w:proofErr w:type="spellStart"/>
      <w:r>
        <w:t>Methodes</w:t>
      </w:r>
      <w:proofErr w:type="spellEnd"/>
      <w:r>
        <w:t xml:space="preserve"> et dans Résultats je me limiterai à décrire les résultats.</w:t>
      </w:r>
    </w:p>
  </w:comment>
  <w:comment w:id="79" w:author="Valentin Lauret" w:date="2024-05-28T14:51:00Z" w:initials="VL">
    <w:p w14:paraId="39A61959" w14:textId="631275A1" w:rsidR="00960D9F" w:rsidRDefault="00960D9F">
      <w:pPr>
        <w:pStyle w:val="Commentaire"/>
      </w:pPr>
      <w:r>
        <w:rPr>
          <w:rStyle w:val="Marquedecommentaire"/>
        </w:rPr>
        <w:annotationRef/>
      </w:r>
      <w:r>
        <w:t>Je suis un peu confus sur cette distinction entre occurrence/</w:t>
      </w:r>
      <w:proofErr w:type="spellStart"/>
      <w:r>
        <w:t>occupancy</w:t>
      </w:r>
      <w:proofErr w:type="spellEnd"/>
      <w:r>
        <w:t xml:space="preserve"> et abondance. Je dirai que tout ce que tu prédis et de l’ordre de l’utilisation relative de l’espace.</w:t>
      </w:r>
    </w:p>
  </w:comment>
  <w:comment w:id="88" w:author="Valentin Lauret" w:date="2024-05-28T14:48:00Z" w:initials="VL">
    <w:p w14:paraId="4503E4FC" w14:textId="395B397F" w:rsidR="00960D9F" w:rsidRDefault="00960D9F">
      <w:pPr>
        <w:pStyle w:val="Commentaire"/>
      </w:pPr>
      <w:r>
        <w:rPr>
          <w:rStyle w:val="Marquedecommentaire"/>
        </w:rPr>
        <w:annotationRef/>
      </w:r>
      <w:r>
        <w:t xml:space="preserve">Le </w:t>
      </w:r>
      <w:proofErr w:type="spellStart"/>
      <w:r>
        <w:t>Nmixture</w:t>
      </w:r>
      <w:proofErr w:type="spellEnd"/>
      <w:r>
        <w:t xml:space="preserve"> ? Sauf qu’on ne prédit pas vraiment l’abondance, on garde toujours du relative </w:t>
      </w:r>
      <w:proofErr w:type="spellStart"/>
      <w:r>
        <w:t>space</w:t>
      </w:r>
      <w:proofErr w:type="spellEnd"/>
      <w:r>
        <w:t>-use.</w:t>
      </w:r>
    </w:p>
  </w:comment>
  <w:comment w:id="89" w:author="Valentin Lauret" w:date="2024-05-28T14:50:00Z" w:initials="VL">
    <w:p w14:paraId="450EBB55" w14:textId="567548E1" w:rsidR="00960D9F" w:rsidRDefault="00960D9F">
      <w:pPr>
        <w:pStyle w:val="Commentaire"/>
      </w:pPr>
      <w:r>
        <w:rPr>
          <w:rStyle w:val="Marquedecommentaire"/>
        </w:rPr>
        <w:annotationRef/>
      </w:r>
      <w:proofErr w:type="spellStart"/>
      <w:r>
        <w:t>Lagoons</w:t>
      </w:r>
      <w:proofErr w:type="spellEnd"/>
      <w:r>
        <w:t> ?</w:t>
      </w:r>
    </w:p>
  </w:comment>
  <w:comment w:id="102" w:author="Valentin Lauret" w:date="2024-05-28T14:54:00Z" w:initials="VL">
    <w:p w14:paraId="70953593" w14:textId="786725D9" w:rsidR="00960D9F" w:rsidRDefault="00960D9F">
      <w:pPr>
        <w:pStyle w:val="Commentaire"/>
      </w:pPr>
      <w:r>
        <w:rPr>
          <w:rStyle w:val="Marquedecommentaire"/>
        </w:rPr>
        <w:annotationRef/>
      </w:r>
      <w:proofErr w:type="gramStart"/>
      <w:r>
        <w:t>Je modifie pas</w:t>
      </w:r>
      <w:proofErr w:type="gramEnd"/>
      <w:r>
        <w:t xml:space="preserve"> à chaque fois mais je dirai « relative </w:t>
      </w:r>
      <w:proofErr w:type="spellStart"/>
      <w:r>
        <w:t>space</w:t>
      </w:r>
      <w:proofErr w:type="spellEnd"/>
      <w:r>
        <w:t xml:space="preserve">-use </w:t>
      </w:r>
      <w:proofErr w:type="spellStart"/>
      <w:r>
        <w:t>is</w:t>
      </w:r>
      <w:proofErr w:type="spellEnd"/>
      <w:r>
        <w:t xml:space="preserve"> </w:t>
      </w:r>
      <w:proofErr w:type="spellStart"/>
      <w:r>
        <w:t>consitent</w:t>
      </w:r>
      <w:proofErr w:type="spellEnd"/>
      <w:r>
        <w:t xml:space="preserve"> </w:t>
      </w:r>
      <w:proofErr w:type="spellStart"/>
      <w:r>
        <w:t>between</w:t>
      </w:r>
      <w:proofErr w:type="spellEnd"/>
      <w:r>
        <w:t xml:space="preserve"> all </w:t>
      </w:r>
      <w:proofErr w:type="spellStart"/>
      <w:r>
        <w:t>methods</w:t>
      </w:r>
      <w:proofErr w:type="spellEnd"/>
      <w:r>
        <w:t xml:space="preserve"> and </w:t>
      </w:r>
      <w:proofErr w:type="spellStart"/>
      <w:r>
        <w:t>displayed</w:t>
      </w:r>
      <w:proofErr w:type="spellEnd"/>
      <w:r>
        <w:t xml:space="preserve"> a </w:t>
      </w:r>
      <w:proofErr w:type="spellStart"/>
      <w:r>
        <w:t>preference</w:t>
      </w:r>
      <w:proofErr w:type="spellEnd"/>
      <w:r>
        <w:t xml:space="preserve"> for </w:t>
      </w:r>
      <w:proofErr w:type="spellStart"/>
      <w:r>
        <w:t>coastal</w:t>
      </w:r>
      <w:proofErr w:type="spellEnd"/>
      <w:r>
        <w:t xml:space="preserve"> </w:t>
      </w:r>
      <w:proofErr w:type="spellStart"/>
      <w:r>
        <w:t>seas</w:t>
      </w:r>
      <w:proofErr w:type="spellEnd"/>
      <w:r>
        <w:t> ». </w:t>
      </w:r>
    </w:p>
  </w:comment>
  <w:comment w:id="104" w:author="Valentin Lauret" w:date="2024-05-28T14:55:00Z" w:initials="VL">
    <w:p w14:paraId="23FC4F01" w14:textId="54A3CC84" w:rsidR="00960D9F" w:rsidRDefault="00960D9F">
      <w:pPr>
        <w:pStyle w:val="Commentaire"/>
      </w:pPr>
      <w:r>
        <w:rPr>
          <w:rStyle w:val="Marquedecommentaire"/>
        </w:rPr>
        <w:annotationRef/>
      </w:r>
      <w:r>
        <w:t>Tu veux dire quoi par l’abondance individuelle ?</w:t>
      </w:r>
    </w:p>
  </w:comment>
  <w:comment w:id="119" w:author="Valentin Lauret" w:date="2024-05-28T16:01:00Z" w:initials="VL">
    <w:p w14:paraId="5FEB9814" w14:textId="77777777" w:rsidR="00657EC9" w:rsidRDefault="00657EC9">
      <w:pPr>
        <w:pStyle w:val="Commentaire"/>
      </w:pPr>
      <w:r>
        <w:rPr>
          <w:rStyle w:val="Marquedecommentaire"/>
        </w:rPr>
        <w:annotationRef/>
      </w:r>
      <w:r>
        <w:t xml:space="preserve">Si la vulnérabilité est relative, est-ce qu’on peut vraiment comparer entre les espèces et entre les méthodes ? </w:t>
      </w:r>
    </w:p>
    <w:p w14:paraId="1C474E42" w14:textId="5F66F57E" w:rsidR="00657EC9" w:rsidRDefault="00657EC9">
      <w:pPr>
        <w:pStyle w:val="Commentaire"/>
      </w:pPr>
      <w:r>
        <w:t>Pour les cartes, on ne peut pas vraiment. On peut comparer les différences spatiales entre les cartes mais pas les valeurs.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340B10" w15:done="0"/>
  <w15:commentEx w15:paraId="6E896418" w15:done="0"/>
  <w15:commentEx w15:paraId="203562C2" w15:done="0"/>
  <w15:commentEx w15:paraId="67857F27" w15:done="0"/>
  <w15:commentEx w15:paraId="3A8EA9CE" w15:done="0"/>
  <w15:commentEx w15:paraId="3A5DD5AF" w15:done="0"/>
  <w15:commentEx w15:paraId="364A85DE" w15:done="0"/>
  <w15:commentEx w15:paraId="689BC7B8" w15:done="0"/>
  <w15:commentEx w15:paraId="308A695E" w15:done="0"/>
  <w15:commentEx w15:paraId="14DD218E" w15:done="0"/>
  <w15:commentEx w15:paraId="72C463DC" w15:done="0"/>
  <w15:commentEx w15:paraId="48EE9FEB" w15:done="0"/>
  <w15:commentEx w15:paraId="1344C543" w15:done="0"/>
  <w15:commentEx w15:paraId="242E817A" w15:done="0"/>
  <w15:commentEx w15:paraId="6A9DE54A" w15:done="0"/>
  <w15:commentEx w15:paraId="0C6AF153" w15:done="0"/>
  <w15:commentEx w15:paraId="212EE9D9" w15:done="0"/>
  <w15:commentEx w15:paraId="0AE2AEE5" w15:done="0"/>
  <w15:commentEx w15:paraId="44C0FBDA" w15:done="0"/>
  <w15:commentEx w15:paraId="3070512F" w15:done="0"/>
  <w15:commentEx w15:paraId="078AAA3B" w15:done="0"/>
  <w15:commentEx w15:paraId="39A61959" w15:done="0"/>
  <w15:commentEx w15:paraId="4503E4FC" w15:done="0"/>
  <w15:commentEx w15:paraId="450EBB55" w15:done="0"/>
  <w15:commentEx w15:paraId="70953593" w15:done="0"/>
  <w15:commentEx w15:paraId="23FC4F01" w15:done="0"/>
  <w15:commentEx w15:paraId="1C474E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007F12" w16cex:dateUtc="2024-05-28T14:04:00Z"/>
  <w16cex:commentExtensible w16cex:durableId="2A007F4E" w16cex:dateUtc="2024-05-28T14:05:00Z"/>
  <w16cex:commentExtensible w16cex:durableId="2A008048" w16cex:dateUtc="2024-05-28T14:09:00Z"/>
  <w16cex:commentExtensible w16cex:durableId="2A008054" w16cex:dateUtc="2024-05-28T14:09:00Z"/>
  <w16cex:commentExtensible w16cex:durableId="29FF4862" w16cex:dateUtc="2024-05-27T15:58:00Z"/>
  <w16cex:commentExtensible w16cex:durableId="2A007715" w16cex:dateUtc="2024-05-28T13:30:00Z"/>
  <w16cex:commentExtensible w16cex:durableId="2A007741" w16cex:dateUtc="2024-05-28T13:31:00Z"/>
  <w16cex:commentExtensible w16cex:durableId="2A0077F9" w16cex:dateUtc="2024-05-28T13:34:00Z"/>
  <w16cex:commentExtensible w16cex:durableId="2A007850" w16cex:dateUtc="2024-05-28T13:35:00Z"/>
  <w16cex:commentExtensible w16cex:durableId="2A007863" w16cex:dateUtc="2024-05-28T13:36:00Z"/>
  <w16cex:commentExtensible w16cex:durableId="2A0078E2" w16cex:dateUtc="2024-05-28T13:38:00Z"/>
  <w16cex:commentExtensible w16cex:durableId="2A0079CD" w16cex:dateUtc="2024-05-28T13:42:00Z"/>
  <w16cex:commentExtensible w16cex:durableId="2A007AF5" w16cex:dateUtc="2024-05-28T13:47:00Z"/>
  <w16cex:commentExtensible w16cex:durableId="2A007B62" w16cex:dateUtc="2024-05-28T13:48:00Z"/>
  <w16cex:commentExtensible w16cex:durableId="2A007BC8" w16cex:dateUtc="2024-05-28T13:50:00Z"/>
  <w16cex:commentExtensible w16cex:durableId="2A007C9B" w16cex:dateUtc="2024-05-28T13:54:00Z"/>
  <w16cex:commentExtensible w16cex:durableId="2A007CFF" w16cex:dateUtc="2024-05-28T13:55:00Z"/>
  <w16cex:commentExtensible w16cex:durableId="2A007D3A" w16cex:dateUtc="2024-05-28T13:56:00Z"/>
  <w16cex:commentExtensible w16cex:durableId="29FF4E51" w16cex:dateUtc="2024-05-27T16:24:00Z"/>
  <w16cex:commentExtensible w16cex:durableId="29FF4E7C" w16cex:dateUtc="2024-05-27T16:25:00Z"/>
  <w16cex:commentExtensible w16cex:durableId="2A006CCC" w16cex:dateUtc="2024-05-28T12:46:00Z"/>
  <w16cex:commentExtensible w16cex:durableId="2A006E09" w16cex:dateUtc="2024-05-28T12:51:00Z"/>
  <w16cex:commentExtensible w16cex:durableId="2A006D2E" w16cex:dateUtc="2024-05-28T12:48:00Z"/>
  <w16cex:commentExtensible w16cex:durableId="2A006DCE" w16cex:dateUtc="2024-05-28T12:50:00Z"/>
  <w16cex:commentExtensible w16cex:durableId="2A006EB6" w16cex:dateUtc="2024-05-28T12:54:00Z"/>
  <w16cex:commentExtensible w16cex:durableId="2A006EEF" w16cex:dateUtc="2024-05-28T12:55:00Z"/>
  <w16cex:commentExtensible w16cex:durableId="2A007E44" w16cex:dateUtc="2024-05-28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340B10" w16cid:durableId="2A007F12"/>
  <w16cid:commentId w16cid:paraId="6E896418" w16cid:durableId="2A007F4E"/>
  <w16cid:commentId w16cid:paraId="203562C2" w16cid:durableId="2A008048"/>
  <w16cid:commentId w16cid:paraId="67857F27" w16cid:durableId="2A008054"/>
  <w16cid:commentId w16cid:paraId="3A8EA9CE" w16cid:durableId="29FF4862"/>
  <w16cid:commentId w16cid:paraId="3A5DD5AF" w16cid:durableId="2A007715"/>
  <w16cid:commentId w16cid:paraId="364A85DE" w16cid:durableId="2A007741"/>
  <w16cid:commentId w16cid:paraId="689BC7B8" w16cid:durableId="2A0077F9"/>
  <w16cid:commentId w16cid:paraId="308A695E" w16cid:durableId="2A007850"/>
  <w16cid:commentId w16cid:paraId="14DD218E" w16cid:durableId="2A007863"/>
  <w16cid:commentId w16cid:paraId="72C463DC" w16cid:durableId="2A0078E2"/>
  <w16cid:commentId w16cid:paraId="48EE9FEB" w16cid:durableId="2A0079CD"/>
  <w16cid:commentId w16cid:paraId="1344C543" w16cid:durableId="2A007AF5"/>
  <w16cid:commentId w16cid:paraId="242E817A" w16cid:durableId="2A007B62"/>
  <w16cid:commentId w16cid:paraId="6A9DE54A" w16cid:durableId="2A007BC8"/>
  <w16cid:commentId w16cid:paraId="0C6AF153" w16cid:durableId="2A007C9B"/>
  <w16cid:commentId w16cid:paraId="212EE9D9" w16cid:durableId="2A007CFF"/>
  <w16cid:commentId w16cid:paraId="0AE2AEE5" w16cid:durableId="2A007D3A"/>
  <w16cid:commentId w16cid:paraId="44C0FBDA" w16cid:durableId="29FF4E51"/>
  <w16cid:commentId w16cid:paraId="3070512F" w16cid:durableId="29FF4E7C"/>
  <w16cid:commentId w16cid:paraId="078AAA3B" w16cid:durableId="2A006CCC"/>
  <w16cid:commentId w16cid:paraId="39A61959" w16cid:durableId="2A006E09"/>
  <w16cid:commentId w16cid:paraId="4503E4FC" w16cid:durableId="2A006D2E"/>
  <w16cid:commentId w16cid:paraId="450EBB55" w16cid:durableId="2A006DCE"/>
  <w16cid:commentId w16cid:paraId="70953593" w16cid:durableId="2A006EB6"/>
  <w16cid:commentId w16cid:paraId="23FC4F01" w16cid:durableId="2A006EEF"/>
  <w16cid:commentId w16cid:paraId="1C474E42" w16cid:durableId="2A007E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0B677" w14:textId="77777777" w:rsidR="00AE5118" w:rsidRDefault="00AE5118">
      <w:pPr>
        <w:spacing w:after="0" w:line="240" w:lineRule="auto"/>
      </w:pPr>
      <w:r>
        <w:separator/>
      </w:r>
    </w:p>
  </w:endnote>
  <w:endnote w:type="continuationSeparator" w:id="0">
    <w:p w14:paraId="6298BBEA" w14:textId="77777777" w:rsidR="00AE5118" w:rsidRDefault="00AE51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44C66CC0" w14:textId="77777777">
      <w:trPr>
        <w:trHeight w:val="414"/>
      </w:trPr>
      <w:tc>
        <w:tcPr>
          <w:tcW w:w="10311" w:type="dxa"/>
          <w:tcBorders>
            <w:top w:val="nil"/>
            <w:left w:val="nil"/>
            <w:bottom w:val="nil"/>
            <w:right w:val="nil"/>
          </w:tcBorders>
          <w:shd w:val="clear" w:color="auto" w:fill="104E8B"/>
          <w:vAlign w:val="center"/>
        </w:tcPr>
        <w:p w14:paraId="69678E2E" w14:textId="77777777" w:rsidR="00960D9F" w:rsidRDefault="00960D9F">
          <w:pPr>
            <w:tabs>
              <w:tab w:val="center" w:pos="8660"/>
            </w:tabs>
            <w:spacing w:after="0" w:line="259" w:lineRule="auto"/>
            <w:ind w:left="0" w:firstLine="0"/>
            <w:jc w:val="left"/>
          </w:pPr>
          <w:r>
            <w:rPr>
              <w:noProof/>
            </w:rPr>
            <w:drawing>
              <wp:inline distT="0" distB="0" distL="0" distR="0" wp14:anchorId="5B3A5EA8" wp14:editId="694E4AB1">
                <wp:extent cx="788893" cy="253026"/>
                <wp:effectExtent l="0" t="0" r="0" b="0"/>
                <wp:docPr id="6"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0B46ED20" w14:textId="77777777" w:rsidR="00960D9F" w:rsidRDefault="00960D9F">
    <w:pPr>
      <w:spacing w:after="0" w:line="259" w:lineRule="auto"/>
      <w:ind w:left="-770" w:right="9747"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C3252" w14:textId="77777777" w:rsidR="00960D9F" w:rsidRDefault="00960D9F">
    <w:pPr>
      <w:spacing w:after="0" w:line="259" w:lineRule="auto"/>
      <w:ind w:left="-770" w:right="9747"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6BEBAF20" w14:textId="77777777">
      <w:trPr>
        <w:trHeight w:val="414"/>
      </w:trPr>
      <w:tc>
        <w:tcPr>
          <w:tcW w:w="10311" w:type="dxa"/>
          <w:tcBorders>
            <w:top w:val="nil"/>
            <w:left w:val="nil"/>
            <w:bottom w:val="nil"/>
            <w:right w:val="nil"/>
          </w:tcBorders>
          <w:shd w:val="clear" w:color="auto" w:fill="104E8B"/>
          <w:vAlign w:val="center"/>
        </w:tcPr>
        <w:p w14:paraId="07E15E4F" w14:textId="77777777" w:rsidR="00960D9F" w:rsidRDefault="00960D9F">
          <w:pPr>
            <w:tabs>
              <w:tab w:val="center" w:pos="8660"/>
            </w:tabs>
            <w:spacing w:after="0" w:line="259" w:lineRule="auto"/>
            <w:ind w:left="0" w:firstLine="0"/>
            <w:jc w:val="left"/>
          </w:pPr>
          <w:r>
            <w:rPr>
              <w:noProof/>
            </w:rPr>
            <w:drawing>
              <wp:inline distT="0" distB="0" distL="0" distR="0" wp14:anchorId="083404BC" wp14:editId="4EA65E7D">
                <wp:extent cx="788893" cy="253026"/>
                <wp:effectExtent l="0" t="0" r="0" b="0"/>
                <wp:docPr id="8"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4BAA41D4" w14:textId="77777777" w:rsidR="00960D9F" w:rsidRDefault="00960D9F">
    <w:pPr>
      <w:spacing w:after="0" w:line="259" w:lineRule="auto"/>
      <w:ind w:left="-770" w:right="9747"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2248A11A" w14:textId="77777777">
      <w:trPr>
        <w:trHeight w:val="414"/>
      </w:trPr>
      <w:tc>
        <w:tcPr>
          <w:tcW w:w="10311" w:type="dxa"/>
          <w:tcBorders>
            <w:top w:val="nil"/>
            <w:left w:val="nil"/>
            <w:bottom w:val="nil"/>
            <w:right w:val="nil"/>
          </w:tcBorders>
          <w:shd w:val="clear" w:color="auto" w:fill="104E8B"/>
          <w:vAlign w:val="center"/>
        </w:tcPr>
        <w:p w14:paraId="6C0F4EA3" w14:textId="77777777" w:rsidR="00960D9F" w:rsidRDefault="00960D9F">
          <w:pPr>
            <w:tabs>
              <w:tab w:val="center" w:pos="8660"/>
            </w:tabs>
            <w:spacing w:after="0" w:line="259" w:lineRule="auto"/>
            <w:ind w:left="0" w:firstLine="0"/>
            <w:jc w:val="left"/>
          </w:pPr>
          <w:r>
            <w:rPr>
              <w:noProof/>
            </w:rPr>
            <w:drawing>
              <wp:inline distT="0" distB="0" distL="0" distR="0" wp14:anchorId="5F83C91A" wp14:editId="5DC6C3FC">
                <wp:extent cx="788893" cy="253026"/>
                <wp:effectExtent l="0" t="0" r="0" b="0"/>
                <wp:docPr id="3"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57592CD9" w14:textId="77777777" w:rsidR="00960D9F" w:rsidRDefault="00960D9F">
    <w:pPr>
      <w:spacing w:after="0" w:line="259" w:lineRule="auto"/>
      <w:ind w:left="-788" w:right="905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29770" w14:textId="77777777" w:rsidR="00960D9F" w:rsidRDefault="00960D9F">
    <w:pPr>
      <w:spacing w:after="0" w:line="259" w:lineRule="auto"/>
      <w:ind w:left="-788" w:right="905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64508C6E" w14:textId="77777777">
      <w:trPr>
        <w:trHeight w:val="414"/>
      </w:trPr>
      <w:tc>
        <w:tcPr>
          <w:tcW w:w="10311" w:type="dxa"/>
          <w:tcBorders>
            <w:top w:val="nil"/>
            <w:left w:val="nil"/>
            <w:bottom w:val="nil"/>
            <w:right w:val="nil"/>
          </w:tcBorders>
          <w:shd w:val="clear" w:color="auto" w:fill="104E8B"/>
          <w:vAlign w:val="center"/>
        </w:tcPr>
        <w:p w14:paraId="654006C4" w14:textId="77777777" w:rsidR="00960D9F" w:rsidRDefault="00960D9F">
          <w:pPr>
            <w:tabs>
              <w:tab w:val="center" w:pos="8660"/>
            </w:tabs>
            <w:spacing w:after="0" w:line="259" w:lineRule="auto"/>
            <w:ind w:left="0" w:firstLine="0"/>
            <w:jc w:val="left"/>
          </w:pPr>
          <w:r>
            <w:rPr>
              <w:noProof/>
            </w:rPr>
            <w:drawing>
              <wp:inline distT="0" distB="0" distL="0" distR="0" wp14:anchorId="1B61D838" wp14:editId="13B08FD3">
                <wp:extent cx="788893" cy="253026"/>
                <wp:effectExtent l="0" t="0" r="0" b="0"/>
                <wp:docPr id="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w:t>
          </w:r>
          <w:proofErr w:type="spellStart"/>
          <w:r>
            <w:rPr>
              <w:rFonts w:ascii="Calibri" w:eastAsia="Calibri" w:hAnsi="Calibri" w:cs="Calibri"/>
              <w:b/>
              <w:color w:val="FFFAFA"/>
            </w:rPr>
            <w:t>Ecologie</w:t>
          </w:r>
          <w:proofErr w:type="spellEnd"/>
          <w:r>
            <w:rPr>
              <w:rFonts w:ascii="Calibri" w:eastAsia="Calibri" w:hAnsi="Calibri" w:cs="Calibri"/>
              <w:b/>
              <w:color w:val="FFFAFA"/>
            </w:rPr>
            <w:tab/>
          </w:r>
          <w:proofErr w:type="spellStart"/>
          <w:r>
            <w:rPr>
              <w:rFonts w:ascii="Calibri" w:eastAsia="Calibri" w:hAnsi="Calibri" w:cs="Calibri"/>
              <w:b/>
              <w:color w:val="FFFAFA"/>
              <w:sz w:val="18"/>
            </w:rPr>
            <w:t>June</w:t>
          </w:r>
          <w:proofErr w:type="spellEnd"/>
          <w:r>
            <w:rPr>
              <w:rFonts w:ascii="Calibri" w:eastAsia="Calibri" w:hAnsi="Calibri" w:cs="Calibri"/>
              <w:b/>
              <w:color w:val="FFFAFA"/>
              <w:sz w:val="18"/>
            </w:rPr>
            <w:t xml:space="preserve"> 2024</w:t>
          </w:r>
        </w:p>
      </w:tc>
    </w:tr>
  </w:tbl>
  <w:p w14:paraId="01284223" w14:textId="77777777" w:rsidR="00960D9F" w:rsidRDefault="00960D9F">
    <w:pPr>
      <w:spacing w:after="0" w:line="259" w:lineRule="auto"/>
      <w:ind w:left="-788" w:right="905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DD077" w14:textId="77777777" w:rsidR="00960D9F" w:rsidRDefault="00960D9F">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7D92F" w14:textId="77777777" w:rsidR="00960D9F" w:rsidRDefault="00960D9F">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11074" w14:textId="77777777" w:rsidR="00960D9F" w:rsidRDefault="00960D9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3A3F0" w14:textId="77777777" w:rsidR="00AE5118" w:rsidRDefault="00AE5118">
      <w:pPr>
        <w:spacing w:after="0" w:line="240" w:lineRule="auto"/>
      </w:pPr>
      <w:r>
        <w:separator/>
      </w:r>
    </w:p>
  </w:footnote>
  <w:footnote w:type="continuationSeparator" w:id="0">
    <w:p w14:paraId="18170994" w14:textId="77777777" w:rsidR="00AE5118" w:rsidRDefault="00AE51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910"/>
      <w:gridCol w:w="2008"/>
      <w:gridCol w:w="393"/>
    </w:tblGrid>
    <w:tr w:rsidR="00960D9F" w14:paraId="4A868825" w14:textId="77777777">
      <w:trPr>
        <w:trHeight w:val="295"/>
      </w:trPr>
      <w:tc>
        <w:tcPr>
          <w:tcW w:w="7910" w:type="dxa"/>
          <w:tcBorders>
            <w:top w:val="single" w:sz="3" w:space="0" w:color="104E8B"/>
            <w:left w:val="nil"/>
            <w:bottom w:val="single" w:sz="3" w:space="0" w:color="104E8B"/>
            <w:right w:val="nil"/>
          </w:tcBorders>
          <w:shd w:val="clear" w:color="auto" w:fill="104E8B"/>
        </w:tcPr>
        <w:p w14:paraId="673219F5"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81ACBC3"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07079FB5"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621BF6C" w14:textId="77777777" w:rsidR="00960D9F" w:rsidRDefault="00960D9F">
    <w:pPr>
      <w:spacing w:after="0" w:line="259" w:lineRule="auto"/>
      <w:ind w:left="-770" w:right="797"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393" w:type="dxa"/>
      <w:tblInd w:w="0" w:type="dxa"/>
      <w:tblCellMar>
        <w:top w:w="56" w:type="dxa"/>
        <w:left w:w="122" w:type="dxa"/>
        <w:right w:w="126" w:type="dxa"/>
      </w:tblCellMar>
      <w:tblLook w:val="04A0" w:firstRow="1" w:lastRow="0" w:firstColumn="1" w:lastColumn="0" w:noHBand="0" w:noVBand="1"/>
    </w:tblPr>
    <w:tblGrid>
      <w:gridCol w:w="393"/>
    </w:tblGrid>
    <w:tr w:rsidR="00960D9F" w14:paraId="7A7186F7" w14:textId="77777777" w:rsidTr="00CB20C2">
      <w:trPr>
        <w:trHeight w:val="295"/>
      </w:trPr>
      <w:tc>
        <w:tcPr>
          <w:tcW w:w="393" w:type="dxa"/>
          <w:tcBorders>
            <w:top w:val="single" w:sz="3" w:space="0" w:color="104E8B"/>
            <w:left w:val="nil"/>
            <w:bottom w:val="single" w:sz="3" w:space="0" w:color="104E8B"/>
            <w:right w:val="nil"/>
          </w:tcBorders>
          <w:shd w:val="clear" w:color="auto" w:fill="104E8B"/>
        </w:tcPr>
        <w:p w14:paraId="1E493B38"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7053B7B3" w14:textId="77777777" w:rsidR="00960D9F" w:rsidRDefault="00960D9F">
    <w:pPr>
      <w:spacing w:after="0" w:line="259" w:lineRule="auto"/>
      <w:ind w:left="-770" w:right="797"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910"/>
      <w:gridCol w:w="2008"/>
      <w:gridCol w:w="393"/>
    </w:tblGrid>
    <w:tr w:rsidR="00960D9F" w14:paraId="4F5FF405" w14:textId="77777777">
      <w:trPr>
        <w:trHeight w:val="295"/>
      </w:trPr>
      <w:tc>
        <w:tcPr>
          <w:tcW w:w="7910" w:type="dxa"/>
          <w:tcBorders>
            <w:top w:val="single" w:sz="3" w:space="0" w:color="104E8B"/>
            <w:left w:val="nil"/>
            <w:bottom w:val="single" w:sz="3" w:space="0" w:color="104E8B"/>
            <w:right w:val="nil"/>
          </w:tcBorders>
          <w:shd w:val="clear" w:color="auto" w:fill="104E8B"/>
        </w:tcPr>
        <w:p w14:paraId="4296AE01"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9E43B1"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3797A349"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F214F1D" w14:textId="77777777" w:rsidR="00960D9F" w:rsidRDefault="00960D9F">
    <w:pPr>
      <w:spacing w:after="0" w:line="259" w:lineRule="auto"/>
      <w:ind w:left="-770" w:right="797"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960D9F" w14:paraId="5D3A4A7A" w14:textId="77777777">
      <w:trPr>
        <w:trHeight w:val="295"/>
      </w:trPr>
      <w:tc>
        <w:tcPr>
          <w:tcW w:w="7767" w:type="dxa"/>
          <w:tcBorders>
            <w:top w:val="single" w:sz="3" w:space="0" w:color="104E8B"/>
            <w:left w:val="nil"/>
            <w:bottom w:val="single" w:sz="3" w:space="0" w:color="104E8B"/>
            <w:right w:val="nil"/>
          </w:tcBorders>
          <w:shd w:val="clear" w:color="auto" w:fill="104E8B"/>
        </w:tcPr>
        <w:p w14:paraId="365571A4"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6F57746"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1ED71FA"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20480F2D" w14:textId="77777777" w:rsidR="00960D9F" w:rsidRDefault="00960D9F">
    <w:pPr>
      <w:spacing w:after="0" w:line="259" w:lineRule="auto"/>
      <w:ind w:left="-78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536" w:type="dxa"/>
      <w:tblInd w:w="0" w:type="dxa"/>
      <w:tblCellMar>
        <w:top w:w="56" w:type="dxa"/>
        <w:left w:w="122" w:type="dxa"/>
        <w:right w:w="126" w:type="dxa"/>
      </w:tblCellMar>
      <w:tblLook w:val="04A0" w:firstRow="1" w:lastRow="0" w:firstColumn="1" w:lastColumn="0" w:noHBand="0" w:noVBand="1"/>
    </w:tblPr>
    <w:tblGrid>
      <w:gridCol w:w="536"/>
    </w:tblGrid>
    <w:tr w:rsidR="00960D9F" w14:paraId="72AC565B" w14:textId="77777777" w:rsidTr="00CB20C2">
      <w:trPr>
        <w:trHeight w:val="295"/>
      </w:trPr>
      <w:tc>
        <w:tcPr>
          <w:tcW w:w="536" w:type="dxa"/>
          <w:tcBorders>
            <w:top w:val="single" w:sz="3" w:space="0" w:color="104E8B"/>
            <w:left w:val="nil"/>
            <w:bottom w:val="single" w:sz="3" w:space="0" w:color="104E8B"/>
            <w:right w:val="nil"/>
          </w:tcBorders>
          <w:shd w:val="clear" w:color="auto" w:fill="104E8B"/>
        </w:tcPr>
        <w:p w14:paraId="34C7DE6A"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5879D6B2" w14:textId="77777777" w:rsidR="00960D9F" w:rsidRDefault="00960D9F">
    <w:pPr>
      <w:spacing w:after="0" w:line="259" w:lineRule="auto"/>
      <w:ind w:left="-78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960D9F" w14:paraId="154D1834" w14:textId="77777777">
      <w:trPr>
        <w:trHeight w:val="295"/>
      </w:trPr>
      <w:tc>
        <w:tcPr>
          <w:tcW w:w="7767" w:type="dxa"/>
          <w:tcBorders>
            <w:top w:val="single" w:sz="3" w:space="0" w:color="104E8B"/>
            <w:left w:val="nil"/>
            <w:bottom w:val="single" w:sz="3" w:space="0" w:color="104E8B"/>
            <w:right w:val="nil"/>
          </w:tcBorders>
          <w:shd w:val="clear" w:color="auto" w:fill="104E8B"/>
        </w:tcPr>
        <w:p w14:paraId="044C6F57"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35820A5"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66E90AB8"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9A630D2" w14:textId="77777777" w:rsidR="00960D9F" w:rsidRDefault="00960D9F">
    <w:pPr>
      <w:spacing w:after="0" w:line="259" w:lineRule="auto"/>
      <w:ind w:left="-78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12BFE" w14:textId="77777777" w:rsidR="00960D9F" w:rsidRDefault="00960D9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EFDC3" w14:textId="77777777" w:rsidR="00960D9F" w:rsidRDefault="00960D9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9FAEA" w14:textId="77777777" w:rsidR="00960D9F" w:rsidRDefault="00960D9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619B9"/>
    <w:multiLevelType w:val="hybridMultilevel"/>
    <w:tmpl w:val="0C7C6DCA"/>
    <w:lvl w:ilvl="0" w:tplc="7F008A5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5C1514">
      <w:start w:val="1"/>
      <w:numFmt w:val="lowerLetter"/>
      <w:lvlText w:val="%2"/>
      <w:lvlJc w:val="left"/>
      <w:pPr>
        <w:ind w:left="1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0E35A0">
      <w:start w:val="1"/>
      <w:numFmt w:val="lowerRoman"/>
      <w:lvlText w:val="%3"/>
      <w:lvlJc w:val="left"/>
      <w:pPr>
        <w:ind w:left="2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442030">
      <w:start w:val="1"/>
      <w:numFmt w:val="decimal"/>
      <w:lvlText w:val="%4"/>
      <w:lvlJc w:val="left"/>
      <w:pPr>
        <w:ind w:left="2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23CBB7C">
      <w:start w:val="1"/>
      <w:numFmt w:val="lowerLetter"/>
      <w:lvlText w:val="%5"/>
      <w:lvlJc w:val="left"/>
      <w:pPr>
        <w:ind w:left="3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D07DB2">
      <w:start w:val="1"/>
      <w:numFmt w:val="lowerRoman"/>
      <w:lvlText w:val="%6"/>
      <w:lvlJc w:val="left"/>
      <w:pPr>
        <w:ind w:left="4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4D47D7A">
      <w:start w:val="1"/>
      <w:numFmt w:val="decimal"/>
      <w:lvlText w:val="%7"/>
      <w:lvlJc w:val="left"/>
      <w:pPr>
        <w:ind w:left="50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CC2872">
      <w:start w:val="1"/>
      <w:numFmt w:val="lowerLetter"/>
      <w:lvlText w:val="%8"/>
      <w:lvlJc w:val="left"/>
      <w:pPr>
        <w:ind w:left="5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9A5CD8">
      <w:start w:val="1"/>
      <w:numFmt w:val="lowerRoman"/>
      <w:lvlText w:val="%9"/>
      <w:lvlJc w:val="left"/>
      <w:pPr>
        <w:ind w:left="6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420AB8"/>
    <w:multiLevelType w:val="hybridMultilevel"/>
    <w:tmpl w:val="C3066E8A"/>
    <w:lvl w:ilvl="0" w:tplc="41E42E1A">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9B0726C">
      <w:start w:val="1"/>
      <w:numFmt w:val="lowerLetter"/>
      <w:lvlText w:val="%2"/>
      <w:lvlJc w:val="left"/>
      <w:pPr>
        <w:ind w:left="10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AEEFB6">
      <w:start w:val="1"/>
      <w:numFmt w:val="lowerRoman"/>
      <w:lvlText w:val="%3"/>
      <w:lvlJc w:val="left"/>
      <w:pPr>
        <w:ind w:left="1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7677E4">
      <w:start w:val="1"/>
      <w:numFmt w:val="decimal"/>
      <w:lvlText w:val="%4"/>
      <w:lvlJc w:val="left"/>
      <w:pPr>
        <w:ind w:left="2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36561C">
      <w:start w:val="1"/>
      <w:numFmt w:val="lowerLetter"/>
      <w:lvlText w:val="%5"/>
      <w:lvlJc w:val="left"/>
      <w:pPr>
        <w:ind w:left="3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2BAAC5E">
      <w:start w:val="1"/>
      <w:numFmt w:val="lowerRoman"/>
      <w:lvlText w:val="%6"/>
      <w:lvlJc w:val="left"/>
      <w:pPr>
        <w:ind w:left="3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9EE866">
      <w:start w:val="1"/>
      <w:numFmt w:val="decimal"/>
      <w:lvlText w:val="%7"/>
      <w:lvlJc w:val="left"/>
      <w:pPr>
        <w:ind w:left="4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162E36">
      <w:start w:val="1"/>
      <w:numFmt w:val="lowerLetter"/>
      <w:lvlText w:val="%8"/>
      <w:lvlJc w:val="left"/>
      <w:pPr>
        <w:ind w:left="5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4A7AC8">
      <w:start w:val="1"/>
      <w:numFmt w:val="lowerRoman"/>
      <w:lvlText w:val="%9"/>
      <w:lvlJc w:val="left"/>
      <w:pPr>
        <w:ind w:left="6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9076FB"/>
    <w:multiLevelType w:val="hybridMultilevel"/>
    <w:tmpl w:val="B6B6E05A"/>
    <w:lvl w:ilvl="0" w:tplc="899236BE">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B503D96">
      <w:start w:val="1"/>
      <w:numFmt w:val="bullet"/>
      <w:lvlText w:val="o"/>
      <w:lvlJc w:val="left"/>
      <w:pPr>
        <w:ind w:left="14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788546">
      <w:start w:val="1"/>
      <w:numFmt w:val="bullet"/>
      <w:lvlText w:val="▪"/>
      <w:lvlJc w:val="left"/>
      <w:pPr>
        <w:ind w:left="21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601E68">
      <w:start w:val="1"/>
      <w:numFmt w:val="bullet"/>
      <w:lvlText w:val="•"/>
      <w:lvlJc w:val="left"/>
      <w:pPr>
        <w:ind w:left="28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DE6DA4">
      <w:start w:val="1"/>
      <w:numFmt w:val="bullet"/>
      <w:lvlText w:val="o"/>
      <w:lvlJc w:val="left"/>
      <w:pPr>
        <w:ind w:left="35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ACE0070">
      <w:start w:val="1"/>
      <w:numFmt w:val="bullet"/>
      <w:lvlText w:val="▪"/>
      <w:lvlJc w:val="left"/>
      <w:pPr>
        <w:ind w:left="43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B4C09C4">
      <w:start w:val="1"/>
      <w:numFmt w:val="bullet"/>
      <w:lvlText w:val="•"/>
      <w:lvlJc w:val="left"/>
      <w:pPr>
        <w:ind w:left="50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94C7EE">
      <w:start w:val="1"/>
      <w:numFmt w:val="bullet"/>
      <w:lvlText w:val="o"/>
      <w:lvlJc w:val="left"/>
      <w:pPr>
        <w:ind w:left="57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E084840">
      <w:start w:val="1"/>
      <w:numFmt w:val="bullet"/>
      <w:lvlText w:val="▪"/>
      <w:lvlJc w:val="left"/>
      <w:pPr>
        <w:ind w:left="64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D1307"/>
    <w:multiLevelType w:val="multilevel"/>
    <w:tmpl w:val="4CDE2FE4"/>
    <w:lvl w:ilvl="0">
      <w:start w:val="1"/>
      <w:numFmt w:val="decimal"/>
      <w:pStyle w:val="Titre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Titre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1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3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5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C8"/>
    <w:rsid w:val="00084BF0"/>
    <w:rsid w:val="000A1800"/>
    <w:rsid w:val="00125B55"/>
    <w:rsid w:val="001667C9"/>
    <w:rsid w:val="001C183C"/>
    <w:rsid w:val="001E4A09"/>
    <w:rsid w:val="002227A8"/>
    <w:rsid w:val="002732C4"/>
    <w:rsid w:val="003560B4"/>
    <w:rsid w:val="003A7D22"/>
    <w:rsid w:val="004240B9"/>
    <w:rsid w:val="00601DE2"/>
    <w:rsid w:val="00657EC9"/>
    <w:rsid w:val="00674102"/>
    <w:rsid w:val="0067657F"/>
    <w:rsid w:val="007023BD"/>
    <w:rsid w:val="007239F8"/>
    <w:rsid w:val="007C785A"/>
    <w:rsid w:val="00822439"/>
    <w:rsid w:val="0085749B"/>
    <w:rsid w:val="00912E9F"/>
    <w:rsid w:val="009419E5"/>
    <w:rsid w:val="00960D9F"/>
    <w:rsid w:val="009D326B"/>
    <w:rsid w:val="00A04B99"/>
    <w:rsid w:val="00AE5118"/>
    <w:rsid w:val="00B5774C"/>
    <w:rsid w:val="00B82305"/>
    <w:rsid w:val="00C608C8"/>
    <w:rsid w:val="00C7490B"/>
    <w:rsid w:val="00CB20C2"/>
    <w:rsid w:val="00D2519E"/>
    <w:rsid w:val="00D94385"/>
    <w:rsid w:val="00DF727E"/>
    <w:rsid w:val="00E05C08"/>
    <w:rsid w:val="00E978BB"/>
    <w:rsid w:val="00F04730"/>
    <w:rsid w:val="00F400DE"/>
    <w:rsid w:val="00FF42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182C3"/>
  <w15:docId w15:val="{95F3F9A8-8DE4-4304-AD8F-D207B309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D22"/>
    <w:pPr>
      <w:spacing w:after="3" w:line="269" w:lineRule="auto"/>
      <w:ind w:left="19" w:firstLine="357"/>
      <w:jc w:val="both"/>
    </w:pPr>
    <w:rPr>
      <w:rFonts w:ascii="Cambria" w:eastAsia="Cambria" w:hAnsi="Cambria" w:cs="Cambria"/>
      <w:color w:val="000000"/>
      <w:sz w:val="24"/>
    </w:rPr>
  </w:style>
  <w:style w:type="paragraph" w:styleId="Titre1">
    <w:name w:val="heading 1"/>
    <w:next w:val="Normal"/>
    <w:link w:val="Titre1Car"/>
    <w:uiPriority w:val="9"/>
    <w:qFormat/>
    <w:pPr>
      <w:keepNext/>
      <w:keepLines/>
      <w:numPr>
        <w:numId w:val="4"/>
      </w:numPr>
      <w:spacing w:after="208"/>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numPr>
        <w:ilvl w:val="1"/>
        <w:numId w:val="4"/>
      </w:numPr>
      <w:spacing w:after="121"/>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numPr>
        <w:ilvl w:val="2"/>
        <w:numId w:val="4"/>
      </w:numPr>
      <w:spacing w:after="0" w:line="260" w:lineRule="auto"/>
      <w:ind w:left="37"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F400DE"/>
    <w:rPr>
      <w:sz w:val="16"/>
      <w:szCs w:val="16"/>
    </w:rPr>
  </w:style>
  <w:style w:type="paragraph" w:styleId="Commentaire">
    <w:name w:val="annotation text"/>
    <w:basedOn w:val="Normal"/>
    <w:link w:val="CommentaireCar"/>
    <w:uiPriority w:val="99"/>
    <w:semiHidden/>
    <w:unhideWhenUsed/>
    <w:rsid w:val="00F400DE"/>
    <w:pPr>
      <w:spacing w:line="240" w:lineRule="auto"/>
    </w:pPr>
    <w:rPr>
      <w:sz w:val="20"/>
      <w:szCs w:val="20"/>
    </w:rPr>
  </w:style>
  <w:style w:type="character" w:customStyle="1" w:styleId="CommentaireCar">
    <w:name w:val="Commentaire Car"/>
    <w:basedOn w:val="Policepardfaut"/>
    <w:link w:val="Commentaire"/>
    <w:uiPriority w:val="99"/>
    <w:semiHidden/>
    <w:rsid w:val="00F400DE"/>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F400DE"/>
    <w:rPr>
      <w:b/>
      <w:bCs/>
    </w:rPr>
  </w:style>
  <w:style w:type="character" w:customStyle="1" w:styleId="ObjetducommentaireCar">
    <w:name w:val="Objet du commentaire Car"/>
    <w:basedOn w:val="CommentaireCar"/>
    <w:link w:val="Objetducommentaire"/>
    <w:uiPriority w:val="99"/>
    <w:semiHidden/>
    <w:rsid w:val="00F400DE"/>
    <w:rPr>
      <w:rFonts w:ascii="Cambria" w:eastAsia="Cambria" w:hAnsi="Cambria" w:cs="Cambria"/>
      <w:b/>
      <w:bCs/>
      <w:color w:val="000000"/>
      <w:sz w:val="20"/>
      <w:szCs w:val="20"/>
    </w:rPr>
  </w:style>
  <w:style w:type="paragraph" w:styleId="Textedebulles">
    <w:name w:val="Balloon Text"/>
    <w:basedOn w:val="Normal"/>
    <w:link w:val="TextedebullesCar"/>
    <w:uiPriority w:val="99"/>
    <w:semiHidden/>
    <w:unhideWhenUsed/>
    <w:rsid w:val="00F400DE"/>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400DE"/>
    <w:rPr>
      <w:rFonts w:ascii="Times New Roman" w:eastAsia="Cambria"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3389/fmars.2024.1335224" TargetMode="External"/><Relationship Id="rId21" Type="http://schemas.openxmlformats.org/officeDocument/2006/relationships/header" Target="header1.xml"/><Relationship Id="rId42" Type="http://schemas.openxmlformats.org/officeDocument/2006/relationships/hyperlink" Target="https://doi.org/10.1111/j.1466-8238.2011.00697.x" TargetMode="External"/><Relationship Id="rId63" Type="http://schemas.openxmlformats.org/officeDocument/2006/relationships/hyperlink" Target="https://doi.org/10.1007/s10530-008-9394-z" TargetMode="External"/><Relationship Id="rId84" Type="http://schemas.openxmlformats.org/officeDocument/2006/relationships/hyperlink" Target="https://doi.org/10.1016/j.dsr2.2016.06.012" TargetMode="External"/><Relationship Id="rId138" Type="http://schemas.openxmlformats.org/officeDocument/2006/relationships/hyperlink" Target="https://doi.org/10.1890/12-1358.1" TargetMode="External"/><Relationship Id="rId159" Type="http://schemas.openxmlformats.org/officeDocument/2006/relationships/hyperlink" Target="https://doi.org/10.1111/2041-210X.12983" TargetMode="External"/><Relationship Id="rId170" Type="http://schemas.openxmlformats.org/officeDocument/2006/relationships/header" Target="header6.xml"/><Relationship Id="rId107" Type="http://schemas.openxmlformats.org/officeDocument/2006/relationships/hyperlink" Target="https://doi.org/10.1016/j.gecco.2024.e02838" TargetMode="External"/><Relationship Id="rId11" Type="http://schemas.openxmlformats.org/officeDocument/2006/relationships/image" Target="media/image1.jpg"/><Relationship Id="rId32" Type="http://schemas.openxmlformats.org/officeDocument/2006/relationships/image" Target="media/image3.jpg"/><Relationship Id="rId53" Type="http://schemas.openxmlformats.org/officeDocument/2006/relationships/hyperlink" Target="https://doi.org/10.3354/meps10803" TargetMode="External"/><Relationship Id="rId74" Type="http://schemas.openxmlformats.org/officeDocument/2006/relationships/hyperlink" Target="https://doi.org/10.1111/j.0021-8901.2004.00918.x" TargetMode="External"/><Relationship Id="rId128" Type="http://schemas.openxmlformats.org/officeDocument/2006/relationships/hyperlink" Target="https://doi.org/10.1093/auk/101.3.567" TargetMode="External"/><Relationship Id="rId149" Type="http://schemas.openxmlformats.org/officeDocument/2006/relationships/hyperlink" Target="https://doi.org/10.1111/geb.12138" TargetMode="External"/><Relationship Id="rId5" Type="http://schemas.openxmlformats.org/officeDocument/2006/relationships/footnotes" Target="footnotes.xml"/><Relationship Id="rId95" Type="http://schemas.openxmlformats.org/officeDocument/2006/relationships/hyperlink" Target="https://doi.org/10.1016/B978-0-12-809585-0.12001-0" TargetMode="External"/><Relationship Id="rId160" Type="http://schemas.openxmlformats.org/officeDocument/2006/relationships/hyperlink" Target="https://doi.org/10.1111/2041-210X.12983" TargetMode="External"/><Relationship Id="rId181" Type="http://schemas.openxmlformats.org/officeDocument/2006/relationships/fontTable" Target="fontTable.xml"/><Relationship Id="rId22" Type="http://schemas.openxmlformats.org/officeDocument/2006/relationships/header" Target="header2.xml"/><Relationship Id="rId43" Type="http://schemas.openxmlformats.org/officeDocument/2006/relationships/hyperlink" Target="https://doi.org/10.1016/j.dsr2.2016.11.008" TargetMode="External"/><Relationship Id="rId64" Type="http://schemas.openxmlformats.org/officeDocument/2006/relationships/hyperlink" Target="https://doi.org/10.1007/s10530-008-9394-z" TargetMode="External"/><Relationship Id="rId118" Type="http://schemas.openxmlformats.org/officeDocument/2006/relationships/hyperlink" Target="https://doi.org/10.3389/fmars.2024.1335224" TargetMode="External"/><Relationship Id="rId139" Type="http://schemas.openxmlformats.org/officeDocument/2006/relationships/hyperlink" Target="https://doi.org/10.1890/12-1358.1" TargetMode="External"/><Relationship Id="rId85" Type="http://schemas.openxmlformats.org/officeDocument/2006/relationships/hyperlink" Target="https://doi.org/10.18142/19" TargetMode="External"/><Relationship Id="rId150" Type="http://schemas.openxmlformats.org/officeDocument/2006/relationships/hyperlink" Target="https://doi.org/10.1111/j.1365-2699.2011.02487.x" TargetMode="External"/><Relationship Id="rId171" Type="http://schemas.openxmlformats.org/officeDocument/2006/relationships/footer" Target="footer6.xml"/><Relationship Id="rId12" Type="http://schemas.openxmlformats.org/officeDocument/2006/relationships/image" Target="media/image2.png"/><Relationship Id="rId33" Type="http://schemas.openxmlformats.org/officeDocument/2006/relationships/image" Target="media/image16.jpg"/><Relationship Id="rId108" Type="http://schemas.openxmlformats.org/officeDocument/2006/relationships/hyperlink" Target="https://doi.org/10.1016/j.gecco.2024.e02838" TargetMode="External"/><Relationship Id="rId129" Type="http://schemas.openxmlformats.org/officeDocument/2006/relationships/hyperlink" Target="https://doi.org/10.1093/auk/101.3.567" TargetMode="External"/><Relationship Id="rId54" Type="http://schemas.openxmlformats.org/officeDocument/2006/relationships/hyperlink" Target="https://doi.org/10.3354/meps10803" TargetMode="External"/><Relationship Id="rId75" Type="http://schemas.openxmlformats.org/officeDocument/2006/relationships/hyperlink" Target="https://doi.org/10.1016/j.jenvman.2013.01.025" TargetMode="External"/><Relationship Id="rId96" Type="http://schemas.openxmlformats.org/officeDocument/2006/relationships/hyperlink" Target="https://doi.org/10.1016/B978-0-12-809585-0.12001-0" TargetMode="External"/><Relationship Id="rId140" Type="http://schemas.openxmlformats.org/officeDocument/2006/relationships/hyperlink" Target="https://doi.org/10.3389/fmars.2019.00838" TargetMode="External"/><Relationship Id="rId161" Type="http://schemas.openxmlformats.org/officeDocument/2006/relationships/hyperlink" Target="https://doi.org/10.1111/2041-210X.12983" TargetMode="External"/><Relationship Id="rId182"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footer" Target="footer1.xml"/><Relationship Id="rId119" Type="http://schemas.openxmlformats.org/officeDocument/2006/relationships/hyperlink" Target="https://doi.org/10.1371/journal.pone.0106366" TargetMode="External"/><Relationship Id="rId44" Type="http://schemas.openxmlformats.org/officeDocument/2006/relationships/hyperlink" Target="https://doi.org/10.1016/j.dsr2.2016.11.008" TargetMode="External"/><Relationship Id="rId60" Type="http://schemas.openxmlformats.org/officeDocument/2006/relationships/hyperlink" Target="https://doi.org/10.1644/06-MAMM-A-031R2.1" TargetMode="External"/><Relationship Id="rId65" Type="http://schemas.openxmlformats.org/officeDocument/2006/relationships/hyperlink" Target="https://doi.org/10.1126/science.1212928" TargetMode="External"/><Relationship Id="rId81" Type="http://schemas.openxmlformats.org/officeDocument/2006/relationships/hyperlink" Target="https://doi.org/10.1007/s10750-014-2088-x" TargetMode="External"/><Relationship Id="rId86" Type="http://schemas.openxmlformats.org/officeDocument/2006/relationships/hyperlink" Target="https://doi.org/10.18142/19" TargetMode="External"/><Relationship Id="rId130" Type="http://schemas.openxmlformats.org/officeDocument/2006/relationships/hyperlink" Target="https://doi.org/10.1093/auk/101.3.567" TargetMode="External"/><Relationship Id="rId135" Type="http://schemas.openxmlformats.org/officeDocument/2006/relationships/hyperlink" Target="https://doi.org/10.3389/fmars.2021.741486" TargetMode="External"/><Relationship Id="rId151" Type="http://schemas.openxmlformats.org/officeDocument/2006/relationships/hyperlink" Target="https://doi.org/10.1111/j.1365-2699.2011.02487.x" TargetMode="External"/><Relationship Id="rId156" Type="http://schemas.openxmlformats.org/officeDocument/2006/relationships/hyperlink" Target="https://doi.org/10.1214/ss/1177011136" TargetMode="External"/><Relationship Id="rId177" Type="http://schemas.openxmlformats.org/officeDocument/2006/relationships/footer" Target="footer7.xml"/><Relationship Id="rId172" Type="http://schemas.openxmlformats.org/officeDocument/2006/relationships/image" Target="media/image19.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3354/meps08124" TargetMode="External"/><Relationship Id="rId109" Type="http://schemas.openxmlformats.org/officeDocument/2006/relationships/hyperlink" Target="https://doi.org/10.1038/s41598-017-18343-5" TargetMode="External"/><Relationship Id="rId34" Type="http://schemas.openxmlformats.org/officeDocument/2006/relationships/image" Target="media/image17.jpg"/><Relationship Id="rId50" Type="http://schemas.openxmlformats.org/officeDocument/2006/relationships/hyperlink" Target="https://doi.org/10.13039/501100000780" TargetMode="External"/><Relationship Id="rId55" Type="http://schemas.openxmlformats.org/officeDocument/2006/relationships/hyperlink" Target="https://doi.org/10.1016/j.jmarsys.2012.09.010" TargetMode="External"/><Relationship Id="rId76" Type="http://schemas.openxmlformats.org/officeDocument/2006/relationships/hyperlink" Target="https://doi.org/10.1016/j.jenvman.2013.01.025" TargetMode="External"/><Relationship Id="rId97" Type="http://schemas.openxmlformats.org/officeDocument/2006/relationships/hyperlink" Target="https://doi.org/10.1890/0012-9658(2002)083%5B2248:ESORWD%5D2.0.CO;2" TargetMode="External"/><Relationship Id="rId104" Type="http://schemas.openxmlformats.org/officeDocument/2006/relationships/hyperlink" Target="https://doi.org/10.1002/wics.1625" TargetMode="External"/><Relationship Id="rId120" Type="http://schemas.openxmlformats.org/officeDocument/2006/relationships/hyperlink" Target="https://doi.org/10.1371/journal.pone.0106366" TargetMode="External"/><Relationship Id="rId125" Type="http://schemas.openxmlformats.org/officeDocument/2006/relationships/hyperlink" Target="https://doi.org/10.1016/j.rse.2008.01.019" TargetMode="External"/><Relationship Id="rId141" Type="http://schemas.openxmlformats.org/officeDocument/2006/relationships/hyperlink" Target="https://doi.org/10.3389/fmars.2019.00838" TargetMode="External"/><Relationship Id="rId146" Type="http://schemas.openxmlformats.org/officeDocument/2006/relationships/hyperlink" Target="https://doi.org/10.1371/journal.pone.0099571" TargetMode="External"/><Relationship Id="rId167" Type="http://schemas.openxmlformats.org/officeDocument/2006/relationships/header" Target="header5.xml"/><Relationship Id="rId7" Type="http://schemas.openxmlformats.org/officeDocument/2006/relationships/comments" Target="comments.xml"/><Relationship Id="rId71" Type="http://schemas.openxmlformats.org/officeDocument/2006/relationships/hyperlink" Target="https://doi.org/10.1073/pnas.1502108112" TargetMode="External"/><Relationship Id="rId92" Type="http://schemas.openxmlformats.org/officeDocument/2006/relationships/hyperlink" Target="https://doi.org/10.1002/ecy.2710" TargetMode="External"/><Relationship Id="rId162" Type="http://schemas.openxmlformats.org/officeDocument/2006/relationships/hyperlink" Target="https://doi.org/10.1080/10618600.2016.1172487" TargetMode="External"/><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footer" Target="footer2.xml"/><Relationship Id="rId40" Type="http://schemas.openxmlformats.org/officeDocument/2006/relationships/hyperlink" Target="https://doi.org/10.1111/j.1466-8238.2011.00697.x" TargetMode="External"/><Relationship Id="rId45" Type="http://schemas.openxmlformats.org/officeDocument/2006/relationships/hyperlink" Target="https://doi.org/10.1016/j.csr.2006.05.012" TargetMode="External"/><Relationship Id="rId66" Type="http://schemas.openxmlformats.org/officeDocument/2006/relationships/hyperlink" Target="https://doi.org/10.1126/science.1212928" TargetMode="External"/><Relationship Id="rId87" Type="http://schemas.openxmlformats.org/officeDocument/2006/relationships/hyperlink" Target="https://doi.org/10.18142/19" TargetMode="External"/><Relationship Id="rId110" Type="http://schemas.openxmlformats.org/officeDocument/2006/relationships/hyperlink" Target="https://doi.org/10.1038/s41598-017-18343-5" TargetMode="External"/><Relationship Id="rId115" Type="http://schemas.openxmlformats.org/officeDocument/2006/relationships/hyperlink" Target="https://doi.org/10.1016/j.biocon.2013.09.006" TargetMode="External"/><Relationship Id="rId131" Type="http://schemas.openxmlformats.org/officeDocument/2006/relationships/hyperlink" Target="https://doi.org/10.1016/j.dsr2.2016.12.011" TargetMode="External"/><Relationship Id="rId136" Type="http://schemas.openxmlformats.org/officeDocument/2006/relationships/hyperlink" Target="https://doi.org/10.3389/feart.2021.702285" TargetMode="External"/><Relationship Id="rId157" Type="http://schemas.openxmlformats.org/officeDocument/2006/relationships/hyperlink" Target="https://doi.org/10.1890/14-0661.1" TargetMode="External"/><Relationship Id="rId178" Type="http://schemas.openxmlformats.org/officeDocument/2006/relationships/footer" Target="footer8.xml"/><Relationship Id="rId61" Type="http://schemas.openxmlformats.org/officeDocument/2006/relationships/hyperlink" Target="https://doi.org/10.1644/06-MAMM-A-031R2.1" TargetMode="External"/><Relationship Id="rId82" Type="http://schemas.openxmlformats.org/officeDocument/2006/relationships/hyperlink" Target="https://doi.org/10.1007/s10750-014-2088-x" TargetMode="External"/><Relationship Id="rId152" Type="http://schemas.openxmlformats.org/officeDocument/2006/relationships/hyperlink" Target="https://doi.org/10.1111/2041-210X.13897" TargetMode="External"/><Relationship Id="rId173" Type="http://schemas.openxmlformats.org/officeDocument/2006/relationships/image" Target="media/image20.jp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jpg"/><Relationship Id="rId35" Type="http://schemas.openxmlformats.org/officeDocument/2006/relationships/image" Target="media/image4.jpg"/><Relationship Id="rId56" Type="http://schemas.openxmlformats.org/officeDocument/2006/relationships/hyperlink" Target="https://doi.org/10.1016/j.jmarsys.2012.09.010" TargetMode="External"/><Relationship Id="rId77" Type="http://schemas.openxmlformats.org/officeDocument/2006/relationships/hyperlink" Target="https://doi.org/10.1016/j.fishres.2016.02.019" TargetMode="External"/><Relationship Id="rId100" Type="http://schemas.openxmlformats.org/officeDocument/2006/relationships/hyperlink" Target="https://doi.org/10.1371/journal.pone.0052015" TargetMode="External"/><Relationship Id="rId105" Type="http://schemas.openxmlformats.org/officeDocument/2006/relationships/hyperlink" Target="https://doi.org/10.1002/wics.1625" TargetMode="External"/><Relationship Id="rId126" Type="http://schemas.openxmlformats.org/officeDocument/2006/relationships/hyperlink" Target="https://doi.org/10.2307/3800685" TargetMode="External"/><Relationship Id="rId147" Type="http://schemas.openxmlformats.org/officeDocument/2006/relationships/hyperlink" Target="https://doi.org/10.1371/journal.pone.0099571" TargetMode="External"/><Relationship Id="rId168" Type="http://schemas.openxmlformats.org/officeDocument/2006/relationships/footer" Target="footer4.xml"/><Relationship Id="rId8" Type="http://schemas.microsoft.com/office/2011/relationships/commentsExtended" Target="commentsExtended.xml"/><Relationship Id="rId51" Type="http://schemas.openxmlformats.org/officeDocument/2006/relationships/hyperlink" Target="https://doi.org/10.13039/501100000780" TargetMode="External"/><Relationship Id="rId72" Type="http://schemas.openxmlformats.org/officeDocument/2006/relationships/hyperlink" Target="https://doi.org/10.1073/pnas.1502108112" TargetMode="External"/><Relationship Id="rId93" Type="http://schemas.openxmlformats.org/officeDocument/2006/relationships/hyperlink" Target="https://doi.org/10.1016/j.tree.2019.08.006" TargetMode="External"/><Relationship Id="rId98" Type="http://schemas.openxmlformats.org/officeDocument/2006/relationships/hyperlink" Target="https://doi.org/10.1890/0012-9658(2002)083%5B2248:ESORWD%5D2.0.CO;2" TargetMode="External"/><Relationship Id="rId121" Type="http://schemas.openxmlformats.org/officeDocument/2006/relationships/hyperlink" Target="https://doi.org/10.1016/S0924-7963(98)00078-5" TargetMode="External"/><Relationship Id="rId142" Type="http://schemas.openxmlformats.org/officeDocument/2006/relationships/hyperlink" Target="https://doi.org/10.1016/j.marenvres.2022.105860" TargetMode="External"/><Relationship Id="rId163" Type="http://schemas.openxmlformats.org/officeDocument/2006/relationships/hyperlink" Target="https://doi.org/10.1080/10618600.2016.1172487" TargetMode="External"/><Relationship Id="rId3" Type="http://schemas.openxmlformats.org/officeDocument/2006/relationships/settings" Target="settings.xml"/><Relationship Id="rId25" Type="http://schemas.openxmlformats.org/officeDocument/2006/relationships/header" Target="header3.xml"/><Relationship Id="rId46" Type="http://schemas.openxmlformats.org/officeDocument/2006/relationships/hyperlink" Target="https://doi.org/10.1016/j.csr.2006.05.012" TargetMode="External"/><Relationship Id="rId67" Type="http://schemas.openxmlformats.org/officeDocument/2006/relationships/hyperlink" Target="https://doi.org/10.1016/j.marpolbul.2007.01.016" TargetMode="External"/><Relationship Id="rId116" Type="http://schemas.openxmlformats.org/officeDocument/2006/relationships/hyperlink" Target="https://doi.org/10.1016/j.biocon.2013.09.006" TargetMode="External"/><Relationship Id="rId137" Type="http://schemas.openxmlformats.org/officeDocument/2006/relationships/hyperlink" Target="https://doi.org/10.3389/feart.2021.702285" TargetMode="External"/><Relationship Id="rId158" Type="http://schemas.openxmlformats.org/officeDocument/2006/relationships/hyperlink" Target="https://doi.org/10.1890/14-0661.1" TargetMode="External"/><Relationship Id="rId20" Type="http://schemas.openxmlformats.org/officeDocument/2006/relationships/image" Target="media/image10.png"/><Relationship Id="rId41" Type="http://schemas.openxmlformats.org/officeDocument/2006/relationships/hyperlink" Target="https://doi.org/10.1111/j.1466-8238.2011.00697.x" TargetMode="External"/><Relationship Id="rId62" Type="http://schemas.openxmlformats.org/officeDocument/2006/relationships/hyperlink" Target="https://doi.org/10.1007/s10530-008-9394-z" TargetMode="External"/><Relationship Id="rId83" Type="http://schemas.openxmlformats.org/officeDocument/2006/relationships/hyperlink" Target="https://doi.org/10.1016/j.dsr2.2016.06.012" TargetMode="External"/><Relationship Id="rId88" Type="http://schemas.openxmlformats.org/officeDocument/2006/relationships/hyperlink" Target="https://doi.org/10.1111/2041-210X.13110" TargetMode="External"/><Relationship Id="rId111" Type="http://schemas.openxmlformats.org/officeDocument/2006/relationships/hyperlink" Target="https://doi.org/10.1111/j.2041-210X.2011.00141.x" TargetMode="External"/><Relationship Id="rId132" Type="http://schemas.openxmlformats.org/officeDocument/2006/relationships/hyperlink" Target="https://doi.org/10.1016/j.dsr2.2016.12.011" TargetMode="External"/><Relationship Id="rId153" Type="http://schemas.openxmlformats.org/officeDocument/2006/relationships/hyperlink" Target="https://doi.org/10.1111/2041-210X.13897" TargetMode="External"/><Relationship Id="rId174" Type="http://schemas.openxmlformats.org/officeDocument/2006/relationships/image" Target="media/image21.jpg"/><Relationship Id="rId179" Type="http://schemas.openxmlformats.org/officeDocument/2006/relationships/header" Target="header9.xml"/><Relationship Id="rId15" Type="http://schemas.openxmlformats.org/officeDocument/2006/relationships/image" Target="media/image5.png"/><Relationship Id="rId36" Type="http://schemas.openxmlformats.org/officeDocument/2006/relationships/image" Target="media/image5.jpg"/><Relationship Id="rId57" Type="http://schemas.openxmlformats.org/officeDocument/2006/relationships/hyperlink" Target="https://doi.org/10.1046/j.1365-2699.1999.00260.x" TargetMode="External"/><Relationship Id="rId106" Type="http://schemas.openxmlformats.org/officeDocument/2006/relationships/hyperlink" Target="https://doi.org/10.1016/j.gecco.2024.e02838" TargetMode="External"/><Relationship Id="rId127" Type="http://schemas.openxmlformats.org/officeDocument/2006/relationships/hyperlink" Target="https://doi.org/10.2307/3800685" TargetMode="External"/><Relationship Id="rId10" Type="http://schemas.microsoft.com/office/2018/08/relationships/commentsExtensible" Target="commentsExtensible.xml"/><Relationship Id="rId31" Type="http://schemas.openxmlformats.org/officeDocument/2006/relationships/image" Target="media/image2.jpg"/><Relationship Id="rId52" Type="http://schemas.openxmlformats.org/officeDocument/2006/relationships/hyperlink" Target="https://doi.org/10.13039/501100000780" TargetMode="External"/><Relationship Id="rId73" Type="http://schemas.openxmlformats.org/officeDocument/2006/relationships/hyperlink" Target="https://doi.org/10.1111/j.0021-8901.2004.00918.x" TargetMode="External"/><Relationship Id="rId78" Type="http://schemas.openxmlformats.org/officeDocument/2006/relationships/hyperlink" Target="https://doi.org/10.1016/j.fishres.2016.02.019" TargetMode="External"/><Relationship Id="rId94" Type="http://schemas.openxmlformats.org/officeDocument/2006/relationships/hyperlink" Target="https://doi.org/10.1016/j.tree.2019.08.006" TargetMode="External"/><Relationship Id="rId99" Type="http://schemas.openxmlformats.org/officeDocument/2006/relationships/hyperlink" Target="https://doi.org/10.1890/0012-9658(2002)083%5B2248:ESORWD%5D2.0.CO;2" TargetMode="External"/><Relationship Id="rId101" Type="http://schemas.openxmlformats.org/officeDocument/2006/relationships/hyperlink" Target="https://doi.org/10.1371/journal.pone.0052015" TargetMode="External"/><Relationship Id="rId122" Type="http://schemas.openxmlformats.org/officeDocument/2006/relationships/hyperlink" Target="https://doi.org/10.1016/S0924-7963(98)00078-5" TargetMode="External"/><Relationship Id="rId143" Type="http://schemas.openxmlformats.org/officeDocument/2006/relationships/hyperlink" Target="https://doi.org/10.1016/j.marenvres.2022.105860" TargetMode="External"/><Relationship Id="rId148" Type="http://schemas.openxmlformats.org/officeDocument/2006/relationships/hyperlink" Target="https://doi.org/10.1111/geb.12138" TargetMode="External"/><Relationship Id="rId164" Type="http://schemas.openxmlformats.org/officeDocument/2006/relationships/hyperlink" Target="https://arxiv.org/abs/1505.05093%20%5Bstat%5D" TargetMode="External"/><Relationship Id="rId169" Type="http://schemas.openxmlformats.org/officeDocument/2006/relationships/footer" Target="footer5.xml"/><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footer" Target="footer9.xml"/><Relationship Id="rId26" Type="http://schemas.openxmlformats.org/officeDocument/2006/relationships/footer" Target="footer3.xml"/><Relationship Id="rId47" Type="http://schemas.openxmlformats.org/officeDocument/2006/relationships/hyperlink" Target="https://doi.org/10.1016/j.csr.2006.05.012" TargetMode="External"/><Relationship Id="rId68" Type="http://schemas.openxmlformats.org/officeDocument/2006/relationships/hyperlink" Target="https://doi.org/10.1016/j.marpolbul.2007.01.016" TargetMode="External"/><Relationship Id="rId89" Type="http://schemas.openxmlformats.org/officeDocument/2006/relationships/hyperlink" Target="https://doi.org/10.1111/2041-210X.13110" TargetMode="External"/><Relationship Id="rId112" Type="http://schemas.openxmlformats.org/officeDocument/2006/relationships/hyperlink" Target="https://doi.org/10.1111/j.2041-210X.2011.00141.x" TargetMode="External"/><Relationship Id="rId133" Type="http://schemas.openxmlformats.org/officeDocument/2006/relationships/hyperlink" Target="https://doi.org/10.3389/fmars.2021.741486" TargetMode="External"/><Relationship Id="rId154" Type="http://schemas.openxmlformats.org/officeDocument/2006/relationships/hyperlink" Target="https://doi.org/10.1111/2041-210X.13897" TargetMode="External"/><Relationship Id="rId175" Type="http://schemas.openxmlformats.org/officeDocument/2006/relationships/header" Target="header7.xml"/><Relationship Id="rId16" Type="http://schemas.openxmlformats.org/officeDocument/2006/relationships/image" Target="media/image6.png"/><Relationship Id="rId37" Type="http://schemas.openxmlformats.org/officeDocument/2006/relationships/image" Target="media/image18.jpg"/><Relationship Id="rId58" Type="http://schemas.openxmlformats.org/officeDocument/2006/relationships/hyperlink" Target="https://doi.org/10.1046/j.1365-2699.1999.00260.x" TargetMode="External"/><Relationship Id="rId79" Type="http://schemas.openxmlformats.org/officeDocument/2006/relationships/hyperlink" Target="https://doi.org/10.1016/j.biocon.2016.08.016" TargetMode="External"/><Relationship Id="rId102" Type="http://schemas.openxmlformats.org/officeDocument/2006/relationships/hyperlink" Target="https://doi.org/10.1111/j.0006-341X.2004.00142.x" TargetMode="External"/><Relationship Id="rId123" Type="http://schemas.openxmlformats.org/officeDocument/2006/relationships/hyperlink" Target="https://doi.org/10.1016/j.rse.2008.01.019" TargetMode="External"/><Relationship Id="rId144" Type="http://schemas.openxmlformats.org/officeDocument/2006/relationships/hyperlink" Target="https://doi.org/10.1016/j.biocon.2011.11.013" TargetMode="External"/><Relationship Id="rId90" Type="http://schemas.openxmlformats.org/officeDocument/2006/relationships/hyperlink" Target="https://doi.org/10.1111/2041-210X.13110" TargetMode="External"/><Relationship Id="rId165" Type="http://schemas.openxmlformats.org/officeDocument/2006/relationships/hyperlink" Target="https://arxiv.org/abs/1505.05093%20%5Bstat%5D" TargetMode="External"/><Relationship Id="rId27" Type="http://schemas.openxmlformats.org/officeDocument/2006/relationships/image" Target="media/image12.png"/><Relationship Id="rId48" Type="http://schemas.openxmlformats.org/officeDocument/2006/relationships/hyperlink" Target="https://doi.org/10.1002/2014JC010022" TargetMode="External"/><Relationship Id="rId69" Type="http://schemas.openxmlformats.org/officeDocument/2006/relationships/hyperlink" Target="https://doi.org/10.1016/j.marpolbul.2013.10.002" TargetMode="External"/><Relationship Id="rId113" Type="http://schemas.openxmlformats.org/officeDocument/2006/relationships/hyperlink" Target="https://doi.org/10.1002/eap.2470" TargetMode="External"/><Relationship Id="rId134" Type="http://schemas.openxmlformats.org/officeDocument/2006/relationships/hyperlink" Target="https://doi.org/10.3389/fmars.2021.741486" TargetMode="External"/><Relationship Id="rId80" Type="http://schemas.openxmlformats.org/officeDocument/2006/relationships/hyperlink" Target="https://doi.org/10.1016/j.biocon.2016.08.016" TargetMode="External"/><Relationship Id="rId155" Type="http://schemas.openxmlformats.org/officeDocument/2006/relationships/hyperlink" Target="https://doi.org/10.1214/ss/1177011136" TargetMode="External"/><Relationship Id="rId176" Type="http://schemas.openxmlformats.org/officeDocument/2006/relationships/header" Target="header8.xml"/><Relationship Id="rId17" Type="http://schemas.openxmlformats.org/officeDocument/2006/relationships/image" Target="media/image7.png"/><Relationship Id="rId38" Type="http://schemas.openxmlformats.org/officeDocument/2006/relationships/hyperlink" Target="https://doi.org/10.3354/meps08124" TargetMode="External"/><Relationship Id="rId59" Type="http://schemas.openxmlformats.org/officeDocument/2006/relationships/hyperlink" Target="https://doi.org/10.1046/j.1365-2699.1999.00260.x" TargetMode="External"/><Relationship Id="rId103" Type="http://schemas.openxmlformats.org/officeDocument/2006/relationships/hyperlink" Target="https://doi.org/10.1111/j.0006-341X.2004.00142.x" TargetMode="External"/><Relationship Id="rId124" Type="http://schemas.openxmlformats.org/officeDocument/2006/relationships/hyperlink" Target="https://doi.org/10.1016/j.rse.2008.01.019" TargetMode="External"/><Relationship Id="rId70" Type="http://schemas.openxmlformats.org/officeDocument/2006/relationships/hyperlink" Target="https://doi.org/10.1016/j.marpolbul.2013.10.002" TargetMode="External"/><Relationship Id="rId91" Type="http://schemas.openxmlformats.org/officeDocument/2006/relationships/hyperlink" Target="https://doi.org/10.1002/ecy.2710" TargetMode="External"/><Relationship Id="rId145" Type="http://schemas.openxmlformats.org/officeDocument/2006/relationships/hyperlink" Target="https://doi.org/10.1016/j.biocon.2011.11.013" TargetMode="External"/><Relationship Id="rId166" Type="http://schemas.openxmlformats.org/officeDocument/2006/relationships/header" Target="header4.xml"/><Relationship Id="rId1" Type="http://schemas.openxmlformats.org/officeDocument/2006/relationships/numbering" Target="numbering.xml"/><Relationship Id="rId28" Type="http://schemas.openxmlformats.org/officeDocument/2006/relationships/image" Target="media/image13.png"/><Relationship Id="rId49" Type="http://schemas.openxmlformats.org/officeDocument/2006/relationships/hyperlink" Target="https://doi.org/10.1002/2014JC010022" TargetMode="External"/><Relationship Id="rId114" Type="http://schemas.openxmlformats.org/officeDocument/2006/relationships/hyperlink" Target="https://doi.org/10.1002/eap.247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23</Pages>
  <Words>8832</Words>
  <Characters>48581</Characters>
  <Application>Microsoft Office Word</Application>
  <DocSecurity>0</DocSecurity>
  <Lines>404</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Valentin Lauret</cp:lastModifiedBy>
  <cp:revision>20</cp:revision>
  <dcterms:created xsi:type="dcterms:W3CDTF">2024-05-27T16:30:00Z</dcterms:created>
  <dcterms:modified xsi:type="dcterms:W3CDTF">2024-05-28T14:11:00Z</dcterms:modified>
</cp:coreProperties>
</file>