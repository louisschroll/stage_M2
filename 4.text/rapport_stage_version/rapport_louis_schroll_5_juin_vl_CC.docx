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E952A" w14:textId="77777777" w:rsidR="00250898" w:rsidRDefault="00250898">
      <w:pPr>
        <w:spacing w:after="0" w:line="259" w:lineRule="auto"/>
        <w:ind w:left="-1168" w:right="46" w:firstLine="0"/>
        <w:jc w:val="left"/>
      </w:pPr>
    </w:p>
    <w:tbl>
      <w:tblPr>
        <w:tblStyle w:val="TableGrid"/>
        <w:tblW w:w="9514" w:type="dxa"/>
        <w:tblInd w:w="27" w:type="dxa"/>
        <w:tblCellMar>
          <w:top w:w="8" w:type="dxa"/>
          <w:bottom w:w="8" w:type="dxa"/>
        </w:tblCellMar>
        <w:tblLook w:val="04A0" w:firstRow="1" w:lastRow="0" w:firstColumn="1" w:lastColumn="0" w:noHBand="0" w:noVBand="1"/>
      </w:tblPr>
      <w:tblGrid>
        <w:gridCol w:w="341"/>
        <w:gridCol w:w="83"/>
        <w:gridCol w:w="6661"/>
        <w:gridCol w:w="2005"/>
        <w:gridCol w:w="424"/>
      </w:tblGrid>
      <w:tr w:rsidR="00250898" w14:paraId="46F2BB39" w14:textId="77777777" w:rsidTr="000217F6">
        <w:trPr>
          <w:trHeight w:val="1347"/>
        </w:trPr>
        <w:tc>
          <w:tcPr>
            <w:tcW w:w="9090" w:type="dxa"/>
            <w:gridSpan w:val="4"/>
            <w:tcBorders>
              <w:top w:val="single" w:sz="3" w:space="0" w:color="104E8B"/>
              <w:left w:val="nil"/>
              <w:bottom w:val="nil"/>
              <w:right w:val="nil"/>
            </w:tcBorders>
            <w:vAlign w:val="bottom"/>
          </w:tcPr>
          <w:p w14:paraId="2E48010F" w14:textId="77777777" w:rsidR="00250898" w:rsidRDefault="00FD0452" w:rsidP="000217F6">
            <w:pPr>
              <w:spacing w:after="0" w:line="240" w:lineRule="auto"/>
              <w:ind w:left="0" w:firstLine="0"/>
              <w:jc w:val="left"/>
            </w:pPr>
            <w:r>
              <w:rPr>
                <w:b/>
                <w:sz w:val="34"/>
              </w:rPr>
              <w:t>Contents</w:t>
            </w:r>
          </w:p>
          <w:p w14:paraId="1B5D6DE6" w14:textId="77777777" w:rsidR="00250898" w:rsidRDefault="00FD0452" w:rsidP="000217F6">
            <w:pPr>
              <w:spacing w:after="0" w:line="240" w:lineRule="auto"/>
              <w:ind w:left="0" w:firstLine="0"/>
              <w:jc w:val="left"/>
            </w:pPr>
            <w:r>
              <w:rPr>
                <w:b/>
              </w:rPr>
              <w:t>1 Introduction</w:t>
            </w:r>
          </w:p>
        </w:tc>
        <w:tc>
          <w:tcPr>
            <w:tcW w:w="424" w:type="dxa"/>
            <w:tcBorders>
              <w:top w:val="single" w:sz="3" w:space="0" w:color="104E8B"/>
              <w:left w:val="nil"/>
              <w:bottom w:val="nil"/>
              <w:right w:val="nil"/>
            </w:tcBorders>
            <w:vAlign w:val="bottom"/>
          </w:tcPr>
          <w:p w14:paraId="6A4DD509" w14:textId="77777777" w:rsidR="00250898" w:rsidRDefault="00FD0452" w:rsidP="000217F6">
            <w:pPr>
              <w:spacing w:after="0" w:line="259" w:lineRule="auto"/>
              <w:ind w:left="258" w:firstLine="0"/>
              <w:jc w:val="left"/>
            </w:pPr>
            <w:r>
              <w:rPr>
                <w:b/>
              </w:rPr>
              <w:t>3</w:t>
            </w:r>
          </w:p>
        </w:tc>
      </w:tr>
      <w:tr w:rsidR="00250898" w14:paraId="5B6DA42C" w14:textId="77777777" w:rsidTr="000217F6">
        <w:trPr>
          <w:trHeight w:val="406"/>
        </w:trPr>
        <w:tc>
          <w:tcPr>
            <w:tcW w:w="341" w:type="dxa"/>
            <w:tcBorders>
              <w:top w:val="nil"/>
              <w:left w:val="nil"/>
              <w:bottom w:val="nil"/>
              <w:right w:val="nil"/>
            </w:tcBorders>
            <w:vAlign w:val="bottom"/>
          </w:tcPr>
          <w:p w14:paraId="69054455" w14:textId="77777777" w:rsidR="00250898" w:rsidRDefault="00FD0452" w:rsidP="000217F6">
            <w:pPr>
              <w:spacing w:after="0" w:line="259" w:lineRule="auto"/>
              <w:ind w:left="0" w:firstLine="0"/>
              <w:jc w:val="left"/>
            </w:pPr>
            <w:r>
              <w:rPr>
                <w:b/>
              </w:rPr>
              <w:t>2</w:t>
            </w:r>
          </w:p>
        </w:tc>
        <w:tc>
          <w:tcPr>
            <w:tcW w:w="8749" w:type="dxa"/>
            <w:gridSpan w:val="3"/>
            <w:tcBorders>
              <w:top w:val="nil"/>
              <w:left w:val="nil"/>
              <w:bottom w:val="nil"/>
              <w:right w:val="nil"/>
            </w:tcBorders>
            <w:vAlign w:val="bottom"/>
          </w:tcPr>
          <w:p w14:paraId="0A1B6DCA" w14:textId="77777777" w:rsidR="00250898" w:rsidRDefault="00FD0452" w:rsidP="000217F6">
            <w:pPr>
              <w:spacing w:after="0" w:line="240" w:lineRule="auto"/>
              <w:ind w:left="10" w:firstLine="0"/>
              <w:jc w:val="left"/>
            </w:pPr>
            <w:r>
              <w:rPr>
                <w:b/>
              </w:rPr>
              <w:t>Methods</w:t>
            </w:r>
          </w:p>
        </w:tc>
        <w:tc>
          <w:tcPr>
            <w:tcW w:w="424" w:type="dxa"/>
            <w:tcBorders>
              <w:top w:val="nil"/>
              <w:left w:val="nil"/>
              <w:bottom w:val="nil"/>
              <w:right w:val="nil"/>
            </w:tcBorders>
            <w:vAlign w:val="bottom"/>
          </w:tcPr>
          <w:p w14:paraId="594F89FD" w14:textId="77777777" w:rsidR="00250898" w:rsidRDefault="00FD0452" w:rsidP="000217F6">
            <w:pPr>
              <w:spacing w:after="0" w:line="259" w:lineRule="auto"/>
              <w:ind w:left="258" w:firstLine="0"/>
              <w:jc w:val="left"/>
            </w:pPr>
            <w:r>
              <w:rPr>
                <w:b/>
              </w:rPr>
              <w:t>6</w:t>
            </w:r>
          </w:p>
        </w:tc>
      </w:tr>
      <w:tr w:rsidR="00250898" w14:paraId="48BA1CA6" w14:textId="77777777" w:rsidTr="000217F6">
        <w:trPr>
          <w:trHeight w:val="289"/>
        </w:trPr>
        <w:tc>
          <w:tcPr>
            <w:tcW w:w="341" w:type="dxa"/>
            <w:tcBorders>
              <w:top w:val="nil"/>
              <w:left w:val="nil"/>
              <w:bottom w:val="nil"/>
              <w:right w:val="nil"/>
            </w:tcBorders>
          </w:tcPr>
          <w:p w14:paraId="18401017"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CB60F9B"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2.1</w:t>
            </w:r>
            <w:r w:rsidRPr="000217F6">
              <w:rPr>
                <w:lang w:val="en-US"/>
              </w:rPr>
              <w:tab/>
              <w:t>Study area and data collection . . . . . . . . . . . . . . . . . . . . . . . . . . .</w:t>
            </w:r>
          </w:p>
        </w:tc>
        <w:tc>
          <w:tcPr>
            <w:tcW w:w="424" w:type="dxa"/>
            <w:tcBorders>
              <w:top w:val="nil"/>
              <w:left w:val="nil"/>
              <w:bottom w:val="nil"/>
              <w:right w:val="nil"/>
            </w:tcBorders>
          </w:tcPr>
          <w:p w14:paraId="1F819191" w14:textId="77777777" w:rsidR="00250898" w:rsidRDefault="00FD0452" w:rsidP="000217F6">
            <w:pPr>
              <w:spacing w:after="0" w:line="259" w:lineRule="auto"/>
              <w:ind w:left="0" w:firstLine="0"/>
              <w:jc w:val="right"/>
            </w:pPr>
            <w:r>
              <w:t>6</w:t>
            </w:r>
          </w:p>
        </w:tc>
      </w:tr>
      <w:tr w:rsidR="00250898" w14:paraId="0621FDEC" w14:textId="77777777" w:rsidTr="000217F6">
        <w:trPr>
          <w:trHeight w:val="289"/>
        </w:trPr>
        <w:tc>
          <w:tcPr>
            <w:tcW w:w="341" w:type="dxa"/>
            <w:tcBorders>
              <w:top w:val="nil"/>
              <w:left w:val="nil"/>
              <w:bottom w:val="nil"/>
              <w:right w:val="nil"/>
            </w:tcBorders>
          </w:tcPr>
          <w:p w14:paraId="26E9F64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898EF4E"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2.1.1</w:t>
            </w:r>
            <w:r>
              <w:tab/>
            </w:r>
            <w:proofErr w:type="spellStart"/>
            <w:r>
              <w:t>Study</w:t>
            </w:r>
            <w:proofErr w:type="spellEnd"/>
            <w:r>
              <w:t xml:space="preserve"> area . . . . . . . . . . . . . . . . . . . . . . . . . . . . . . </w:t>
            </w:r>
            <w:proofErr w:type="gramStart"/>
            <w:r>
              <w:t>. . . .</w:t>
            </w:r>
            <w:proofErr w:type="gramEnd"/>
          </w:p>
        </w:tc>
        <w:tc>
          <w:tcPr>
            <w:tcW w:w="424" w:type="dxa"/>
            <w:tcBorders>
              <w:top w:val="nil"/>
              <w:left w:val="nil"/>
              <w:bottom w:val="nil"/>
              <w:right w:val="nil"/>
            </w:tcBorders>
          </w:tcPr>
          <w:p w14:paraId="1E217F6B" w14:textId="77777777" w:rsidR="00250898" w:rsidRDefault="00FD0452" w:rsidP="000217F6">
            <w:pPr>
              <w:spacing w:after="0" w:line="259" w:lineRule="auto"/>
              <w:ind w:left="0" w:firstLine="0"/>
              <w:jc w:val="right"/>
            </w:pPr>
            <w:r>
              <w:t>6</w:t>
            </w:r>
          </w:p>
        </w:tc>
      </w:tr>
      <w:tr w:rsidR="00250898" w14:paraId="42CFB3E9" w14:textId="77777777" w:rsidTr="000217F6">
        <w:trPr>
          <w:trHeight w:val="289"/>
        </w:trPr>
        <w:tc>
          <w:tcPr>
            <w:tcW w:w="341" w:type="dxa"/>
            <w:tcBorders>
              <w:top w:val="nil"/>
              <w:left w:val="nil"/>
              <w:bottom w:val="nil"/>
              <w:right w:val="nil"/>
            </w:tcBorders>
          </w:tcPr>
          <w:p w14:paraId="6116F6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8F16225" w14:textId="77777777" w:rsidR="00250898" w:rsidRDefault="00FD0452" w:rsidP="000217F6">
            <w:pPr>
              <w:tabs>
                <w:tab w:val="center" w:pos="789"/>
                <w:tab w:val="center" w:pos="2435"/>
                <w:tab w:val="center" w:pos="6212"/>
              </w:tabs>
              <w:spacing w:after="0" w:line="240" w:lineRule="auto"/>
              <w:ind w:left="0" w:firstLine="0"/>
              <w:jc w:val="left"/>
            </w:pPr>
            <w:r>
              <w:rPr>
                <w:rFonts w:ascii="Calibri" w:eastAsia="Calibri" w:hAnsi="Calibri" w:cs="Calibri"/>
                <w:sz w:val="22"/>
              </w:rPr>
              <w:tab/>
            </w:r>
            <w:r>
              <w:t>2.1.2</w:t>
            </w:r>
            <w:r>
              <w:tab/>
            </w:r>
            <w:proofErr w:type="spellStart"/>
            <w:r>
              <w:t>Seabirds</w:t>
            </w:r>
            <w:proofErr w:type="spellEnd"/>
            <w:r>
              <w:t xml:space="preserve"> at-</w:t>
            </w:r>
            <w:proofErr w:type="spellStart"/>
            <w:r>
              <w:t>sea</w:t>
            </w:r>
            <w:proofErr w:type="spellEnd"/>
            <w:r>
              <w:t xml:space="preserve"> </w:t>
            </w:r>
            <w:proofErr w:type="spellStart"/>
            <w:r>
              <w:t>counts</w:t>
            </w:r>
            <w:proofErr w:type="spellEnd"/>
            <w:r>
              <w:tab/>
              <w:t>. . . . . . . . . . . . . . . . . . . . . . . . . . .</w:t>
            </w:r>
          </w:p>
        </w:tc>
        <w:tc>
          <w:tcPr>
            <w:tcW w:w="424" w:type="dxa"/>
            <w:tcBorders>
              <w:top w:val="nil"/>
              <w:left w:val="nil"/>
              <w:bottom w:val="nil"/>
              <w:right w:val="nil"/>
            </w:tcBorders>
          </w:tcPr>
          <w:p w14:paraId="6F4EF311" w14:textId="77777777" w:rsidR="00250898" w:rsidRDefault="00FD0452" w:rsidP="000217F6">
            <w:pPr>
              <w:spacing w:after="0" w:line="259" w:lineRule="auto"/>
              <w:ind w:left="0" w:firstLine="0"/>
              <w:jc w:val="right"/>
            </w:pPr>
            <w:r>
              <w:t>7</w:t>
            </w:r>
          </w:p>
        </w:tc>
      </w:tr>
      <w:tr w:rsidR="00250898" w14:paraId="2216E11E" w14:textId="77777777" w:rsidTr="000217F6">
        <w:trPr>
          <w:trHeight w:val="289"/>
        </w:trPr>
        <w:tc>
          <w:tcPr>
            <w:tcW w:w="341" w:type="dxa"/>
            <w:tcBorders>
              <w:top w:val="nil"/>
              <w:left w:val="nil"/>
              <w:bottom w:val="nil"/>
              <w:right w:val="nil"/>
            </w:tcBorders>
          </w:tcPr>
          <w:p w14:paraId="3535B84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EC46D3"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2.1.3</w:t>
            </w:r>
            <w:r>
              <w:tab/>
            </w:r>
            <w:proofErr w:type="spellStart"/>
            <w:r>
              <w:t>Telemetry</w:t>
            </w:r>
            <w:proofErr w:type="spellEnd"/>
            <w:r>
              <w:t xml:space="preserve"> data . . . . . . . . . . . . . . . . . . . . . . . . . . . </w:t>
            </w:r>
            <w:proofErr w:type="gramStart"/>
            <w:r>
              <w:t>. . . .</w:t>
            </w:r>
            <w:proofErr w:type="gramEnd"/>
          </w:p>
        </w:tc>
        <w:tc>
          <w:tcPr>
            <w:tcW w:w="424" w:type="dxa"/>
            <w:tcBorders>
              <w:top w:val="nil"/>
              <w:left w:val="nil"/>
              <w:bottom w:val="nil"/>
              <w:right w:val="nil"/>
            </w:tcBorders>
          </w:tcPr>
          <w:p w14:paraId="4B65F939" w14:textId="77777777" w:rsidR="00250898" w:rsidRDefault="00FD0452" w:rsidP="000217F6">
            <w:pPr>
              <w:spacing w:after="0" w:line="259" w:lineRule="auto"/>
              <w:ind w:left="0" w:firstLine="0"/>
              <w:jc w:val="right"/>
            </w:pPr>
            <w:r>
              <w:t>8</w:t>
            </w:r>
          </w:p>
        </w:tc>
      </w:tr>
      <w:tr w:rsidR="00250898" w14:paraId="5B783643" w14:textId="77777777" w:rsidTr="000217F6">
        <w:trPr>
          <w:trHeight w:val="289"/>
        </w:trPr>
        <w:tc>
          <w:tcPr>
            <w:tcW w:w="341" w:type="dxa"/>
            <w:tcBorders>
              <w:top w:val="nil"/>
              <w:left w:val="nil"/>
              <w:bottom w:val="nil"/>
              <w:right w:val="nil"/>
            </w:tcBorders>
          </w:tcPr>
          <w:p w14:paraId="62C6F47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059D7EC2"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2.1.4</w:t>
            </w:r>
            <w:r>
              <w:tab/>
            </w:r>
            <w:proofErr w:type="spellStart"/>
            <w:r>
              <w:t>Environmental</w:t>
            </w:r>
            <w:proofErr w:type="spellEnd"/>
            <w:r>
              <w:t xml:space="preserve"> data . . . . . . . . . . . . . . . . . . . . . . . . </w:t>
            </w:r>
            <w:proofErr w:type="gramStart"/>
            <w:r>
              <w:t>. . . .</w:t>
            </w:r>
            <w:proofErr w:type="gramEnd"/>
            <w:r>
              <w:t xml:space="preserve"> .</w:t>
            </w:r>
          </w:p>
        </w:tc>
        <w:tc>
          <w:tcPr>
            <w:tcW w:w="424" w:type="dxa"/>
            <w:tcBorders>
              <w:top w:val="nil"/>
              <w:left w:val="nil"/>
              <w:bottom w:val="nil"/>
              <w:right w:val="nil"/>
            </w:tcBorders>
          </w:tcPr>
          <w:p w14:paraId="06147FD1" w14:textId="77777777" w:rsidR="00250898" w:rsidRDefault="00FD0452" w:rsidP="000217F6">
            <w:pPr>
              <w:spacing w:after="0" w:line="259" w:lineRule="auto"/>
              <w:ind w:left="0" w:firstLine="0"/>
              <w:jc w:val="right"/>
            </w:pPr>
            <w:r>
              <w:t>8</w:t>
            </w:r>
          </w:p>
        </w:tc>
      </w:tr>
      <w:tr w:rsidR="00250898" w14:paraId="584A5F0D" w14:textId="77777777" w:rsidTr="000217F6">
        <w:trPr>
          <w:trHeight w:val="289"/>
        </w:trPr>
        <w:tc>
          <w:tcPr>
            <w:tcW w:w="341" w:type="dxa"/>
            <w:tcBorders>
              <w:top w:val="nil"/>
              <w:left w:val="nil"/>
              <w:bottom w:val="nil"/>
              <w:right w:val="nil"/>
            </w:tcBorders>
          </w:tcPr>
          <w:p w14:paraId="2DC6912A"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5BBD685" w14:textId="77777777" w:rsidR="00250898" w:rsidRDefault="00FD0452" w:rsidP="000217F6">
            <w:pPr>
              <w:tabs>
                <w:tab w:val="center" w:pos="160"/>
                <w:tab w:val="center" w:pos="1503"/>
                <w:tab w:val="center" w:pos="5658"/>
              </w:tabs>
              <w:spacing w:after="0" w:line="240" w:lineRule="auto"/>
              <w:ind w:left="0" w:firstLine="0"/>
              <w:jc w:val="left"/>
            </w:pPr>
            <w:r>
              <w:rPr>
                <w:rFonts w:ascii="Calibri" w:eastAsia="Calibri" w:hAnsi="Calibri" w:cs="Calibri"/>
                <w:sz w:val="22"/>
              </w:rPr>
              <w:tab/>
            </w:r>
            <w:r>
              <w:t>2.2</w:t>
            </w:r>
            <w:r>
              <w:tab/>
            </w:r>
            <w:proofErr w:type="spellStart"/>
            <w:r>
              <w:t>Statistical</w:t>
            </w:r>
            <w:proofErr w:type="spellEnd"/>
            <w:r>
              <w:t xml:space="preserve"> </w:t>
            </w:r>
            <w:proofErr w:type="spellStart"/>
            <w:r>
              <w:t>analysis</w:t>
            </w:r>
            <w:proofErr w:type="spellEnd"/>
            <w:r>
              <w:tab/>
              <w:t>. . . . . . . . . . . . . . . . . . . . . . . . . . . . . . . . .</w:t>
            </w:r>
          </w:p>
        </w:tc>
        <w:tc>
          <w:tcPr>
            <w:tcW w:w="424" w:type="dxa"/>
            <w:tcBorders>
              <w:top w:val="nil"/>
              <w:left w:val="nil"/>
              <w:bottom w:val="nil"/>
              <w:right w:val="nil"/>
            </w:tcBorders>
          </w:tcPr>
          <w:p w14:paraId="02217321" w14:textId="77777777" w:rsidR="00250898" w:rsidRDefault="00FD0452" w:rsidP="000217F6">
            <w:pPr>
              <w:spacing w:after="0" w:line="259" w:lineRule="auto"/>
              <w:ind w:left="0" w:firstLine="0"/>
              <w:jc w:val="right"/>
            </w:pPr>
            <w:r>
              <w:t>9</w:t>
            </w:r>
          </w:p>
        </w:tc>
      </w:tr>
      <w:tr w:rsidR="00250898" w14:paraId="3515223C" w14:textId="77777777" w:rsidTr="000217F6">
        <w:trPr>
          <w:trHeight w:val="289"/>
        </w:trPr>
        <w:tc>
          <w:tcPr>
            <w:tcW w:w="341" w:type="dxa"/>
            <w:tcBorders>
              <w:top w:val="nil"/>
              <w:left w:val="nil"/>
              <w:bottom w:val="nil"/>
              <w:right w:val="nil"/>
            </w:tcBorders>
          </w:tcPr>
          <w:p w14:paraId="382D5A0E"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3EE49DE2"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2.2.1</w:t>
            </w:r>
            <w:r w:rsidRPr="000217F6">
              <w:rPr>
                <w:lang w:val="en-US"/>
              </w:rPr>
              <w:tab/>
              <w:t xml:space="preserve">Seabirds occupancy models with detection/non-detection data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6389B5ED" w14:textId="77777777" w:rsidR="00250898" w:rsidRDefault="00FD0452" w:rsidP="000217F6">
            <w:pPr>
              <w:spacing w:after="0" w:line="259" w:lineRule="auto"/>
              <w:ind w:left="0" w:firstLine="0"/>
              <w:jc w:val="right"/>
            </w:pPr>
            <w:r>
              <w:t>9</w:t>
            </w:r>
          </w:p>
        </w:tc>
      </w:tr>
      <w:tr w:rsidR="00250898" w14:paraId="6FAA24DE" w14:textId="77777777" w:rsidTr="000217F6">
        <w:trPr>
          <w:trHeight w:val="289"/>
        </w:trPr>
        <w:tc>
          <w:tcPr>
            <w:tcW w:w="341" w:type="dxa"/>
            <w:tcBorders>
              <w:top w:val="nil"/>
              <w:left w:val="nil"/>
              <w:bottom w:val="nil"/>
              <w:right w:val="nil"/>
            </w:tcBorders>
          </w:tcPr>
          <w:p w14:paraId="06CF292C"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46B3A80"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2.2.2</w:t>
            </w:r>
            <w:r w:rsidRPr="000217F6">
              <w:rPr>
                <w:lang w:val="en-US"/>
              </w:rPr>
              <w:tab/>
              <w:t xml:space="preserve">Seabirds abundance modeling with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0B01F36" w14:textId="77777777" w:rsidR="00250898" w:rsidRDefault="00FD0452" w:rsidP="000217F6">
            <w:pPr>
              <w:spacing w:after="0" w:line="259" w:lineRule="auto"/>
              <w:ind w:left="158" w:firstLine="0"/>
              <w:jc w:val="left"/>
            </w:pPr>
            <w:r>
              <w:t>10</w:t>
            </w:r>
          </w:p>
        </w:tc>
      </w:tr>
      <w:tr w:rsidR="00250898" w14:paraId="3AC5FEF3" w14:textId="77777777" w:rsidTr="000217F6">
        <w:trPr>
          <w:trHeight w:val="578"/>
        </w:trPr>
        <w:tc>
          <w:tcPr>
            <w:tcW w:w="341" w:type="dxa"/>
            <w:tcBorders>
              <w:top w:val="nil"/>
              <w:left w:val="nil"/>
              <w:bottom w:val="nil"/>
              <w:right w:val="nil"/>
            </w:tcBorders>
          </w:tcPr>
          <w:p w14:paraId="6D55591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E4714A0" w14:textId="77777777" w:rsidR="00250898" w:rsidRPr="000217F6" w:rsidRDefault="00FD0452" w:rsidP="000217F6">
            <w:pPr>
              <w:tabs>
                <w:tab w:val="center" w:pos="789"/>
                <w:tab w:val="center" w:pos="494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2.2.3</w:t>
            </w:r>
            <w:r w:rsidRPr="000217F6">
              <w:rPr>
                <w:lang w:val="en-US"/>
              </w:rPr>
              <w:tab/>
              <w:t>Resource Selection Function space-use modeling based on Telemetry</w:t>
            </w:r>
          </w:p>
          <w:p w14:paraId="07EF3F88" w14:textId="77777777" w:rsidR="00250898" w:rsidRDefault="00FD0452" w:rsidP="000217F6">
            <w:pPr>
              <w:spacing w:after="0" w:line="240" w:lineRule="auto"/>
              <w:ind w:left="0" w:right="137" w:firstLine="0"/>
              <w:jc w:val="right"/>
            </w:pPr>
            <w:r>
              <w:t xml:space="preserve">GPS data . . . . . . . . . . . . . . . . . . . . . . . . . . . . . . </w:t>
            </w:r>
            <w:proofErr w:type="gramStart"/>
            <w:r>
              <w:t>. . . .</w:t>
            </w:r>
            <w:proofErr w:type="gramEnd"/>
          </w:p>
        </w:tc>
        <w:tc>
          <w:tcPr>
            <w:tcW w:w="424" w:type="dxa"/>
            <w:tcBorders>
              <w:top w:val="nil"/>
              <w:left w:val="nil"/>
              <w:bottom w:val="nil"/>
              <w:right w:val="nil"/>
            </w:tcBorders>
            <w:vAlign w:val="bottom"/>
          </w:tcPr>
          <w:p w14:paraId="0064EC33" w14:textId="77777777" w:rsidR="00250898" w:rsidRDefault="00FD0452" w:rsidP="000217F6">
            <w:pPr>
              <w:spacing w:after="0" w:line="259" w:lineRule="auto"/>
              <w:ind w:left="158" w:firstLine="0"/>
              <w:jc w:val="left"/>
            </w:pPr>
            <w:r>
              <w:t>11</w:t>
            </w:r>
          </w:p>
        </w:tc>
      </w:tr>
      <w:tr w:rsidR="00250898" w14:paraId="54FA0ED5" w14:textId="77777777" w:rsidTr="000217F6">
        <w:trPr>
          <w:trHeight w:val="289"/>
        </w:trPr>
        <w:tc>
          <w:tcPr>
            <w:tcW w:w="341" w:type="dxa"/>
            <w:tcBorders>
              <w:top w:val="nil"/>
              <w:left w:val="nil"/>
              <w:bottom w:val="nil"/>
              <w:right w:val="nil"/>
            </w:tcBorders>
          </w:tcPr>
          <w:p w14:paraId="58D2806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E93D1C5" w14:textId="77777777" w:rsidR="00250898" w:rsidRPr="000217F6" w:rsidRDefault="00FD0452" w:rsidP="000217F6">
            <w:pPr>
              <w:tabs>
                <w:tab w:val="center" w:pos="789"/>
                <w:tab w:val="center" w:pos="4971"/>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2.2.4</w:t>
            </w:r>
            <w:r w:rsidRPr="000217F6">
              <w:rPr>
                <w:lang w:val="en-US"/>
              </w:rPr>
              <w:tab/>
              <w:t>Relative space use models integrating N-mixture and RSF models . . .</w:t>
            </w:r>
          </w:p>
        </w:tc>
        <w:tc>
          <w:tcPr>
            <w:tcW w:w="424" w:type="dxa"/>
            <w:tcBorders>
              <w:top w:val="nil"/>
              <w:left w:val="nil"/>
              <w:bottom w:val="nil"/>
              <w:right w:val="nil"/>
            </w:tcBorders>
          </w:tcPr>
          <w:p w14:paraId="27E345D0" w14:textId="77777777" w:rsidR="00250898" w:rsidRDefault="00FD0452" w:rsidP="000217F6">
            <w:pPr>
              <w:spacing w:after="0" w:line="259" w:lineRule="auto"/>
              <w:ind w:left="158" w:firstLine="0"/>
              <w:jc w:val="left"/>
            </w:pPr>
            <w:r>
              <w:t>12</w:t>
            </w:r>
          </w:p>
        </w:tc>
      </w:tr>
      <w:tr w:rsidR="00250898" w14:paraId="2A6F1185" w14:textId="77777777" w:rsidTr="000217F6">
        <w:trPr>
          <w:trHeight w:val="289"/>
        </w:trPr>
        <w:tc>
          <w:tcPr>
            <w:tcW w:w="341" w:type="dxa"/>
            <w:tcBorders>
              <w:top w:val="nil"/>
              <w:left w:val="nil"/>
              <w:bottom w:val="nil"/>
              <w:right w:val="nil"/>
            </w:tcBorders>
          </w:tcPr>
          <w:p w14:paraId="1817EC2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8CB67C9"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2.2.5</w:t>
            </w:r>
            <w:r>
              <w:tab/>
            </w:r>
            <w:proofErr w:type="spellStart"/>
            <w:r>
              <w:t>Implementation</w:t>
            </w:r>
            <w:proofErr w:type="spellEnd"/>
            <w:r>
              <w:t xml:space="preserve"> and model </w:t>
            </w:r>
            <w:proofErr w:type="spellStart"/>
            <w:r>
              <w:t>fitting</w:t>
            </w:r>
            <w:proofErr w:type="spellEnd"/>
            <w:r>
              <w:t xml:space="preserve"> . . . . . . . . . . . . . . . . . . . . .</w:t>
            </w:r>
          </w:p>
        </w:tc>
        <w:tc>
          <w:tcPr>
            <w:tcW w:w="424" w:type="dxa"/>
            <w:tcBorders>
              <w:top w:val="nil"/>
              <w:left w:val="nil"/>
              <w:bottom w:val="nil"/>
              <w:right w:val="nil"/>
            </w:tcBorders>
          </w:tcPr>
          <w:p w14:paraId="5E597F22" w14:textId="77777777" w:rsidR="00250898" w:rsidRDefault="00FD0452" w:rsidP="000217F6">
            <w:pPr>
              <w:spacing w:after="0" w:line="259" w:lineRule="auto"/>
              <w:ind w:left="158" w:firstLine="0"/>
              <w:jc w:val="left"/>
            </w:pPr>
            <w:r>
              <w:t>13</w:t>
            </w:r>
          </w:p>
        </w:tc>
      </w:tr>
      <w:tr w:rsidR="00250898" w14:paraId="086230A1" w14:textId="77777777" w:rsidTr="000217F6">
        <w:trPr>
          <w:trHeight w:val="289"/>
        </w:trPr>
        <w:tc>
          <w:tcPr>
            <w:tcW w:w="341" w:type="dxa"/>
            <w:tcBorders>
              <w:top w:val="nil"/>
              <w:left w:val="nil"/>
              <w:bottom w:val="nil"/>
              <w:right w:val="nil"/>
            </w:tcBorders>
          </w:tcPr>
          <w:p w14:paraId="01FFF0D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2C618B4" w14:textId="77777777" w:rsidR="00250898" w:rsidRDefault="00FD0452" w:rsidP="000217F6">
            <w:pPr>
              <w:tabs>
                <w:tab w:val="center" w:pos="789"/>
                <w:tab w:val="center" w:pos="4971"/>
              </w:tabs>
              <w:spacing w:after="0" w:line="240" w:lineRule="auto"/>
              <w:ind w:left="0" w:firstLine="0"/>
              <w:jc w:val="left"/>
            </w:pPr>
            <w:r>
              <w:rPr>
                <w:rFonts w:ascii="Calibri" w:eastAsia="Calibri" w:hAnsi="Calibri" w:cs="Calibri"/>
                <w:sz w:val="22"/>
              </w:rPr>
              <w:tab/>
            </w:r>
            <w:r>
              <w:t>2.2.6</w:t>
            </w:r>
            <w:r>
              <w:tab/>
              <w:t xml:space="preserve">Model </w:t>
            </w:r>
            <w:proofErr w:type="spellStart"/>
            <w:r>
              <w:t>selection</w:t>
            </w:r>
            <w:proofErr w:type="spellEnd"/>
            <w:r>
              <w:t xml:space="preserve"> . . . . . . . . . . . . . . . . . . . . . . . . . . . </w:t>
            </w:r>
            <w:proofErr w:type="gramStart"/>
            <w:r>
              <w:t>. . . .</w:t>
            </w:r>
            <w:proofErr w:type="gramEnd"/>
          </w:p>
        </w:tc>
        <w:tc>
          <w:tcPr>
            <w:tcW w:w="424" w:type="dxa"/>
            <w:tcBorders>
              <w:top w:val="nil"/>
              <w:left w:val="nil"/>
              <w:bottom w:val="nil"/>
              <w:right w:val="nil"/>
            </w:tcBorders>
          </w:tcPr>
          <w:p w14:paraId="14AE93A0" w14:textId="77777777" w:rsidR="00250898" w:rsidRDefault="00FD0452" w:rsidP="000217F6">
            <w:pPr>
              <w:spacing w:after="0" w:line="259" w:lineRule="auto"/>
              <w:ind w:left="158" w:firstLine="0"/>
              <w:jc w:val="left"/>
            </w:pPr>
            <w:r>
              <w:t>14</w:t>
            </w:r>
          </w:p>
        </w:tc>
      </w:tr>
      <w:tr w:rsidR="00250898" w14:paraId="6DEBBA6D" w14:textId="77777777" w:rsidTr="000217F6">
        <w:trPr>
          <w:trHeight w:val="289"/>
        </w:trPr>
        <w:tc>
          <w:tcPr>
            <w:tcW w:w="341" w:type="dxa"/>
            <w:tcBorders>
              <w:top w:val="nil"/>
              <w:left w:val="nil"/>
              <w:bottom w:val="nil"/>
              <w:right w:val="nil"/>
            </w:tcBorders>
          </w:tcPr>
          <w:p w14:paraId="39F03940"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FD11EE5"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2.3</w:t>
            </w:r>
            <w:r w:rsidRPr="000217F6">
              <w:rPr>
                <w:lang w:val="en-US"/>
              </w:rPr>
              <w:tab/>
              <w:t>Mapping seabirds’ vulnerability to wind farms . . . . . . . . . . . . . . . . . .</w:t>
            </w:r>
          </w:p>
        </w:tc>
        <w:tc>
          <w:tcPr>
            <w:tcW w:w="424" w:type="dxa"/>
            <w:tcBorders>
              <w:top w:val="nil"/>
              <w:left w:val="nil"/>
              <w:bottom w:val="nil"/>
              <w:right w:val="nil"/>
            </w:tcBorders>
          </w:tcPr>
          <w:p w14:paraId="249B1E72" w14:textId="77777777" w:rsidR="00250898" w:rsidRDefault="00FD0452" w:rsidP="000217F6">
            <w:pPr>
              <w:spacing w:after="0" w:line="259" w:lineRule="auto"/>
              <w:ind w:left="158" w:firstLine="0"/>
              <w:jc w:val="left"/>
            </w:pPr>
            <w:r>
              <w:t>15</w:t>
            </w:r>
          </w:p>
        </w:tc>
      </w:tr>
      <w:tr w:rsidR="00250898" w14:paraId="5C5D61AA" w14:textId="77777777" w:rsidTr="000217F6">
        <w:trPr>
          <w:trHeight w:val="289"/>
        </w:trPr>
        <w:tc>
          <w:tcPr>
            <w:tcW w:w="341" w:type="dxa"/>
            <w:tcBorders>
              <w:top w:val="nil"/>
              <w:left w:val="nil"/>
              <w:bottom w:val="nil"/>
              <w:right w:val="nil"/>
            </w:tcBorders>
          </w:tcPr>
          <w:p w14:paraId="075BDE9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6A76E50D" w14:textId="77777777" w:rsidR="00250898" w:rsidRDefault="00FD0452" w:rsidP="000217F6">
            <w:pPr>
              <w:tabs>
                <w:tab w:val="center" w:pos="789"/>
                <w:tab w:val="center" w:pos="4967"/>
              </w:tabs>
              <w:spacing w:after="0" w:line="240" w:lineRule="auto"/>
              <w:ind w:left="0" w:firstLine="0"/>
              <w:jc w:val="left"/>
            </w:pPr>
            <w:r>
              <w:rPr>
                <w:rFonts w:ascii="Calibri" w:eastAsia="Calibri" w:hAnsi="Calibri" w:cs="Calibri"/>
                <w:sz w:val="22"/>
              </w:rPr>
              <w:tab/>
            </w:r>
            <w:r>
              <w:t>2.3.1</w:t>
            </w:r>
            <w:r>
              <w:tab/>
            </w:r>
            <w:proofErr w:type="spellStart"/>
            <w:r>
              <w:t>Vulnerability</w:t>
            </w:r>
            <w:proofErr w:type="spellEnd"/>
            <w:r>
              <w:t xml:space="preserve"> indexes . . . . . . . . . . . . . . . . . . . . . . . . </w:t>
            </w:r>
            <w:proofErr w:type="gramStart"/>
            <w:r>
              <w:t>. . . .</w:t>
            </w:r>
            <w:proofErr w:type="gramEnd"/>
          </w:p>
        </w:tc>
        <w:tc>
          <w:tcPr>
            <w:tcW w:w="424" w:type="dxa"/>
            <w:tcBorders>
              <w:top w:val="nil"/>
              <w:left w:val="nil"/>
              <w:bottom w:val="nil"/>
              <w:right w:val="nil"/>
            </w:tcBorders>
          </w:tcPr>
          <w:p w14:paraId="6E3E0547" w14:textId="77777777" w:rsidR="00250898" w:rsidRDefault="00FD0452" w:rsidP="000217F6">
            <w:pPr>
              <w:spacing w:after="0" w:line="259" w:lineRule="auto"/>
              <w:ind w:left="158" w:firstLine="0"/>
              <w:jc w:val="left"/>
            </w:pPr>
            <w:r>
              <w:t>15</w:t>
            </w:r>
          </w:p>
        </w:tc>
      </w:tr>
      <w:tr w:rsidR="00250898" w14:paraId="7F46AEF4" w14:textId="77777777" w:rsidTr="000217F6">
        <w:trPr>
          <w:trHeight w:val="406"/>
        </w:trPr>
        <w:tc>
          <w:tcPr>
            <w:tcW w:w="341" w:type="dxa"/>
            <w:tcBorders>
              <w:top w:val="nil"/>
              <w:left w:val="nil"/>
              <w:bottom w:val="nil"/>
              <w:right w:val="nil"/>
            </w:tcBorders>
          </w:tcPr>
          <w:p w14:paraId="05788DC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CE2D42A" w14:textId="77777777" w:rsidR="00250898" w:rsidRDefault="00FD0452" w:rsidP="000217F6">
            <w:pPr>
              <w:tabs>
                <w:tab w:val="center" w:pos="789"/>
                <w:tab w:val="center" w:pos="4966"/>
              </w:tabs>
              <w:spacing w:after="0" w:line="240" w:lineRule="auto"/>
              <w:ind w:left="0" w:firstLine="0"/>
              <w:jc w:val="left"/>
            </w:pPr>
            <w:r>
              <w:rPr>
                <w:rFonts w:ascii="Calibri" w:eastAsia="Calibri" w:hAnsi="Calibri" w:cs="Calibri"/>
                <w:sz w:val="22"/>
              </w:rPr>
              <w:tab/>
            </w:r>
            <w:r>
              <w:t>2.3.2</w:t>
            </w:r>
            <w:r>
              <w:tab/>
            </w:r>
            <w:proofErr w:type="spellStart"/>
            <w:r>
              <w:t>Vulnerability</w:t>
            </w:r>
            <w:proofErr w:type="spellEnd"/>
            <w:r>
              <w:t xml:space="preserve"> </w:t>
            </w:r>
            <w:proofErr w:type="spellStart"/>
            <w:r>
              <w:t>maps</w:t>
            </w:r>
            <w:proofErr w:type="spellEnd"/>
            <w:r>
              <w:t xml:space="preserve"> . . . . . . . . . . . . . . . . . . . . . . . . </w:t>
            </w:r>
            <w:proofErr w:type="gramStart"/>
            <w:r>
              <w:t>. . . .</w:t>
            </w:r>
            <w:proofErr w:type="gramEnd"/>
            <w:r>
              <w:t xml:space="preserve"> .</w:t>
            </w:r>
          </w:p>
        </w:tc>
        <w:tc>
          <w:tcPr>
            <w:tcW w:w="424" w:type="dxa"/>
            <w:tcBorders>
              <w:top w:val="nil"/>
              <w:left w:val="nil"/>
              <w:bottom w:val="nil"/>
              <w:right w:val="nil"/>
            </w:tcBorders>
          </w:tcPr>
          <w:p w14:paraId="24F25229" w14:textId="77777777" w:rsidR="00250898" w:rsidRDefault="00FD0452" w:rsidP="000217F6">
            <w:pPr>
              <w:spacing w:after="0" w:line="259" w:lineRule="auto"/>
              <w:ind w:left="158" w:firstLine="0"/>
              <w:jc w:val="left"/>
            </w:pPr>
            <w:r>
              <w:t>16</w:t>
            </w:r>
          </w:p>
        </w:tc>
      </w:tr>
      <w:tr w:rsidR="00250898" w14:paraId="0DCD4108" w14:textId="77777777" w:rsidTr="000217F6">
        <w:trPr>
          <w:trHeight w:val="406"/>
        </w:trPr>
        <w:tc>
          <w:tcPr>
            <w:tcW w:w="341" w:type="dxa"/>
            <w:tcBorders>
              <w:top w:val="nil"/>
              <w:left w:val="nil"/>
              <w:bottom w:val="nil"/>
              <w:right w:val="nil"/>
            </w:tcBorders>
            <w:vAlign w:val="bottom"/>
          </w:tcPr>
          <w:p w14:paraId="55B2D275" w14:textId="77777777" w:rsidR="00250898" w:rsidRDefault="00FD0452" w:rsidP="000217F6">
            <w:pPr>
              <w:spacing w:after="0" w:line="259" w:lineRule="auto"/>
              <w:ind w:left="0" w:firstLine="0"/>
              <w:jc w:val="left"/>
            </w:pPr>
            <w:r>
              <w:rPr>
                <w:b/>
              </w:rPr>
              <w:t>3</w:t>
            </w:r>
          </w:p>
        </w:tc>
        <w:tc>
          <w:tcPr>
            <w:tcW w:w="8749" w:type="dxa"/>
            <w:gridSpan w:val="3"/>
            <w:tcBorders>
              <w:top w:val="nil"/>
              <w:left w:val="nil"/>
              <w:bottom w:val="nil"/>
              <w:right w:val="nil"/>
            </w:tcBorders>
            <w:vAlign w:val="bottom"/>
          </w:tcPr>
          <w:p w14:paraId="4840AA3F" w14:textId="77777777" w:rsidR="00250898" w:rsidRDefault="00FD0452" w:rsidP="000217F6">
            <w:pPr>
              <w:spacing w:after="0" w:line="240" w:lineRule="auto"/>
              <w:ind w:left="10" w:firstLine="0"/>
              <w:jc w:val="left"/>
            </w:pPr>
            <w:proofErr w:type="spellStart"/>
            <w:r>
              <w:rPr>
                <w:b/>
              </w:rPr>
              <w:t>Results</w:t>
            </w:r>
            <w:proofErr w:type="spellEnd"/>
          </w:p>
        </w:tc>
        <w:tc>
          <w:tcPr>
            <w:tcW w:w="424" w:type="dxa"/>
            <w:tcBorders>
              <w:top w:val="nil"/>
              <w:left w:val="nil"/>
              <w:bottom w:val="nil"/>
              <w:right w:val="nil"/>
            </w:tcBorders>
            <w:vAlign w:val="bottom"/>
          </w:tcPr>
          <w:p w14:paraId="73D00142" w14:textId="77777777" w:rsidR="00250898" w:rsidRDefault="00FD0452" w:rsidP="000217F6">
            <w:pPr>
              <w:spacing w:after="0" w:line="259" w:lineRule="auto"/>
              <w:ind w:left="124" w:firstLine="0"/>
            </w:pPr>
            <w:r>
              <w:rPr>
                <w:b/>
              </w:rPr>
              <w:t>16</w:t>
            </w:r>
          </w:p>
        </w:tc>
      </w:tr>
      <w:tr w:rsidR="00250898" w14:paraId="7CEAA8B7" w14:textId="77777777" w:rsidTr="000217F6">
        <w:trPr>
          <w:trHeight w:val="289"/>
        </w:trPr>
        <w:tc>
          <w:tcPr>
            <w:tcW w:w="341" w:type="dxa"/>
            <w:tcBorders>
              <w:top w:val="nil"/>
              <w:left w:val="nil"/>
              <w:bottom w:val="nil"/>
              <w:right w:val="nil"/>
            </w:tcBorders>
          </w:tcPr>
          <w:p w14:paraId="164493B8"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5FE3BC14"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3.1</w:t>
            </w:r>
            <w:r w:rsidRPr="000217F6">
              <w:rPr>
                <w:lang w:val="en-US"/>
              </w:rPr>
              <w:tab/>
              <w:t xml:space="preserve">Comparison of seabird occurrence and abundance modeling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EB33AFC" w14:textId="77777777" w:rsidR="00250898" w:rsidRDefault="00FD0452" w:rsidP="000217F6">
            <w:pPr>
              <w:spacing w:after="0" w:line="259" w:lineRule="auto"/>
              <w:ind w:left="158" w:firstLine="0"/>
              <w:jc w:val="left"/>
            </w:pPr>
            <w:r>
              <w:t>17</w:t>
            </w:r>
          </w:p>
        </w:tc>
      </w:tr>
      <w:tr w:rsidR="00250898" w14:paraId="0EB9DD93" w14:textId="77777777" w:rsidTr="000217F6">
        <w:trPr>
          <w:trHeight w:val="289"/>
        </w:trPr>
        <w:tc>
          <w:tcPr>
            <w:tcW w:w="341" w:type="dxa"/>
            <w:tcBorders>
              <w:top w:val="nil"/>
              <w:left w:val="nil"/>
              <w:bottom w:val="nil"/>
              <w:right w:val="nil"/>
            </w:tcBorders>
          </w:tcPr>
          <w:p w14:paraId="51576625"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20F6886A" w14:textId="77777777" w:rsidR="00250898" w:rsidRPr="000217F6" w:rsidRDefault="00FD0452" w:rsidP="000217F6">
            <w:pPr>
              <w:tabs>
                <w:tab w:val="center" w:pos="160"/>
                <w:tab w:val="center" w:pos="3531"/>
                <w:tab w:val="center" w:pos="768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3.2</w:t>
            </w:r>
            <w:r w:rsidRPr="000217F6">
              <w:rPr>
                <w:lang w:val="en-US"/>
              </w:rPr>
              <w:tab/>
              <w:t>Comparison and integration of movement data with count</w:t>
            </w:r>
            <w:r w:rsidRPr="000217F6">
              <w:rPr>
                <w:lang w:val="en-US"/>
              </w:rPr>
              <w:tab/>
              <w:t xml:space="preserve">.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2CDBFE5C" w14:textId="77777777" w:rsidR="00250898" w:rsidRDefault="00FD0452" w:rsidP="000217F6">
            <w:pPr>
              <w:spacing w:after="0" w:line="259" w:lineRule="auto"/>
              <w:ind w:left="158" w:firstLine="0"/>
              <w:jc w:val="left"/>
            </w:pPr>
            <w:r>
              <w:t>20</w:t>
            </w:r>
          </w:p>
        </w:tc>
      </w:tr>
      <w:tr w:rsidR="00250898" w14:paraId="7AD275D5" w14:textId="77777777" w:rsidTr="000217F6">
        <w:trPr>
          <w:trHeight w:val="406"/>
        </w:trPr>
        <w:tc>
          <w:tcPr>
            <w:tcW w:w="341" w:type="dxa"/>
            <w:tcBorders>
              <w:top w:val="nil"/>
              <w:left w:val="nil"/>
              <w:bottom w:val="nil"/>
              <w:right w:val="nil"/>
            </w:tcBorders>
          </w:tcPr>
          <w:p w14:paraId="0B761531"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4C17A289" w14:textId="77777777" w:rsidR="00250898" w:rsidRPr="000217F6" w:rsidRDefault="00FD0452" w:rsidP="000217F6">
            <w:pPr>
              <w:tabs>
                <w:tab w:val="center" w:pos="160"/>
                <w:tab w:val="center" w:pos="2702"/>
                <w:tab w:val="center" w:pos="6858"/>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3.3</w:t>
            </w:r>
            <w:r w:rsidRPr="000217F6">
              <w:rPr>
                <w:lang w:val="en-US"/>
              </w:rPr>
              <w:tab/>
              <w:t>Seabird spatial vulnerability to wind farm</w:t>
            </w:r>
            <w:r w:rsidRPr="000217F6">
              <w:rPr>
                <w:lang w:val="en-US"/>
              </w:rPr>
              <w:tab/>
              <w:t xml:space="preserve">. . . . . .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41C34247" w14:textId="77777777" w:rsidR="00250898" w:rsidRDefault="00FD0452" w:rsidP="000217F6">
            <w:pPr>
              <w:spacing w:after="0" w:line="259" w:lineRule="auto"/>
              <w:ind w:left="158" w:firstLine="0"/>
              <w:jc w:val="left"/>
            </w:pPr>
            <w:r>
              <w:t>21</w:t>
            </w:r>
          </w:p>
        </w:tc>
      </w:tr>
      <w:tr w:rsidR="00250898" w14:paraId="4705AAC0" w14:textId="77777777" w:rsidTr="000217F6">
        <w:trPr>
          <w:trHeight w:val="406"/>
        </w:trPr>
        <w:tc>
          <w:tcPr>
            <w:tcW w:w="341" w:type="dxa"/>
            <w:tcBorders>
              <w:top w:val="nil"/>
              <w:left w:val="nil"/>
              <w:bottom w:val="nil"/>
              <w:right w:val="nil"/>
            </w:tcBorders>
            <w:vAlign w:val="bottom"/>
          </w:tcPr>
          <w:p w14:paraId="76FF56A0" w14:textId="77777777" w:rsidR="00250898" w:rsidRDefault="00FD0452" w:rsidP="000217F6">
            <w:pPr>
              <w:spacing w:after="0" w:line="259" w:lineRule="auto"/>
              <w:ind w:left="0" w:firstLine="0"/>
              <w:jc w:val="left"/>
            </w:pPr>
            <w:r>
              <w:rPr>
                <w:b/>
              </w:rPr>
              <w:t>4</w:t>
            </w:r>
          </w:p>
        </w:tc>
        <w:tc>
          <w:tcPr>
            <w:tcW w:w="8749" w:type="dxa"/>
            <w:gridSpan w:val="3"/>
            <w:tcBorders>
              <w:top w:val="nil"/>
              <w:left w:val="nil"/>
              <w:bottom w:val="nil"/>
              <w:right w:val="nil"/>
            </w:tcBorders>
            <w:vAlign w:val="bottom"/>
          </w:tcPr>
          <w:p w14:paraId="3CAB27D8" w14:textId="77777777" w:rsidR="00250898" w:rsidRDefault="00FD0452" w:rsidP="000217F6">
            <w:pPr>
              <w:spacing w:after="0" w:line="240" w:lineRule="auto"/>
              <w:ind w:left="10" w:firstLine="0"/>
              <w:jc w:val="left"/>
            </w:pPr>
            <w:r>
              <w:rPr>
                <w:b/>
              </w:rPr>
              <w:t>Discussion</w:t>
            </w:r>
          </w:p>
        </w:tc>
        <w:tc>
          <w:tcPr>
            <w:tcW w:w="424" w:type="dxa"/>
            <w:tcBorders>
              <w:top w:val="nil"/>
              <w:left w:val="nil"/>
              <w:bottom w:val="nil"/>
              <w:right w:val="nil"/>
            </w:tcBorders>
            <w:vAlign w:val="bottom"/>
          </w:tcPr>
          <w:p w14:paraId="0D245CB8" w14:textId="77777777" w:rsidR="00250898" w:rsidRDefault="00FD0452" w:rsidP="000217F6">
            <w:pPr>
              <w:spacing w:after="0" w:line="259" w:lineRule="auto"/>
              <w:ind w:left="124" w:firstLine="0"/>
            </w:pPr>
            <w:r>
              <w:rPr>
                <w:b/>
              </w:rPr>
              <w:t>22</w:t>
            </w:r>
          </w:p>
        </w:tc>
      </w:tr>
      <w:tr w:rsidR="00250898" w14:paraId="6C84E972" w14:textId="77777777" w:rsidTr="000217F6">
        <w:trPr>
          <w:trHeight w:val="289"/>
        </w:trPr>
        <w:tc>
          <w:tcPr>
            <w:tcW w:w="341" w:type="dxa"/>
            <w:tcBorders>
              <w:top w:val="nil"/>
              <w:left w:val="nil"/>
              <w:bottom w:val="nil"/>
              <w:right w:val="nil"/>
            </w:tcBorders>
          </w:tcPr>
          <w:p w14:paraId="3F747286"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15A524C"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4.1</w:t>
            </w:r>
            <w:r w:rsidRPr="000217F6">
              <w:rPr>
                <w:lang w:val="en-US"/>
              </w:rPr>
              <w:tab/>
              <w:t>Seabird vulnerability to wind farms . . . . . . . . . . . . . . . . . . . . . . . .</w:t>
            </w:r>
          </w:p>
        </w:tc>
        <w:tc>
          <w:tcPr>
            <w:tcW w:w="424" w:type="dxa"/>
            <w:tcBorders>
              <w:top w:val="nil"/>
              <w:left w:val="nil"/>
              <w:bottom w:val="nil"/>
              <w:right w:val="nil"/>
            </w:tcBorders>
          </w:tcPr>
          <w:p w14:paraId="311422B9" w14:textId="77777777" w:rsidR="00250898" w:rsidRDefault="00FD0452" w:rsidP="000217F6">
            <w:pPr>
              <w:spacing w:after="0" w:line="259" w:lineRule="auto"/>
              <w:ind w:left="158" w:firstLine="0"/>
              <w:jc w:val="left"/>
            </w:pPr>
            <w:r>
              <w:t>22</w:t>
            </w:r>
          </w:p>
        </w:tc>
      </w:tr>
      <w:tr w:rsidR="00250898" w14:paraId="1A1E1B91" w14:textId="77777777" w:rsidTr="000217F6">
        <w:trPr>
          <w:trHeight w:val="289"/>
        </w:trPr>
        <w:tc>
          <w:tcPr>
            <w:tcW w:w="341" w:type="dxa"/>
            <w:tcBorders>
              <w:top w:val="nil"/>
              <w:left w:val="nil"/>
              <w:bottom w:val="nil"/>
              <w:right w:val="nil"/>
            </w:tcBorders>
          </w:tcPr>
          <w:p w14:paraId="41FCBD3D"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17F4ACB2"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4.2</w:t>
            </w:r>
            <w:r w:rsidRPr="000217F6">
              <w:rPr>
                <w:lang w:val="en-US"/>
              </w:rPr>
              <w:tab/>
              <w:t xml:space="preserve">Comparing detection / non-detection and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2091F2D8" w14:textId="77777777" w:rsidR="00250898" w:rsidRDefault="00FD0452" w:rsidP="000217F6">
            <w:pPr>
              <w:spacing w:after="0" w:line="259" w:lineRule="auto"/>
              <w:ind w:left="158" w:firstLine="0"/>
              <w:jc w:val="left"/>
            </w:pPr>
            <w:r>
              <w:t>24</w:t>
            </w:r>
          </w:p>
        </w:tc>
      </w:tr>
      <w:tr w:rsidR="00250898" w14:paraId="17906323" w14:textId="77777777" w:rsidTr="000217F6">
        <w:trPr>
          <w:trHeight w:val="406"/>
        </w:trPr>
        <w:tc>
          <w:tcPr>
            <w:tcW w:w="341" w:type="dxa"/>
            <w:tcBorders>
              <w:top w:val="nil"/>
              <w:left w:val="nil"/>
              <w:bottom w:val="nil"/>
              <w:right w:val="nil"/>
            </w:tcBorders>
          </w:tcPr>
          <w:p w14:paraId="10144E03" w14:textId="77777777" w:rsidR="00250898" w:rsidRDefault="00250898" w:rsidP="000217F6">
            <w:pPr>
              <w:spacing w:after="0" w:line="259" w:lineRule="auto"/>
              <w:ind w:left="0" w:firstLine="0"/>
              <w:jc w:val="left"/>
            </w:pPr>
          </w:p>
        </w:tc>
        <w:tc>
          <w:tcPr>
            <w:tcW w:w="8749" w:type="dxa"/>
            <w:gridSpan w:val="3"/>
            <w:tcBorders>
              <w:top w:val="nil"/>
              <w:left w:val="nil"/>
              <w:bottom w:val="nil"/>
              <w:right w:val="nil"/>
            </w:tcBorders>
          </w:tcPr>
          <w:p w14:paraId="760195BD" w14:textId="77777777" w:rsidR="00250898" w:rsidRPr="000217F6" w:rsidRDefault="00FD0452" w:rsidP="000217F6">
            <w:pPr>
              <w:tabs>
                <w:tab w:val="center" w:pos="160"/>
                <w:tab w:val="center" w:pos="4596"/>
              </w:tabs>
              <w:spacing w:after="0" w:line="240" w:lineRule="auto"/>
              <w:ind w:left="0" w:firstLine="0"/>
              <w:jc w:val="left"/>
              <w:rPr>
                <w:lang w:val="en-US"/>
              </w:rPr>
            </w:pPr>
            <w:r w:rsidRPr="000217F6">
              <w:rPr>
                <w:rFonts w:ascii="Calibri" w:eastAsia="Calibri" w:hAnsi="Calibri" w:cs="Calibri"/>
                <w:sz w:val="22"/>
                <w:lang w:val="en-US"/>
              </w:rPr>
              <w:tab/>
            </w:r>
            <w:r w:rsidRPr="000217F6">
              <w:rPr>
                <w:lang w:val="en-US"/>
              </w:rPr>
              <w:t>4.3</w:t>
            </w:r>
            <w:r w:rsidRPr="000217F6">
              <w:rPr>
                <w:lang w:val="en-US"/>
              </w:rPr>
              <w:tab/>
              <w:t xml:space="preserve">Comparing and integrating telemetry and count data . . . . . . . . . </w:t>
            </w:r>
            <w:proofErr w:type="gramStart"/>
            <w:r w:rsidRPr="000217F6">
              <w:rPr>
                <w:lang w:val="en-US"/>
              </w:rPr>
              <w:t>. . . .</w:t>
            </w:r>
            <w:proofErr w:type="gramEnd"/>
            <w:r w:rsidRPr="000217F6">
              <w:rPr>
                <w:lang w:val="en-US"/>
              </w:rPr>
              <w:t xml:space="preserve"> .</w:t>
            </w:r>
          </w:p>
        </w:tc>
        <w:tc>
          <w:tcPr>
            <w:tcW w:w="424" w:type="dxa"/>
            <w:tcBorders>
              <w:top w:val="nil"/>
              <w:left w:val="nil"/>
              <w:bottom w:val="nil"/>
              <w:right w:val="nil"/>
            </w:tcBorders>
          </w:tcPr>
          <w:p w14:paraId="35DA6CE5" w14:textId="77777777" w:rsidR="00250898" w:rsidRDefault="00FD0452" w:rsidP="000217F6">
            <w:pPr>
              <w:spacing w:after="0" w:line="259" w:lineRule="auto"/>
              <w:ind w:left="158" w:firstLine="0"/>
              <w:jc w:val="left"/>
            </w:pPr>
            <w:r>
              <w:t>25</w:t>
            </w:r>
          </w:p>
        </w:tc>
      </w:tr>
      <w:tr w:rsidR="00250898" w14:paraId="4300E50B" w14:textId="77777777" w:rsidTr="000217F6">
        <w:trPr>
          <w:trHeight w:val="523"/>
        </w:trPr>
        <w:tc>
          <w:tcPr>
            <w:tcW w:w="341" w:type="dxa"/>
            <w:tcBorders>
              <w:top w:val="nil"/>
              <w:left w:val="nil"/>
              <w:bottom w:val="nil"/>
              <w:right w:val="nil"/>
            </w:tcBorders>
            <w:vAlign w:val="center"/>
          </w:tcPr>
          <w:p w14:paraId="1937F64E" w14:textId="77777777" w:rsidR="00250898" w:rsidRDefault="00FD0452" w:rsidP="000217F6">
            <w:pPr>
              <w:spacing w:after="0" w:line="259" w:lineRule="auto"/>
              <w:ind w:left="0" w:firstLine="0"/>
              <w:jc w:val="left"/>
            </w:pPr>
            <w:r>
              <w:rPr>
                <w:b/>
              </w:rPr>
              <w:t>5</w:t>
            </w:r>
          </w:p>
        </w:tc>
        <w:tc>
          <w:tcPr>
            <w:tcW w:w="8749" w:type="dxa"/>
            <w:gridSpan w:val="3"/>
            <w:tcBorders>
              <w:top w:val="nil"/>
              <w:left w:val="nil"/>
              <w:bottom w:val="nil"/>
              <w:right w:val="nil"/>
            </w:tcBorders>
            <w:vAlign w:val="center"/>
          </w:tcPr>
          <w:p w14:paraId="12F0D7D8" w14:textId="77777777" w:rsidR="00250898" w:rsidRDefault="00FD0452" w:rsidP="000217F6">
            <w:pPr>
              <w:spacing w:after="0" w:line="240" w:lineRule="auto"/>
              <w:ind w:left="10" w:firstLine="0"/>
              <w:jc w:val="left"/>
            </w:pPr>
            <w:r>
              <w:rPr>
                <w:b/>
              </w:rPr>
              <w:t>Conclusion</w:t>
            </w:r>
          </w:p>
        </w:tc>
        <w:tc>
          <w:tcPr>
            <w:tcW w:w="424" w:type="dxa"/>
            <w:tcBorders>
              <w:top w:val="nil"/>
              <w:left w:val="nil"/>
              <w:bottom w:val="nil"/>
              <w:right w:val="nil"/>
            </w:tcBorders>
            <w:vAlign w:val="center"/>
          </w:tcPr>
          <w:p w14:paraId="3C953437" w14:textId="77777777" w:rsidR="00250898" w:rsidRDefault="00FD0452" w:rsidP="000217F6">
            <w:pPr>
              <w:spacing w:after="0" w:line="259" w:lineRule="auto"/>
              <w:ind w:left="124" w:firstLine="0"/>
            </w:pPr>
            <w:r>
              <w:rPr>
                <w:b/>
              </w:rPr>
              <w:t>27</w:t>
            </w:r>
          </w:p>
        </w:tc>
      </w:tr>
      <w:tr w:rsidR="00250898" w14:paraId="6DB3A2F7" w14:textId="77777777" w:rsidTr="000217F6">
        <w:trPr>
          <w:trHeight w:val="523"/>
        </w:trPr>
        <w:tc>
          <w:tcPr>
            <w:tcW w:w="341" w:type="dxa"/>
            <w:tcBorders>
              <w:top w:val="nil"/>
              <w:left w:val="nil"/>
              <w:bottom w:val="nil"/>
              <w:right w:val="nil"/>
            </w:tcBorders>
            <w:vAlign w:val="center"/>
          </w:tcPr>
          <w:p w14:paraId="145FA047" w14:textId="77777777" w:rsidR="00250898" w:rsidRDefault="00FD0452" w:rsidP="000217F6">
            <w:pPr>
              <w:spacing w:after="0" w:line="259" w:lineRule="auto"/>
              <w:ind w:left="0" w:firstLine="0"/>
              <w:jc w:val="left"/>
            </w:pPr>
            <w:r>
              <w:rPr>
                <w:b/>
              </w:rPr>
              <w:t>I</w:t>
            </w:r>
          </w:p>
        </w:tc>
        <w:tc>
          <w:tcPr>
            <w:tcW w:w="8749" w:type="dxa"/>
            <w:gridSpan w:val="3"/>
            <w:tcBorders>
              <w:top w:val="nil"/>
              <w:left w:val="nil"/>
              <w:bottom w:val="nil"/>
              <w:right w:val="nil"/>
            </w:tcBorders>
            <w:vAlign w:val="center"/>
          </w:tcPr>
          <w:p w14:paraId="33948FFF" w14:textId="77777777" w:rsidR="00250898" w:rsidRDefault="00FD0452" w:rsidP="000217F6">
            <w:pPr>
              <w:spacing w:after="0" w:line="240" w:lineRule="auto"/>
              <w:ind w:left="0" w:firstLine="0"/>
              <w:jc w:val="left"/>
            </w:pPr>
            <w:r>
              <w:rPr>
                <w:b/>
              </w:rPr>
              <w:t>Appendix A</w:t>
            </w:r>
          </w:p>
        </w:tc>
        <w:tc>
          <w:tcPr>
            <w:tcW w:w="424" w:type="dxa"/>
            <w:tcBorders>
              <w:top w:val="nil"/>
              <w:left w:val="nil"/>
              <w:bottom w:val="nil"/>
              <w:right w:val="nil"/>
            </w:tcBorders>
            <w:vAlign w:val="center"/>
          </w:tcPr>
          <w:p w14:paraId="6564F90F" w14:textId="77777777" w:rsidR="00250898" w:rsidRDefault="00FD0452" w:rsidP="000217F6">
            <w:pPr>
              <w:spacing w:after="0" w:line="259" w:lineRule="auto"/>
              <w:ind w:left="124" w:firstLine="0"/>
            </w:pPr>
            <w:r>
              <w:rPr>
                <w:b/>
              </w:rPr>
              <w:t>37</w:t>
            </w:r>
          </w:p>
        </w:tc>
      </w:tr>
      <w:tr w:rsidR="00250898" w14:paraId="4E6044BC" w14:textId="77777777" w:rsidTr="000217F6">
        <w:trPr>
          <w:trHeight w:val="523"/>
        </w:trPr>
        <w:tc>
          <w:tcPr>
            <w:tcW w:w="7085" w:type="dxa"/>
            <w:gridSpan w:val="3"/>
            <w:tcBorders>
              <w:top w:val="nil"/>
              <w:left w:val="nil"/>
              <w:bottom w:val="nil"/>
              <w:right w:val="nil"/>
            </w:tcBorders>
            <w:vAlign w:val="center"/>
          </w:tcPr>
          <w:p w14:paraId="1F7FDADD" w14:textId="77777777" w:rsidR="00250898" w:rsidRDefault="00FD0452">
            <w:pPr>
              <w:spacing w:after="0" w:line="259" w:lineRule="auto"/>
              <w:ind w:left="0" w:firstLine="0"/>
              <w:jc w:val="left"/>
            </w:pPr>
            <w:r>
              <w:rPr>
                <w:b/>
              </w:rPr>
              <w:t>II Appendix B</w:t>
            </w:r>
          </w:p>
        </w:tc>
        <w:tc>
          <w:tcPr>
            <w:tcW w:w="2005" w:type="dxa"/>
            <w:tcBorders>
              <w:top w:val="nil"/>
              <w:left w:val="nil"/>
              <w:bottom w:val="nil"/>
              <w:right w:val="nil"/>
            </w:tcBorders>
          </w:tcPr>
          <w:p w14:paraId="06FC10F4" w14:textId="77777777" w:rsidR="00250898" w:rsidRDefault="00250898">
            <w:pPr>
              <w:spacing w:after="160" w:line="259" w:lineRule="auto"/>
              <w:ind w:left="0" w:firstLine="0"/>
              <w:jc w:val="left"/>
            </w:pPr>
          </w:p>
        </w:tc>
        <w:tc>
          <w:tcPr>
            <w:tcW w:w="424" w:type="dxa"/>
            <w:tcBorders>
              <w:top w:val="nil"/>
              <w:left w:val="nil"/>
              <w:bottom w:val="nil"/>
              <w:right w:val="nil"/>
            </w:tcBorders>
            <w:vAlign w:val="center"/>
          </w:tcPr>
          <w:p w14:paraId="0F230AC1" w14:textId="77777777" w:rsidR="00250898" w:rsidRDefault="00FD0452">
            <w:pPr>
              <w:spacing w:after="0" w:line="259" w:lineRule="auto"/>
              <w:ind w:left="123" w:firstLine="0"/>
            </w:pPr>
            <w:r>
              <w:rPr>
                <w:b/>
              </w:rPr>
              <w:t>38</w:t>
            </w:r>
          </w:p>
        </w:tc>
      </w:tr>
      <w:tr w:rsidR="000217F6" w14:paraId="05A81FE7" w14:textId="77777777" w:rsidTr="000217F6">
        <w:trPr>
          <w:gridAfter w:val="3"/>
          <w:wAfter w:w="9090" w:type="dxa"/>
          <w:trHeight w:val="414"/>
        </w:trPr>
        <w:tc>
          <w:tcPr>
            <w:tcW w:w="424" w:type="dxa"/>
            <w:gridSpan w:val="2"/>
            <w:tcBorders>
              <w:top w:val="nil"/>
              <w:left w:val="nil"/>
              <w:bottom w:val="nil"/>
              <w:right w:val="nil"/>
            </w:tcBorders>
            <w:shd w:val="clear" w:color="auto" w:fill="104E8B"/>
          </w:tcPr>
          <w:p w14:paraId="47258690" w14:textId="77777777" w:rsidR="000217F6" w:rsidRDefault="000217F6">
            <w:pPr>
              <w:spacing w:after="160" w:line="259" w:lineRule="auto"/>
              <w:ind w:left="0" w:firstLine="0"/>
              <w:jc w:val="left"/>
            </w:pPr>
          </w:p>
        </w:tc>
      </w:tr>
    </w:tbl>
    <w:p w14:paraId="1FFB65BC" w14:textId="77777777" w:rsidR="000217F6" w:rsidRDefault="000217F6" w:rsidP="000217F6">
      <w:pPr>
        <w:spacing w:line="259" w:lineRule="auto"/>
        <w:ind w:left="0" w:right="53" w:firstLine="0"/>
        <w:rPr>
          <w:b/>
        </w:rPr>
      </w:pPr>
    </w:p>
    <w:p w14:paraId="1BEE23A5" w14:textId="77777777" w:rsidR="000217F6" w:rsidRDefault="000217F6" w:rsidP="000217F6">
      <w:pPr>
        <w:spacing w:line="259" w:lineRule="auto"/>
        <w:ind w:left="0" w:right="53" w:firstLine="0"/>
        <w:rPr>
          <w:b/>
        </w:rPr>
      </w:pPr>
    </w:p>
    <w:p w14:paraId="64D2DF14" w14:textId="77777777" w:rsidR="000217F6" w:rsidRDefault="000217F6" w:rsidP="000217F6">
      <w:pPr>
        <w:spacing w:line="259" w:lineRule="auto"/>
        <w:ind w:left="0" w:right="53" w:firstLine="0"/>
        <w:rPr>
          <w:b/>
        </w:rPr>
      </w:pPr>
    </w:p>
    <w:p w14:paraId="067B841C" w14:textId="77777777" w:rsidR="000217F6" w:rsidRDefault="000217F6" w:rsidP="000217F6">
      <w:pPr>
        <w:spacing w:line="259" w:lineRule="auto"/>
        <w:ind w:left="0" w:right="53" w:firstLine="0"/>
        <w:rPr>
          <w:b/>
        </w:rPr>
      </w:pPr>
    </w:p>
    <w:p w14:paraId="35622ABA" w14:textId="77777777" w:rsidR="000217F6" w:rsidRDefault="000217F6" w:rsidP="000217F6">
      <w:pPr>
        <w:spacing w:line="259" w:lineRule="auto"/>
        <w:ind w:left="0" w:right="53" w:firstLine="0"/>
        <w:rPr>
          <w:b/>
        </w:rPr>
      </w:pPr>
    </w:p>
    <w:p w14:paraId="3E0B15F6" w14:textId="77777777" w:rsidR="000217F6" w:rsidRDefault="000217F6" w:rsidP="000217F6">
      <w:pPr>
        <w:spacing w:line="259" w:lineRule="auto"/>
        <w:ind w:left="0" w:right="53" w:firstLine="0"/>
        <w:rPr>
          <w:b/>
        </w:rPr>
      </w:pPr>
    </w:p>
    <w:p w14:paraId="6F34C765" w14:textId="77777777" w:rsidR="000217F6" w:rsidRDefault="000217F6" w:rsidP="000217F6">
      <w:pPr>
        <w:spacing w:line="259" w:lineRule="auto"/>
        <w:ind w:left="0" w:right="53" w:firstLine="0"/>
        <w:rPr>
          <w:b/>
        </w:rPr>
      </w:pPr>
    </w:p>
    <w:p w14:paraId="1DDC8F60" w14:textId="4C1FF1B3" w:rsidR="00250898" w:rsidRDefault="00FD0452" w:rsidP="000217F6">
      <w:pPr>
        <w:spacing w:line="259" w:lineRule="auto"/>
        <w:ind w:left="0" w:right="53" w:firstLine="0"/>
      </w:pPr>
      <w:r>
        <w:rPr>
          <w:b/>
        </w:rPr>
        <w:lastRenderedPageBreak/>
        <w:t>R</w:t>
      </w:r>
      <w:r w:rsidR="000217F6">
        <w:rPr>
          <w:b/>
        </w:rPr>
        <w:t>é</w:t>
      </w:r>
      <w:r>
        <w:rPr>
          <w:b/>
        </w:rPr>
        <w:t>sum</w:t>
      </w:r>
      <w:r w:rsidR="000217F6">
        <w:rPr>
          <w:b/>
        </w:rPr>
        <w:t>é</w:t>
      </w:r>
      <w:r>
        <w:rPr>
          <w:b/>
        </w:rPr>
        <w:t xml:space="preserve"> </w:t>
      </w:r>
      <w:r>
        <w:t xml:space="preserve">(cette page sera en 4e de couverture, donc </w:t>
      </w:r>
      <w:r w:rsidR="000217F6">
        <w:t>à</w:t>
      </w:r>
      <w:r>
        <w:t xml:space="preserve"> la fin du doc)</w:t>
      </w:r>
    </w:p>
    <w:p w14:paraId="27EC4A27" w14:textId="62BCC20E" w:rsidR="000217F6" w:rsidRPr="000217F6" w:rsidRDefault="000217F6" w:rsidP="000217F6">
      <w:pPr>
        <w:pStyle w:val="NormalWeb"/>
        <w:jc w:val="both"/>
        <w:rPr>
          <w:rFonts w:ascii="Cambria" w:hAnsi="Cambria"/>
        </w:rPr>
      </w:pPr>
      <w:r w:rsidRPr="000217F6">
        <w:rPr>
          <w:rFonts w:ascii="Cambria" w:hAnsi="Cambria"/>
        </w:rPr>
        <w:t xml:space="preserve">La mise en place de parcs éoliens en mer est </w:t>
      </w:r>
      <w:del w:id="0" w:author="Valentin Lauret" w:date="2024-06-06T15:07:00Z">
        <w:r w:rsidRPr="000217F6" w:rsidDel="00C50057">
          <w:rPr>
            <w:rFonts w:ascii="Cambria" w:hAnsi="Cambria"/>
          </w:rPr>
          <w:delText xml:space="preserve">envisagée </w:delText>
        </w:r>
      </w:del>
      <w:ins w:id="1" w:author="Valentin Lauret" w:date="2024-06-06T15:07:00Z">
        <w:r w:rsidR="00C50057">
          <w:rPr>
            <w:rFonts w:ascii="Cambria" w:hAnsi="Cambria"/>
          </w:rPr>
          <w:t>en cours de développement</w:t>
        </w:r>
        <w:r w:rsidR="00C50057" w:rsidRPr="000217F6">
          <w:rPr>
            <w:rFonts w:ascii="Cambria" w:hAnsi="Cambria"/>
          </w:rPr>
          <w:t xml:space="preserve"> </w:t>
        </w:r>
      </w:ins>
      <w:r w:rsidRPr="000217F6">
        <w:rPr>
          <w:rFonts w:ascii="Cambria" w:hAnsi="Cambria"/>
        </w:rPr>
        <w:t xml:space="preserve">dans le golfe du Lion, </w:t>
      </w:r>
      <w:ins w:id="2" w:author="Valentin Lauret" w:date="2024-06-06T15:07:00Z">
        <w:r w:rsidR="00C50057">
          <w:rPr>
            <w:rFonts w:ascii="Cambria" w:hAnsi="Cambria"/>
          </w:rPr>
          <w:t xml:space="preserve">zone </w:t>
        </w:r>
      </w:ins>
      <w:r w:rsidRPr="000217F6">
        <w:rPr>
          <w:rFonts w:ascii="Cambria" w:hAnsi="Cambria"/>
        </w:rPr>
        <w:t>situé</w:t>
      </w:r>
      <w:ins w:id="3" w:author="Valentin Lauret" w:date="2024-06-06T15:07:00Z">
        <w:r w:rsidR="00C50057">
          <w:rPr>
            <w:rFonts w:ascii="Cambria" w:hAnsi="Cambria"/>
          </w:rPr>
          <w:t>e</w:t>
        </w:r>
      </w:ins>
      <w:r w:rsidRPr="000217F6">
        <w:rPr>
          <w:rFonts w:ascii="Cambria" w:hAnsi="Cambria"/>
        </w:rPr>
        <w:t xml:space="preserve"> au sud de la France, au nord-ouest de la Méditerranée. Cette région</w:t>
      </w:r>
      <w:ins w:id="4" w:author="Valentin Lauret" w:date="2024-06-06T15:07:00Z">
        <w:r w:rsidR="00C50057">
          <w:rPr>
            <w:rFonts w:ascii="Cambria" w:hAnsi="Cambria"/>
          </w:rPr>
          <w:t xml:space="preserve"> maritime</w:t>
        </w:r>
      </w:ins>
      <w:r w:rsidRPr="000217F6">
        <w:rPr>
          <w:rFonts w:ascii="Cambria" w:hAnsi="Cambria"/>
        </w:rPr>
        <w:t xml:space="preserve"> revêt une grande importance pour les oiseaux marins, déjà confrontés à de multiples menaces. La préservation des espèces d’oiseaux marins méditerranéens </w:t>
      </w:r>
      <w:r>
        <w:rPr>
          <w:rFonts w:ascii="Cambria" w:hAnsi="Cambria"/>
        </w:rPr>
        <w:t>est</w:t>
      </w:r>
      <w:r w:rsidRPr="000217F6">
        <w:rPr>
          <w:rFonts w:ascii="Cambria" w:hAnsi="Cambria"/>
        </w:rPr>
        <w:t xml:space="preserve"> capitale en raison de leur statut de conservation et de leur endémisme. Il est donc impératif de procéder à une évaluation exhaustive de la vulnérabilité des oiseaux marins aux parcs éoliens dans cette zone afin d’en atténuer les impacts futurs.</w:t>
      </w:r>
    </w:p>
    <w:p w14:paraId="2EE58639" w14:textId="58B32BF8" w:rsidR="000217F6" w:rsidRPr="000217F6" w:rsidRDefault="000217F6" w:rsidP="000217F6">
      <w:pPr>
        <w:pStyle w:val="NormalWeb"/>
        <w:jc w:val="both"/>
        <w:rPr>
          <w:rFonts w:ascii="Cambria" w:hAnsi="Cambria"/>
        </w:rPr>
      </w:pPr>
      <w:r w:rsidRPr="000217F6">
        <w:rPr>
          <w:rFonts w:ascii="Cambria" w:hAnsi="Cambria"/>
        </w:rPr>
        <w:t xml:space="preserve">Pour ce faire, nous avons estimé la distribution des espèces d’oiseaux marins dans le golfe du Lion en combinant différentes sources de données inexploitées de la région. Ces sources comprennent trois évaluations par bateau, une évaluation aérienne et des données de télémétrie. En combinant ces données à l’aide de modèles bayésiens intégrés, nous avons pu </w:t>
      </w:r>
      <w:del w:id="5" w:author="Valentin Lauret" w:date="2024-06-06T15:09:00Z">
        <w:r w:rsidRPr="000217F6" w:rsidDel="00C50057">
          <w:rPr>
            <w:rFonts w:ascii="Cambria" w:hAnsi="Cambria"/>
          </w:rPr>
          <w:delText>estimer avec une grande précision</w:delText>
        </w:r>
      </w:del>
      <w:ins w:id="6" w:author="Valentin Lauret" w:date="2024-06-06T15:09:00Z">
        <w:r w:rsidR="00C50057">
          <w:rPr>
            <w:rFonts w:ascii="Cambria" w:hAnsi="Cambria"/>
          </w:rPr>
          <w:t>cartographier</w:t>
        </w:r>
      </w:ins>
      <w:r w:rsidRPr="000217F6">
        <w:rPr>
          <w:rFonts w:ascii="Cambria" w:hAnsi="Cambria"/>
        </w:rPr>
        <w:t xml:space="preserve"> la distribution des oiseaux marins </w:t>
      </w:r>
      <w:del w:id="7" w:author="Valentin Lauret" w:date="2024-06-06T15:09:00Z">
        <w:r w:rsidRPr="000217F6" w:rsidDel="00C50057">
          <w:rPr>
            <w:rFonts w:ascii="Cambria" w:hAnsi="Cambria"/>
          </w:rPr>
          <w:delText xml:space="preserve">et </w:delText>
        </w:r>
      </w:del>
      <w:ins w:id="8" w:author="Valentin Lauret" w:date="2024-06-06T15:09:00Z">
        <w:r w:rsidR="00C50057">
          <w:rPr>
            <w:rFonts w:ascii="Cambria" w:hAnsi="Cambria"/>
          </w:rPr>
          <w:t>en</w:t>
        </w:r>
        <w:r w:rsidR="00C50057" w:rsidRPr="000217F6">
          <w:rPr>
            <w:rFonts w:ascii="Cambria" w:hAnsi="Cambria"/>
          </w:rPr>
          <w:t xml:space="preserve"> </w:t>
        </w:r>
      </w:ins>
      <w:r w:rsidRPr="000217F6">
        <w:rPr>
          <w:rFonts w:ascii="Cambria" w:hAnsi="Cambria"/>
        </w:rPr>
        <w:t>cibl</w:t>
      </w:r>
      <w:ins w:id="9" w:author="Valentin Lauret" w:date="2024-06-06T15:09:00Z">
        <w:r w:rsidR="00C50057">
          <w:rPr>
            <w:rFonts w:ascii="Cambria" w:hAnsi="Cambria"/>
          </w:rPr>
          <w:t>ant</w:t>
        </w:r>
      </w:ins>
      <w:del w:id="10" w:author="Valentin Lauret" w:date="2024-06-06T15:09:00Z">
        <w:r w:rsidRPr="000217F6" w:rsidDel="00C50057">
          <w:rPr>
            <w:rFonts w:ascii="Cambria" w:hAnsi="Cambria"/>
          </w:rPr>
          <w:delText>er</w:delText>
        </w:r>
      </w:del>
      <w:r w:rsidRPr="000217F6">
        <w:rPr>
          <w:rFonts w:ascii="Cambria" w:hAnsi="Cambria"/>
        </w:rPr>
        <w:t xml:space="preserve"> un large éventail d’espèces. Nous avons </w:t>
      </w:r>
      <w:del w:id="11" w:author="Valentin Lauret" w:date="2024-06-06T15:09:00Z">
        <w:r w:rsidRPr="000217F6" w:rsidDel="00C50057">
          <w:rPr>
            <w:rFonts w:ascii="Cambria" w:hAnsi="Cambria"/>
          </w:rPr>
          <w:delText xml:space="preserve">utilisé </w:delText>
        </w:r>
      </w:del>
      <w:ins w:id="12" w:author="Valentin Lauret" w:date="2024-06-06T15:09:00Z">
        <w:r w:rsidR="00C50057">
          <w:rPr>
            <w:rFonts w:ascii="Cambria" w:hAnsi="Cambria"/>
          </w:rPr>
          <w:t>comparé</w:t>
        </w:r>
        <w:r w:rsidR="00C50057" w:rsidRPr="000217F6">
          <w:rPr>
            <w:rFonts w:ascii="Cambria" w:hAnsi="Cambria"/>
          </w:rPr>
          <w:t xml:space="preserve"> </w:t>
        </w:r>
      </w:ins>
      <w:r w:rsidRPr="000217F6">
        <w:rPr>
          <w:rFonts w:ascii="Cambria" w:hAnsi="Cambria"/>
        </w:rPr>
        <w:t>plusieurs approches de modélisation, en exploitant des données de détection/non-détection, des données de comptage et des données de télémétrie. Nous avons modélisé les différentes sources de données séparément et en combinaison</w:t>
      </w:r>
      <w:ins w:id="13" w:author="Valentin Lauret" w:date="2024-06-06T15:09:00Z">
        <w:r w:rsidR="00C50057">
          <w:rPr>
            <w:rFonts w:ascii="Cambria" w:hAnsi="Cambria"/>
          </w:rPr>
          <w:t xml:space="preserve"> pour fournir des </w:t>
        </w:r>
      </w:ins>
      <w:ins w:id="14" w:author="Valentin Lauret" w:date="2024-06-06T15:10:00Z">
        <w:r w:rsidR="00C50057">
          <w:rPr>
            <w:rFonts w:ascii="Cambria" w:hAnsi="Cambria"/>
          </w:rPr>
          <w:t>recommandations</w:t>
        </w:r>
      </w:ins>
      <w:ins w:id="15" w:author="Valentin Lauret" w:date="2024-06-06T15:09:00Z">
        <w:r w:rsidR="00C50057">
          <w:rPr>
            <w:rFonts w:ascii="Cambria" w:hAnsi="Cambria"/>
          </w:rPr>
          <w:t xml:space="preserve"> </w:t>
        </w:r>
      </w:ins>
      <w:ins w:id="16" w:author="Valentin Lauret" w:date="2024-06-06T15:10:00Z">
        <w:r w:rsidR="00C50057">
          <w:rPr>
            <w:rFonts w:ascii="Cambria" w:hAnsi="Cambria"/>
          </w:rPr>
          <w:t>en vue des prochains programme</w:t>
        </w:r>
      </w:ins>
      <w:ins w:id="17" w:author="Valentin Lauret" w:date="2024-06-06T15:11:00Z">
        <w:r w:rsidR="00C50057">
          <w:rPr>
            <w:rFonts w:ascii="Cambria" w:hAnsi="Cambria"/>
          </w:rPr>
          <w:t>s</w:t>
        </w:r>
      </w:ins>
      <w:ins w:id="18" w:author="Valentin Lauret" w:date="2024-06-06T15:10:00Z">
        <w:r w:rsidR="00C50057">
          <w:rPr>
            <w:rFonts w:ascii="Cambria" w:hAnsi="Cambria"/>
          </w:rPr>
          <w:t xml:space="preserve"> de collecte</w:t>
        </w:r>
      </w:ins>
      <w:r w:rsidRPr="000217F6">
        <w:rPr>
          <w:rFonts w:ascii="Cambria" w:hAnsi="Cambria"/>
        </w:rPr>
        <w:t>. Nos résultats indiquent que bien que les données de détection/non-détection puissent fournir des recommandations précises pour la planification des parcs éoliens, les données de comptage demeurent l’approche à privilégier. Cependant, l’importance des données de télémétrie est croissante avec leur disponibilité accrue. L’utilisation conjointe de la télémétrie et des données de comptage représente une nouvelle approche prometteuse qui a permis d’obtenir des estimations plus précises que l’utilisation isolée de chaque source de données.</w:t>
      </w:r>
    </w:p>
    <w:p w14:paraId="31752107" w14:textId="6650C365" w:rsidR="00250898" w:rsidRDefault="000217F6" w:rsidP="000217F6">
      <w:pPr>
        <w:pStyle w:val="NormalWeb"/>
        <w:jc w:val="both"/>
      </w:pPr>
      <w:r w:rsidRPr="000217F6">
        <w:rPr>
          <w:rFonts w:ascii="Cambria" w:hAnsi="Cambria"/>
        </w:rPr>
        <w:t>Notre analyse révèle une grande vulnérabilité des oiseaux marins dans les zones côtières et près de l’estuaire de la Camargue. Par conséquent, les zones actuellement envisagées pour les premiers parcs éoliens se trouvent dans des endroits très vulnérables</w:t>
      </w:r>
      <w:r>
        <w:t>.</w:t>
      </w:r>
    </w:p>
    <w:p w14:paraId="7580EA7F" w14:textId="77777777" w:rsidR="00250898" w:rsidRPr="000217F6" w:rsidRDefault="00FD0452">
      <w:pPr>
        <w:pStyle w:val="Titre1"/>
        <w:spacing w:after="7" w:line="265" w:lineRule="auto"/>
        <w:ind w:left="389"/>
        <w:rPr>
          <w:lang w:val="en-US"/>
        </w:rPr>
      </w:pPr>
      <w:r w:rsidRPr="000217F6">
        <w:rPr>
          <w:sz w:val="24"/>
          <w:lang w:val="en-US"/>
        </w:rPr>
        <w:t>Summary</w:t>
      </w:r>
    </w:p>
    <w:p w14:paraId="6DB10BFC" w14:textId="346CEC7C" w:rsidR="00250898" w:rsidRPr="000217F6" w:rsidRDefault="00FD0452">
      <w:pPr>
        <w:spacing w:line="270" w:lineRule="auto"/>
        <w:ind w:left="12" w:right="53" w:firstLine="351"/>
        <w:rPr>
          <w:lang w:val="en-US"/>
        </w:rPr>
      </w:pPr>
      <w:commentRangeStart w:id="19"/>
      <w:r w:rsidRPr="000217F6">
        <w:rPr>
          <w:lang w:val="en-US"/>
        </w:rPr>
        <w:t xml:space="preserve">Offshore wind farms construction is planned in the Gulf of Lion, located in the South of France, in the northwestern Mediterranean. </w:t>
      </w:r>
      <w:commentRangeEnd w:id="19"/>
      <w:r w:rsidR="00673C92">
        <w:rPr>
          <w:rStyle w:val="Marquedecommentaire"/>
        </w:rPr>
        <w:commentReference w:id="19"/>
      </w:r>
      <w:r w:rsidRPr="000217F6">
        <w:rPr>
          <w:lang w:val="en-US"/>
        </w:rPr>
        <w:t xml:space="preserve">This area is </w:t>
      </w:r>
      <w:del w:id="20" w:author="Coline CANONNE" w:date="2024-06-06T18:10:00Z">
        <w:r w:rsidRPr="000217F6" w:rsidDel="00673C92">
          <w:rPr>
            <w:lang w:val="en-US"/>
          </w:rPr>
          <w:delText xml:space="preserve">highly </w:delText>
        </w:r>
      </w:del>
      <w:ins w:id="21" w:author="Coline CANONNE" w:date="2024-06-06T18:10:00Z">
        <w:r w:rsidR="00673C92">
          <w:rPr>
            <w:lang w:val="en-US"/>
          </w:rPr>
          <w:t>of great</w:t>
        </w:r>
        <w:r w:rsidR="00673C92" w:rsidRPr="000217F6">
          <w:rPr>
            <w:lang w:val="en-US"/>
          </w:rPr>
          <w:t xml:space="preserve"> </w:t>
        </w:r>
      </w:ins>
      <w:r w:rsidRPr="000217F6">
        <w:rPr>
          <w:lang w:val="en-US"/>
        </w:rPr>
        <w:t>important for seabirds,</w:t>
      </w:r>
    </w:p>
    <w:p w14:paraId="3C25BA82" w14:textId="64B527CF" w:rsidR="00250898" w:rsidRPr="000217F6" w:rsidRDefault="00FD0452">
      <w:pPr>
        <w:spacing w:line="272" w:lineRule="auto"/>
        <w:ind w:left="12" w:right="53" w:firstLine="0"/>
        <w:rPr>
          <w:lang w:val="en-US"/>
        </w:rPr>
      </w:pPr>
      <w:r w:rsidRPr="000217F6">
        <w:rPr>
          <w:lang w:val="en-US"/>
        </w:rPr>
        <w:t xml:space="preserve">which are already impacted by numerous threats. Protecting Mediterranean seabirds is crucial due to their conservation status and endemism. </w:t>
      </w:r>
      <w:commentRangeStart w:id="22"/>
      <w:r w:rsidRPr="000217F6">
        <w:rPr>
          <w:lang w:val="en-US"/>
        </w:rPr>
        <w:t>Therefore</w:t>
      </w:r>
      <w:commentRangeEnd w:id="22"/>
      <w:r w:rsidR="00673C92">
        <w:rPr>
          <w:rStyle w:val="Marquedecommentaire"/>
        </w:rPr>
        <w:commentReference w:id="22"/>
      </w:r>
      <w:r w:rsidRPr="000217F6">
        <w:rPr>
          <w:lang w:val="en-US"/>
        </w:rPr>
        <w:t>, conducting a comprehensive assessment of seabird vulnerability to wind farms in this area become</w:t>
      </w:r>
      <w:ins w:id="23" w:author="Coline CANONNE" w:date="2024-06-06T18:12:00Z">
        <w:r w:rsidR="00673C92">
          <w:rPr>
            <w:lang w:val="en-US"/>
          </w:rPr>
          <w:t>s</w:t>
        </w:r>
      </w:ins>
      <w:r w:rsidRPr="000217F6">
        <w:rPr>
          <w:lang w:val="en-US"/>
        </w:rPr>
        <w:t xml:space="preserve"> essential for mitigating future impacts. To achieve this, we estimated seabird species distribution within the Gulf of Lion using an integrated approach that combines various </w:t>
      </w:r>
      <w:proofErr w:type="spellStart"/>
      <w:r w:rsidRPr="000217F6">
        <w:rPr>
          <w:lang w:val="en-US"/>
        </w:rPr>
        <w:t>unanalysed</w:t>
      </w:r>
      <w:proofErr w:type="spellEnd"/>
      <w:r w:rsidRPr="000217F6">
        <w:rPr>
          <w:lang w:val="en-US"/>
        </w:rPr>
        <w:t xml:space="preserve"> data sources from the area. These sources include three boat surveys, one aerial survey, and GPS telemetry data. By integrating these data using a model-based approach, we were able to estimate seabird distribution with great </w:t>
      </w:r>
      <w:del w:id="24" w:author="Coline CANONNE" w:date="2024-06-06T18:13:00Z">
        <w:r w:rsidRPr="000217F6" w:rsidDel="00673C92">
          <w:rPr>
            <w:lang w:val="en-US"/>
          </w:rPr>
          <w:delText xml:space="preserve">accurately </w:delText>
        </w:r>
      </w:del>
      <w:ins w:id="25" w:author="Coline CANONNE" w:date="2024-06-06T18:13:00Z">
        <w:r w:rsidR="00673C92">
          <w:rPr>
            <w:lang w:val="en-US"/>
          </w:rPr>
          <w:t>accuracy</w:t>
        </w:r>
        <w:r w:rsidR="00673C92" w:rsidRPr="000217F6">
          <w:rPr>
            <w:lang w:val="en-US"/>
          </w:rPr>
          <w:t xml:space="preserve"> </w:t>
        </w:r>
      </w:ins>
      <w:r w:rsidRPr="000217F6">
        <w:rPr>
          <w:lang w:val="en-US"/>
        </w:rPr>
        <w:t xml:space="preserve">and target a broad range of species. We </w:t>
      </w:r>
      <w:del w:id="26" w:author="Coline CANONNE" w:date="2024-06-06T18:13:00Z">
        <w:r w:rsidRPr="000217F6" w:rsidDel="00673C92">
          <w:rPr>
            <w:lang w:val="en-US"/>
          </w:rPr>
          <w:delText xml:space="preserve">employed </w:delText>
        </w:r>
      </w:del>
      <w:ins w:id="27" w:author="Coline CANONNE" w:date="2024-06-06T18:13:00Z">
        <w:r w:rsidR="00673C92">
          <w:rPr>
            <w:lang w:val="en-US"/>
          </w:rPr>
          <w:t>compared</w:t>
        </w:r>
        <w:r w:rsidR="00673C92" w:rsidRPr="000217F6">
          <w:rPr>
            <w:lang w:val="en-US"/>
          </w:rPr>
          <w:t xml:space="preserve"> </w:t>
        </w:r>
      </w:ins>
      <w:r w:rsidRPr="000217F6">
        <w:rPr>
          <w:lang w:val="en-US"/>
        </w:rPr>
        <w:t xml:space="preserve">several modeling approaches, utilizing detection/non-detection data, count data, and telemetry data. </w:t>
      </w:r>
      <w:commentRangeStart w:id="28"/>
      <w:r w:rsidRPr="000217F6">
        <w:rPr>
          <w:lang w:val="en-US"/>
        </w:rPr>
        <w:t>We modeled different data sources both separately and in combination</w:t>
      </w:r>
      <w:commentRangeEnd w:id="28"/>
      <w:r w:rsidR="002D6EF6">
        <w:rPr>
          <w:rStyle w:val="Marquedecommentaire"/>
        </w:rPr>
        <w:commentReference w:id="28"/>
      </w:r>
      <w:r w:rsidRPr="000217F6">
        <w:rPr>
          <w:lang w:val="en-US"/>
        </w:rPr>
        <w:t xml:space="preserve">. Our findings </w:t>
      </w:r>
      <w:commentRangeStart w:id="29"/>
      <w:r w:rsidRPr="000217F6">
        <w:rPr>
          <w:lang w:val="en-US"/>
        </w:rPr>
        <w:t xml:space="preserve">indicate </w:t>
      </w:r>
      <w:commentRangeEnd w:id="29"/>
      <w:r w:rsidR="002D6EF6">
        <w:rPr>
          <w:rStyle w:val="Marquedecommentaire"/>
        </w:rPr>
        <w:commentReference w:id="29"/>
      </w:r>
      <w:r w:rsidRPr="000217F6">
        <w:rPr>
          <w:lang w:val="en-US"/>
        </w:rPr>
        <w:t xml:space="preserve">that while detection/non-detection data can provide accurate recommendations for wind farm planning, count data remain the gold standard. However, telemetry data are becoming increasingly relevant as their availability grows. Combining telemetry with count data in this study was a novel and promising approach that provided more precise estimates than using each data source </w:t>
      </w:r>
      <w:commentRangeStart w:id="30"/>
      <w:r w:rsidRPr="000217F6">
        <w:rPr>
          <w:lang w:val="en-US"/>
        </w:rPr>
        <w:t>alone</w:t>
      </w:r>
      <w:commentRangeEnd w:id="30"/>
      <w:r w:rsidR="002D6EF6">
        <w:rPr>
          <w:rStyle w:val="Marquedecommentaire"/>
        </w:rPr>
        <w:commentReference w:id="30"/>
      </w:r>
      <w:r w:rsidRPr="000217F6">
        <w:rPr>
          <w:lang w:val="en-US"/>
        </w:rPr>
        <w:t xml:space="preserve">. Our analysis reveals high seabird vulnerability in coastal areas and </w:t>
      </w:r>
      <w:commentRangeStart w:id="31"/>
      <w:r w:rsidRPr="000217F6">
        <w:rPr>
          <w:lang w:val="en-US"/>
        </w:rPr>
        <w:t xml:space="preserve">near </w:t>
      </w:r>
      <w:commentRangeEnd w:id="31"/>
      <w:r w:rsidR="002D6EF6">
        <w:rPr>
          <w:rStyle w:val="Marquedecommentaire"/>
        </w:rPr>
        <w:commentReference w:id="31"/>
      </w:r>
      <w:r w:rsidRPr="000217F6">
        <w:rPr>
          <w:lang w:val="en-US"/>
        </w:rPr>
        <w:t xml:space="preserve">the Camargue </w:t>
      </w:r>
      <w:commentRangeStart w:id="32"/>
      <w:r w:rsidRPr="000217F6">
        <w:rPr>
          <w:lang w:val="en-US"/>
        </w:rPr>
        <w:lastRenderedPageBreak/>
        <w:t>estuarine</w:t>
      </w:r>
      <w:commentRangeEnd w:id="32"/>
      <w:r w:rsidR="002D6EF6">
        <w:rPr>
          <w:rStyle w:val="Marquedecommentaire"/>
        </w:rPr>
        <w:commentReference w:id="32"/>
      </w:r>
      <w:r w:rsidRPr="000217F6">
        <w:rPr>
          <w:lang w:val="en-US"/>
        </w:rPr>
        <w:t xml:space="preserve">. Therefore, the zones currently planned for the first wind farms fall </w:t>
      </w:r>
      <w:ins w:id="33" w:author="Coline CANONNE" w:date="2024-06-06T18:16:00Z">
        <w:r w:rsidR="002D6EF6">
          <w:rPr>
            <w:lang w:val="en-US"/>
          </w:rPr>
          <w:t>with</w:t>
        </w:r>
      </w:ins>
      <w:r w:rsidRPr="000217F6">
        <w:rPr>
          <w:lang w:val="en-US"/>
        </w:rPr>
        <w:t>in highly vulnerable locations.</w:t>
      </w:r>
    </w:p>
    <w:p w14:paraId="0E70DFBA" w14:textId="77777777" w:rsidR="00250898" w:rsidRPr="000217F6" w:rsidRDefault="00FD0452">
      <w:pPr>
        <w:pStyle w:val="Titre1"/>
        <w:tabs>
          <w:tab w:val="center" w:pos="1674"/>
        </w:tabs>
        <w:ind w:left="0" w:firstLine="0"/>
        <w:rPr>
          <w:lang w:val="en-US"/>
        </w:rPr>
      </w:pPr>
      <w:r w:rsidRPr="000217F6">
        <w:rPr>
          <w:lang w:val="en-US"/>
        </w:rPr>
        <w:t>1</w:t>
      </w:r>
      <w:r w:rsidRPr="000217F6">
        <w:rPr>
          <w:lang w:val="en-US"/>
        </w:rPr>
        <w:tab/>
        <w:t>Introduction</w:t>
      </w:r>
    </w:p>
    <w:p w14:paraId="1B439586" w14:textId="2D0A5516" w:rsidR="00250898" w:rsidRPr="000217F6" w:rsidRDefault="00FD0452" w:rsidP="000217F6">
      <w:pPr>
        <w:spacing w:after="0" w:line="340" w:lineRule="auto"/>
        <w:ind w:left="10" w:hanging="10"/>
        <w:rPr>
          <w:lang w:val="en-US"/>
        </w:rPr>
      </w:pPr>
      <w:r w:rsidRPr="000217F6">
        <w:rPr>
          <w:lang w:val="en-US"/>
        </w:rPr>
        <w:t>The Gulf of Lion is a hotspot of productivity in the Mediterranean Sea, crucial for wildlife like seabirds [1, 2, 3]. The high primary production</w:t>
      </w:r>
      <w:del w:id="34" w:author="Coline CANONNE" w:date="2024-06-06T18:58:00Z">
        <w:r w:rsidRPr="000217F6" w:rsidDel="00B653AF">
          <w:rPr>
            <w:lang w:val="en-US"/>
          </w:rPr>
          <w:delText xml:space="preserve"> is</w:delText>
        </w:r>
      </w:del>
      <w:r w:rsidRPr="000217F6">
        <w:rPr>
          <w:lang w:val="en-US"/>
        </w:rPr>
        <w:t xml:space="preserve"> </w:t>
      </w:r>
      <w:ins w:id="35" w:author="Coline CANONNE" w:date="2024-06-06T18:58:00Z">
        <w:r w:rsidR="00B653AF" w:rsidRPr="00B653AF">
          <w:rPr>
            <w:lang w:val="en-US"/>
          </w:rPr>
          <w:t xml:space="preserve">is attributable to a number of factors, </w:t>
        </w:r>
        <w:proofErr w:type="spellStart"/>
        <w:r w:rsidR="00B653AF" w:rsidRPr="00B653AF">
          <w:rPr>
            <w:lang w:val="en-US"/>
          </w:rPr>
          <w:t>including</w:t>
        </w:r>
      </w:ins>
      <w:del w:id="36" w:author="Coline CANONNE" w:date="2024-06-06T18:58:00Z">
        <w:r w:rsidRPr="000217F6" w:rsidDel="00B653AF">
          <w:rPr>
            <w:lang w:val="en-US"/>
          </w:rPr>
          <w:delText xml:space="preserve">due to </w:delText>
        </w:r>
      </w:del>
      <w:r w:rsidRPr="000217F6">
        <w:rPr>
          <w:lang w:val="en-US"/>
        </w:rPr>
        <w:t>the</w:t>
      </w:r>
      <w:proofErr w:type="spellEnd"/>
      <w:r w:rsidRPr="000217F6">
        <w:rPr>
          <w:lang w:val="en-US"/>
        </w:rPr>
        <w:t xml:space="preserve"> vastness of the continental shelf, the freshwater and nutrient inputs from the Rh</w:t>
      </w:r>
      <w:ins w:id="37" w:author="Coline CANONNE" w:date="2024-06-06T18:58:00Z">
        <w:r w:rsidR="00B653AF">
          <w:rPr>
            <w:lang w:val="en-US"/>
          </w:rPr>
          <w:t>ô</w:t>
        </w:r>
      </w:ins>
      <w:del w:id="38" w:author="Coline CANONNE" w:date="2024-06-06T18:58:00Z">
        <w:r w:rsidRPr="000217F6" w:rsidDel="00B653AF">
          <w:rPr>
            <w:lang w:val="en-US"/>
          </w:rPr>
          <w:delText>o</w:delText>
        </w:r>
      </w:del>
      <w:r w:rsidRPr="000217F6">
        <w:rPr>
          <w:lang w:val="en-US"/>
        </w:rPr>
        <w:t xml:space="preserve">ne River, and wind-driven upwelling [4, 5, 6, 7]. This productivity supports significant fish </w:t>
      </w:r>
      <w:commentRangeStart w:id="39"/>
      <w:r w:rsidRPr="000217F6">
        <w:rPr>
          <w:lang w:val="en-US"/>
        </w:rPr>
        <w:t xml:space="preserve">resources </w:t>
      </w:r>
      <w:commentRangeEnd w:id="39"/>
      <w:r w:rsidR="00B653AF">
        <w:rPr>
          <w:rStyle w:val="Marquedecommentaire"/>
        </w:rPr>
        <w:commentReference w:id="39"/>
      </w:r>
      <w:r w:rsidRPr="000217F6">
        <w:rPr>
          <w:lang w:val="en-US"/>
        </w:rPr>
        <w:t xml:space="preserve">[8] that seabirds rely on for food [9]. Seabirds </w:t>
      </w:r>
      <w:commentRangeStart w:id="40"/>
      <w:r w:rsidRPr="000217F6">
        <w:rPr>
          <w:lang w:val="en-US"/>
        </w:rPr>
        <w:t>travel</w:t>
      </w:r>
      <w:commentRangeEnd w:id="40"/>
      <w:r w:rsidR="00B653AF">
        <w:rPr>
          <w:rStyle w:val="Marquedecommentaire"/>
        </w:rPr>
        <w:commentReference w:id="40"/>
      </w:r>
      <w:r w:rsidRPr="000217F6">
        <w:rPr>
          <w:lang w:val="en-US"/>
        </w:rPr>
        <w:t xml:space="preserve"> from colonies as far as 500 km away to forage in these waters [6, 9], highlighting the conservation importance of this area, even for seabirds </w:t>
      </w:r>
      <w:commentRangeStart w:id="41"/>
      <w:r w:rsidRPr="000217F6">
        <w:rPr>
          <w:lang w:val="en-US"/>
        </w:rPr>
        <w:t xml:space="preserve">living outside </w:t>
      </w:r>
      <w:commentRangeEnd w:id="41"/>
      <w:r w:rsidR="00B653AF">
        <w:rPr>
          <w:rStyle w:val="Marquedecommentaire"/>
        </w:rPr>
        <w:commentReference w:id="41"/>
      </w:r>
      <w:r w:rsidRPr="000217F6">
        <w:rPr>
          <w:lang w:val="en-US"/>
        </w:rPr>
        <w:t>the Gulf</w:t>
      </w:r>
      <w:ins w:id="42" w:author="Valentin Lauret" w:date="2024-06-06T15:12:00Z">
        <w:r w:rsidR="00C50057">
          <w:rPr>
            <w:lang w:val="en-US"/>
          </w:rPr>
          <w:t xml:space="preserve"> of Lion</w:t>
        </w:r>
      </w:ins>
      <w:r w:rsidRPr="000217F6">
        <w:rPr>
          <w:lang w:val="en-US"/>
        </w:rPr>
        <w:t>.</w:t>
      </w:r>
    </w:p>
    <w:p w14:paraId="4EB3530F" w14:textId="7E2018C9" w:rsidR="00250898" w:rsidRPr="000217F6" w:rsidRDefault="00FD0452" w:rsidP="000217F6">
      <w:pPr>
        <w:ind w:left="12" w:right="53" w:firstLine="360"/>
        <w:rPr>
          <w:lang w:val="en-US"/>
        </w:rPr>
      </w:pPr>
      <w:r w:rsidRPr="000217F6">
        <w:rPr>
          <w:lang w:val="en-US"/>
        </w:rPr>
        <w:t xml:space="preserve">The Mediterranean seabird community is characterized by a </w:t>
      </w:r>
      <w:ins w:id="43" w:author="Coline CANONNE" w:date="2024-06-06T19:00:00Z">
        <w:r w:rsidR="00B653AF">
          <w:rPr>
            <w:lang w:val="en-US"/>
          </w:rPr>
          <w:t xml:space="preserve">relatively </w:t>
        </w:r>
      </w:ins>
      <w:r w:rsidRPr="000217F6">
        <w:rPr>
          <w:lang w:val="en-US"/>
        </w:rPr>
        <w:t xml:space="preserve">low species richness </w:t>
      </w:r>
      <w:del w:id="44" w:author="Coline CANONNE" w:date="2024-06-06T19:00:00Z">
        <w:r w:rsidRPr="000217F6" w:rsidDel="00B653AF">
          <w:rPr>
            <w:lang w:val="en-US"/>
          </w:rPr>
          <w:delText xml:space="preserve">but </w:delText>
        </w:r>
      </w:del>
      <w:ins w:id="45" w:author="Coline CANONNE" w:date="2024-06-06T19:00:00Z">
        <w:r w:rsidR="00B653AF">
          <w:rPr>
            <w:lang w:val="en-US"/>
          </w:rPr>
          <w:t>yet</w:t>
        </w:r>
        <w:r w:rsidR="00B653AF" w:rsidRPr="000217F6">
          <w:rPr>
            <w:lang w:val="en-US"/>
          </w:rPr>
          <w:t xml:space="preserve"> </w:t>
        </w:r>
      </w:ins>
      <w:r w:rsidRPr="000217F6">
        <w:rPr>
          <w:lang w:val="en-US"/>
        </w:rPr>
        <w:t xml:space="preserve">a high degree of endemism [10]. Furthermore, some species and subspecies that use the Gulf of Lion are </w:t>
      </w:r>
      <w:commentRangeStart w:id="46"/>
      <w:r w:rsidRPr="000217F6">
        <w:rPr>
          <w:lang w:val="en-US"/>
        </w:rPr>
        <w:t xml:space="preserve">considered </w:t>
      </w:r>
      <w:commentRangeEnd w:id="46"/>
      <w:r w:rsidR="00B653AF">
        <w:rPr>
          <w:rStyle w:val="Marquedecommentaire"/>
        </w:rPr>
        <w:commentReference w:id="46"/>
      </w:r>
      <w:r w:rsidRPr="000217F6">
        <w:rPr>
          <w:lang w:val="en-US"/>
        </w:rPr>
        <w:t xml:space="preserve">threatened either at the national or global level. For instance, this is the case of the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the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and the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xml:space="preserve">). Mediterranean seabirds face multiple threats both on land and at sea. On land, </w:t>
      </w:r>
      <w:ins w:id="47" w:author="Coline CANONNE" w:date="2024-06-06T19:03:00Z">
        <w:r w:rsidR="00B653AF" w:rsidRPr="00B653AF">
          <w:rPr>
            <w:lang w:val="en-US"/>
          </w:rPr>
          <w:t xml:space="preserve">the primary threat to these species is </w:t>
        </w:r>
      </w:ins>
      <w:r w:rsidRPr="000217F6">
        <w:rPr>
          <w:lang w:val="en-US"/>
        </w:rPr>
        <w:t xml:space="preserve">predation by feral cats and black rats on eggs, chicks, and adults </w:t>
      </w:r>
      <w:del w:id="48" w:author="Coline CANONNE" w:date="2024-06-06T19:03:00Z">
        <w:r w:rsidRPr="000217F6" w:rsidDel="00B653AF">
          <w:rPr>
            <w:lang w:val="en-US"/>
          </w:rPr>
          <w:delText xml:space="preserve">constitute the main threat </w:delText>
        </w:r>
      </w:del>
      <w:r w:rsidRPr="000217F6">
        <w:rPr>
          <w:lang w:val="en-US"/>
        </w:rPr>
        <w:t xml:space="preserve">[11, 12]. At sea, they are vulnerable to accidental bycatch by fisheries [9, 13], food shortages </w:t>
      </w:r>
      <w:commentRangeStart w:id="49"/>
      <w:r w:rsidRPr="000217F6">
        <w:rPr>
          <w:lang w:val="en-US"/>
        </w:rPr>
        <w:t xml:space="preserve">due to </w:t>
      </w:r>
      <w:commentRangeEnd w:id="49"/>
      <w:r w:rsidR="00B653AF">
        <w:rPr>
          <w:rStyle w:val="Marquedecommentaire"/>
        </w:rPr>
        <w:commentReference w:id="49"/>
      </w:r>
      <w:r w:rsidRPr="000217F6">
        <w:rPr>
          <w:lang w:val="en-US"/>
        </w:rPr>
        <w:t xml:space="preserve">fishing activities [8, 14], various pollutants [15, 16, 17], and disturbances caused by offshore infrastructure [18]. The Gulf of Lion </w:t>
      </w:r>
      <w:commentRangeStart w:id="50"/>
      <w:r w:rsidRPr="000217F6">
        <w:rPr>
          <w:lang w:val="en-US"/>
        </w:rPr>
        <w:t xml:space="preserve">is a hub </w:t>
      </w:r>
      <w:commentRangeEnd w:id="50"/>
      <w:r w:rsidR="00B653AF">
        <w:rPr>
          <w:rStyle w:val="Marquedecommentaire"/>
        </w:rPr>
        <w:commentReference w:id="50"/>
      </w:r>
      <w:r w:rsidRPr="000217F6">
        <w:rPr>
          <w:lang w:val="en-US"/>
        </w:rPr>
        <w:t xml:space="preserve">for commercial fishing [8], tourism, and recreational activities, </w:t>
      </w:r>
      <w:commentRangeStart w:id="51"/>
      <w:r w:rsidRPr="000217F6">
        <w:rPr>
          <w:lang w:val="en-US"/>
        </w:rPr>
        <w:t>making it an area where anthropogenic impacts accumulate and affect seabird population dynamics and viability</w:t>
      </w:r>
      <w:r w:rsidR="000217F6">
        <w:rPr>
          <w:lang w:val="en-US"/>
        </w:rPr>
        <w:t xml:space="preserve"> </w:t>
      </w:r>
      <w:commentRangeEnd w:id="51"/>
      <w:r w:rsidR="00D231D3">
        <w:rPr>
          <w:rStyle w:val="Marquedecommentaire"/>
        </w:rPr>
        <w:commentReference w:id="51"/>
      </w:r>
      <w:r w:rsidRPr="000217F6">
        <w:rPr>
          <w:lang w:val="en-US"/>
        </w:rPr>
        <w:t>[2].</w:t>
      </w:r>
    </w:p>
    <w:p w14:paraId="5086586A" w14:textId="1CE09131" w:rsidR="00250898" w:rsidRPr="000217F6" w:rsidRDefault="00FD0452">
      <w:pPr>
        <w:ind w:left="12" w:right="53" w:firstLine="351"/>
        <w:rPr>
          <w:lang w:val="en-US"/>
        </w:rPr>
      </w:pPr>
      <w:r w:rsidRPr="000217F6">
        <w:rPr>
          <w:lang w:val="en-US"/>
        </w:rPr>
        <w:t xml:space="preserve">In addition to </w:t>
      </w:r>
      <w:ins w:id="52" w:author="Coline CANONNE" w:date="2024-06-06T19:06:00Z">
        <w:r w:rsidR="00D231D3">
          <w:rPr>
            <w:lang w:val="en-US"/>
          </w:rPr>
          <w:t xml:space="preserve">the </w:t>
        </w:r>
      </w:ins>
      <w:r w:rsidRPr="000217F6">
        <w:rPr>
          <w:lang w:val="en-US"/>
        </w:rPr>
        <w:t xml:space="preserve">existing threats, new human activities are planned in the Gulf of Lion, including offshore wind farm projects [19]. These projects </w:t>
      </w:r>
      <w:del w:id="53" w:author="Coline CANONNE" w:date="2024-06-06T19:06:00Z">
        <w:r w:rsidRPr="000217F6" w:rsidDel="00D231D3">
          <w:rPr>
            <w:lang w:val="en-US"/>
          </w:rPr>
          <w:delText xml:space="preserve">are </w:delText>
        </w:r>
      </w:del>
      <w:ins w:id="54" w:author="Coline CANONNE" w:date="2024-06-06T19:06:00Z">
        <w:r w:rsidR="00D231D3">
          <w:rPr>
            <w:lang w:val="en-US"/>
          </w:rPr>
          <w:t>form</w:t>
        </w:r>
        <w:r w:rsidR="00D231D3" w:rsidRPr="000217F6">
          <w:rPr>
            <w:lang w:val="en-US"/>
          </w:rPr>
          <w:t xml:space="preserve"> </w:t>
        </w:r>
      </w:ins>
      <w:r w:rsidRPr="000217F6">
        <w:rPr>
          <w:lang w:val="en-US"/>
        </w:rPr>
        <w:t xml:space="preserve">part of </w:t>
      </w:r>
      <w:del w:id="55" w:author="Coline CANONNE" w:date="2024-06-06T19:06:00Z">
        <w:r w:rsidRPr="000217F6" w:rsidDel="00D231D3">
          <w:rPr>
            <w:lang w:val="en-US"/>
          </w:rPr>
          <w:delText xml:space="preserve">the </w:delText>
        </w:r>
      </w:del>
      <w:ins w:id="56" w:author="Coline CANONNE" w:date="2024-06-06T19:06:00Z">
        <w:r w:rsidR="00D231D3">
          <w:rPr>
            <w:lang w:val="en-US"/>
          </w:rPr>
          <w:t>an</w:t>
        </w:r>
        <w:r w:rsidR="00D231D3" w:rsidRPr="000217F6">
          <w:rPr>
            <w:lang w:val="en-US"/>
          </w:rPr>
          <w:t xml:space="preserve"> </w:t>
        </w:r>
      </w:ins>
      <w:r w:rsidRPr="000217F6">
        <w:rPr>
          <w:lang w:val="en-US"/>
        </w:rPr>
        <w:t xml:space="preserve">international </w:t>
      </w:r>
      <w:del w:id="57" w:author="Coline CANONNE" w:date="2024-06-06T19:06:00Z">
        <w:r w:rsidRPr="000217F6" w:rsidDel="00D231D3">
          <w:rPr>
            <w:lang w:val="en-US"/>
          </w:rPr>
          <w:delText xml:space="preserve">effort </w:delText>
        </w:r>
      </w:del>
      <w:ins w:id="58" w:author="Coline CANONNE" w:date="2024-06-06T19:06:00Z">
        <w:r w:rsidR="00D231D3">
          <w:rPr>
            <w:lang w:val="en-US"/>
          </w:rPr>
          <w:t>initiative</w:t>
        </w:r>
        <w:r w:rsidR="00D231D3" w:rsidRPr="000217F6">
          <w:rPr>
            <w:lang w:val="en-US"/>
          </w:rPr>
          <w:t xml:space="preserve"> </w:t>
        </w:r>
      </w:ins>
      <w:r w:rsidRPr="000217F6">
        <w:rPr>
          <w:lang w:val="en-US"/>
        </w:rPr>
        <w:t xml:space="preserve">to develop renewable energy </w:t>
      </w:r>
      <w:ins w:id="59" w:author="Coline CANONNE" w:date="2024-06-06T19:06:00Z">
        <w:r w:rsidR="00D231D3">
          <w:rPr>
            <w:lang w:val="en-US"/>
          </w:rPr>
          <w:t>sources with the obj</w:t>
        </w:r>
      </w:ins>
      <w:ins w:id="60" w:author="Coline CANONNE" w:date="2024-06-06T19:07:00Z">
        <w:r w:rsidR="00D231D3">
          <w:rPr>
            <w:lang w:val="en-US"/>
          </w:rPr>
          <w:t xml:space="preserve">ective </w:t>
        </w:r>
      </w:ins>
      <w:r w:rsidRPr="000217F6">
        <w:rPr>
          <w:lang w:val="en-US"/>
        </w:rPr>
        <w:t xml:space="preserve">to mitigate </w:t>
      </w:r>
      <w:commentRangeStart w:id="61"/>
      <w:r w:rsidRPr="000217F6">
        <w:rPr>
          <w:lang w:val="en-US"/>
        </w:rPr>
        <w:t>climate</w:t>
      </w:r>
      <w:commentRangeEnd w:id="61"/>
      <w:r w:rsidR="00D231D3">
        <w:rPr>
          <w:rStyle w:val="Marquedecommentaire"/>
        </w:rPr>
        <w:commentReference w:id="61"/>
      </w:r>
      <w:r w:rsidRPr="000217F6">
        <w:rPr>
          <w:lang w:val="en-US"/>
        </w:rPr>
        <w:t xml:space="preserve"> change [20]. While offshore wind energy is expected to significantly contribute to renewable energy development, its impact on seabird populations is a major environmental concern [18, 21, 22, 23]. Offshore wind farms </w:t>
      </w:r>
      <w:del w:id="62" w:author="Coline CANONNE" w:date="2024-06-06T19:08:00Z">
        <w:r w:rsidRPr="000217F6" w:rsidDel="00D231D3">
          <w:rPr>
            <w:lang w:val="en-US"/>
          </w:rPr>
          <w:delText xml:space="preserve">affect </w:delText>
        </w:r>
      </w:del>
      <w:ins w:id="63" w:author="Coline CANONNE" w:date="2024-06-06T19:08:00Z">
        <w:r w:rsidR="00D231D3">
          <w:rPr>
            <w:lang w:val="en-US"/>
          </w:rPr>
          <w:t>have a detrimental impact on</w:t>
        </w:r>
        <w:r w:rsidR="00D231D3" w:rsidRPr="000217F6">
          <w:rPr>
            <w:lang w:val="en-US"/>
          </w:rPr>
          <w:t xml:space="preserve"> </w:t>
        </w:r>
      </w:ins>
      <w:proofErr w:type="gramStart"/>
      <w:r w:rsidRPr="000217F6">
        <w:rPr>
          <w:lang w:val="en-US"/>
        </w:rPr>
        <w:t>seabirds</w:t>
      </w:r>
      <w:proofErr w:type="gramEnd"/>
      <w:r w:rsidRPr="000217F6">
        <w:rPr>
          <w:lang w:val="en-US"/>
        </w:rPr>
        <w:t xml:space="preserve"> </w:t>
      </w:r>
      <w:ins w:id="64" w:author="Coline CANONNE" w:date="2024-06-06T19:09:00Z">
        <w:r w:rsidR="00D231D3">
          <w:rPr>
            <w:lang w:val="en-US"/>
          </w:rPr>
          <w:t xml:space="preserve">populations, </w:t>
        </w:r>
      </w:ins>
      <w:del w:id="65" w:author="Coline CANONNE" w:date="2024-06-06T19:09:00Z">
        <w:r w:rsidRPr="000217F6" w:rsidDel="00D231D3">
          <w:rPr>
            <w:lang w:val="en-US"/>
          </w:rPr>
          <w:delText>through direct collision mortality</w:delText>
        </w:r>
      </w:del>
      <w:ins w:id="66" w:author="Coline CANONNE" w:date="2024-06-06T19:09:00Z">
        <w:r w:rsidR="00D231D3">
          <w:rPr>
            <w:lang w:val="en-US"/>
          </w:rPr>
          <w:t xml:space="preserve">with mortality </w:t>
        </w:r>
      </w:ins>
      <w:ins w:id="67" w:author="Coline CANONNE" w:date="2024-06-06T19:10:00Z">
        <w:r w:rsidR="00D231D3">
          <w:rPr>
            <w:lang w:val="en-US"/>
          </w:rPr>
          <w:t xml:space="preserve">resulting from direct collisions with the turbines </w:t>
        </w:r>
      </w:ins>
      <w:del w:id="68" w:author="Coline CANONNE" w:date="2024-06-06T19:10:00Z">
        <w:r w:rsidRPr="000217F6" w:rsidDel="00D231D3">
          <w:rPr>
            <w:lang w:val="en-US"/>
          </w:rPr>
          <w:delText xml:space="preserve"> </w:delText>
        </w:r>
      </w:del>
      <w:r w:rsidRPr="000217F6">
        <w:rPr>
          <w:lang w:val="en-US"/>
        </w:rPr>
        <w:t xml:space="preserve">[21, 23] and through population displacement due to </w:t>
      </w:r>
      <w:ins w:id="69" w:author="Coline CANONNE" w:date="2024-06-06T19:11:00Z">
        <w:r w:rsidR="00D231D3">
          <w:rPr>
            <w:lang w:val="en-US"/>
          </w:rPr>
          <w:t xml:space="preserve">the </w:t>
        </w:r>
      </w:ins>
      <w:r w:rsidRPr="000217F6">
        <w:rPr>
          <w:lang w:val="en-US"/>
        </w:rPr>
        <w:t xml:space="preserve">disturbance </w:t>
      </w:r>
      <w:del w:id="70" w:author="Coline CANONNE" w:date="2024-06-06T19:11:00Z">
        <w:r w:rsidRPr="000217F6" w:rsidDel="00D231D3">
          <w:rPr>
            <w:lang w:val="en-US"/>
          </w:rPr>
          <w:delText xml:space="preserve">created </w:delText>
        </w:r>
      </w:del>
      <w:ins w:id="71" w:author="Coline CANONNE" w:date="2024-06-06T19:11:00Z">
        <w:r w:rsidR="00D231D3">
          <w:rPr>
            <w:lang w:val="en-US"/>
          </w:rPr>
          <w:t>caused</w:t>
        </w:r>
        <w:r w:rsidR="00D231D3" w:rsidRPr="000217F6">
          <w:rPr>
            <w:lang w:val="en-US"/>
          </w:rPr>
          <w:t xml:space="preserve"> </w:t>
        </w:r>
      </w:ins>
      <w:r w:rsidRPr="000217F6">
        <w:rPr>
          <w:lang w:val="en-US"/>
        </w:rPr>
        <w:t>by the wind turbines and associated activities [22, 23]. Furthermore,</w:t>
      </w:r>
    </w:p>
    <w:p w14:paraId="4CFABEE9" w14:textId="6717FC81" w:rsidR="00250898" w:rsidRPr="000217F6" w:rsidRDefault="00FD0452">
      <w:pPr>
        <w:ind w:left="20" w:right="53" w:hanging="8"/>
        <w:rPr>
          <w:lang w:val="en-US"/>
        </w:rPr>
      </w:pPr>
      <w:r w:rsidRPr="000217F6">
        <w:rPr>
          <w:lang w:val="en-US"/>
        </w:rPr>
        <w:t xml:space="preserve">wind farms alter the local ecosystem by changing wind and water circulation [24], transforming seabed communities [25], and restricting fishing activities [26]. These changes often make the area less attractive to seabirds, but in some cases, resources can become more abundant than they were </w:t>
      </w:r>
      <w:del w:id="72" w:author="Coline CANONNE" w:date="2024-06-06T19:13:00Z">
        <w:r w:rsidRPr="000217F6" w:rsidDel="00D231D3">
          <w:rPr>
            <w:lang w:val="en-US"/>
          </w:rPr>
          <w:delText xml:space="preserve">before </w:delText>
        </w:r>
      </w:del>
      <w:ins w:id="73" w:author="Coline CANONNE" w:date="2024-06-06T19:13:00Z">
        <w:r w:rsidR="00D231D3">
          <w:rPr>
            <w:lang w:val="en-US"/>
          </w:rPr>
          <w:t>prior to</w:t>
        </w:r>
        <w:r w:rsidR="00D231D3" w:rsidRPr="000217F6">
          <w:rPr>
            <w:lang w:val="en-US"/>
          </w:rPr>
          <w:t xml:space="preserve"> </w:t>
        </w:r>
      </w:ins>
      <w:r w:rsidRPr="000217F6">
        <w:rPr>
          <w:lang w:val="en-US"/>
        </w:rPr>
        <w:t>construction, increasing the area</w:t>
      </w:r>
      <w:ins w:id="74" w:author="Coline CANONNE" w:date="2024-06-06T19:13:00Z">
        <w:r w:rsidR="00D231D3">
          <w:rPr>
            <w:lang w:val="en-US"/>
          </w:rPr>
          <w:t>’s</w:t>
        </w:r>
      </w:ins>
      <w:r w:rsidRPr="000217F6">
        <w:rPr>
          <w:lang w:val="en-US"/>
        </w:rPr>
        <w:t xml:space="preserve"> attractiveness [27, 28]. </w:t>
      </w:r>
      <w:commentRangeStart w:id="75"/>
      <w:r w:rsidRPr="000217F6">
        <w:rPr>
          <w:lang w:val="en-US"/>
        </w:rPr>
        <w:t xml:space="preserve">However, this increase in wind farm use could provide new feeding opportunities for </w:t>
      </w:r>
      <w:r w:rsidRPr="000217F6">
        <w:rPr>
          <w:lang w:val="en-US"/>
        </w:rPr>
        <w:lastRenderedPageBreak/>
        <w:t>seabirds and in turn improve their population dynamics, it also increases the risk of collisions [28].</w:t>
      </w:r>
      <w:commentRangeEnd w:id="75"/>
      <w:r w:rsidR="00D231D3">
        <w:rPr>
          <w:rStyle w:val="Marquedecommentaire"/>
        </w:rPr>
        <w:commentReference w:id="75"/>
      </w:r>
    </w:p>
    <w:p w14:paraId="4A7AD9C5" w14:textId="6C21DC06" w:rsidR="00250898" w:rsidRPr="000217F6" w:rsidRDefault="00FD0452">
      <w:pPr>
        <w:ind w:left="12" w:right="53" w:firstLine="351"/>
        <w:rPr>
          <w:lang w:val="en-US"/>
        </w:rPr>
      </w:pPr>
      <w:r w:rsidRPr="000217F6">
        <w:rPr>
          <w:lang w:val="en-US"/>
        </w:rPr>
        <w:t>The best way to mitigate the future impact of wind farms on seabird populations in the Gulf of Lion is to integrate biodiversity consideration</w:t>
      </w:r>
      <w:ins w:id="76" w:author="Coline CANONNE" w:date="2024-06-06T19:25:00Z">
        <w:r w:rsidR="00744BED">
          <w:rPr>
            <w:lang w:val="en-US"/>
          </w:rPr>
          <w:t>s</w:t>
        </w:r>
      </w:ins>
      <w:r w:rsidRPr="000217F6">
        <w:rPr>
          <w:lang w:val="en-US"/>
        </w:rPr>
        <w:t xml:space="preserve"> into project design alongside technical and financial elements. The primary focus should be </w:t>
      </w:r>
      <w:del w:id="77" w:author="Coline CANONNE" w:date="2024-06-06T19:25:00Z">
        <w:r w:rsidRPr="000217F6" w:rsidDel="00744BED">
          <w:rPr>
            <w:lang w:val="en-US"/>
          </w:rPr>
          <w:delText xml:space="preserve">to </w:delText>
        </w:r>
      </w:del>
      <w:ins w:id="78" w:author="Coline CANONNE" w:date="2024-06-06T19:25:00Z">
        <w:r w:rsidR="00744BED">
          <w:rPr>
            <w:lang w:val="en-US"/>
          </w:rPr>
          <w:t>on</w:t>
        </w:r>
        <w:r w:rsidR="00744BED" w:rsidRPr="000217F6">
          <w:rPr>
            <w:lang w:val="en-US"/>
          </w:rPr>
          <w:t xml:space="preserve"> </w:t>
        </w:r>
      </w:ins>
      <w:r w:rsidRPr="000217F6">
        <w:rPr>
          <w:lang w:val="en-US"/>
        </w:rPr>
        <w:t>avoid</w:t>
      </w:r>
      <w:ins w:id="79" w:author="Coline CANONNE" w:date="2024-06-06T19:25:00Z">
        <w:r w:rsidR="00744BED">
          <w:rPr>
            <w:lang w:val="en-US"/>
          </w:rPr>
          <w:t>ing</w:t>
        </w:r>
      </w:ins>
      <w:r w:rsidRPr="000217F6">
        <w:rPr>
          <w:lang w:val="en-US"/>
        </w:rPr>
        <w:t xml:space="preserve"> important areas for seabirds [29]. This initial phase is indispensable and precedes all other measures aimed at minimizing wind farm impacts, or ultimately compensating for residual impacts. That is why a spatial assessment of seabirds’ vulnerability to these installations is essential. This requires understanding the spatial distribution of seabird species within the assessment area. However, a comprehensive assessment of seabird distribution at the scale of the Gulf of Lion has yet </w:t>
      </w:r>
      <w:del w:id="80" w:author="Coline CANONNE" w:date="2024-06-06T19:26:00Z">
        <w:r w:rsidRPr="000217F6" w:rsidDel="00744BED">
          <w:rPr>
            <w:lang w:val="en-US"/>
          </w:rPr>
          <w:delText>not been</w:delText>
        </w:r>
      </w:del>
      <w:ins w:id="81" w:author="Coline CANONNE" w:date="2024-06-06T19:26:00Z">
        <w:r w:rsidR="00744BED">
          <w:rPr>
            <w:lang w:val="en-US"/>
          </w:rPr>
          <w:t>to be</w:t>
        </w:r>
      </w:ins>
      <w:r w:rsidRPr="000217F6">
        <w:rPr>
          <w:lang w:val="en-US"/>
        </w:rPr>
        <w:t xml:space="preserve"> conducted. Previous studies have estimated seabird distribution in the French Mediterranean Exclusive Economic Zone (EEZ) [3, 30]. Still, these studies were either not conducted at the species level [3] or focused on only a few seabird species [30]. To be comprehensive, the assessment of species distribution should encompass a broader range of species than previous studies.</w:t>
      </w:r>
    </w:p>
    <w:p w14:paraId="66012E56" w14:textId="693B4BCB" w:rsidR="00250898" w:rsidRPr="000217F6" w:rsidRDefault="00FD0452" w:rsidP="00785316">
      <w:pPr>
        <w:ind w:left="12" w:right="53" w:firstLine="0"/>
        <w:rPr>
          <w:lang w:val="en-US"/>
        </w:rPr>
      </w:pPr>
      <w:r w:rsidRPr="000217F6">
        <w:rPr>
          <w:lang w:val="en-US"/>
        </w:rPr>
        <w:t xml:space="preserve">In the Gulf of Lion, several programs have collected data on seabirds from 2011 to 2023 [3, 31]. Most of the data consists of counts collected during boat or aerial surveys, each conducted with different protocols. These </w:t>
      </w:r>
      <w:commentRangeStart w:id="82"/>
      <w:r w:rsidRPr="000217F6">
        <w:rPr>
          <w:lang w:val="en-US"/>
        </w:rPr>
        <w:t xml:space="preserve">protocols </w:t>
      </w:r>
      <w:commentRangeEnd w:id="82"/>
      <w:r w:rsidR="00744BED">
        <w:rPr>
          <w:rStyle w:val="Marquedecommentaire"/>
        </w:rPr>
        <w:commentReference w:id="82"/>
      </w:r>
      <w:r w:rsidRPr="000217F6">
        <w:rPr>
          <w:lang w:val="en-US"/>
        </w:rPr>
        <w:t xml:space="preserve">vary, for example, in the number of observers and the counting platforms used. The probability of detecting species and individuals of a species at each site depends on the protocol used and </w:t>
      </w:r>
      <w:commentRangeStart w:id="83"/>
      <w:r w:rsidRPr="000217F6">
        <w:rPr>
          <w:lang w:val="en-US"/>
        </w:rPr>
        <w:t xml:space="preserve">differs for each </w:t>
      </w:r>
      <w:commentRangeEnd w:id="83"/>
      <w:r w:rsidR="00744BED">
        <w:rPr>
          <w:rStyle w:val="Marquedecommentaire"/>
        </w:rPr>
        <w:commentReference w:id="83"/>
      </w:r>
      <w:r w:rsidRPr="000217F6">
        <w:rPr>
          <w:lang w:val="en-US"/>
        </w:rPr>
        <w:t xml:space="preserve">survey [32, 33, 34]. Besides, for </w:t>
      </w:r>
      <w:ins w:id="84" w:author="Valentin Lauret" w:date="2024-06-06T15:19:00Z">
        <w:r w:rsidR="007C7BD3">
          <w:rPr>
            <w:lang w:val="en-US"/>
          </w:rPr>
          <w:t xml:space="preserve">some </w:t>
        </w:r>
      </w:ins>
      <w:del w:id="85" w:author="Valentin Lauret" w:date="2024-06-06T15:19:00Z">
        <w:r w:rsidRPr="000217F6" w:rsidDel="007C7BD3">
          <w:rPr>
            <w:lang w:val="en-US"/>
          </w:rPr>
          <w:delText xml:space="preserve">a few </w:delText>
        </w:r>
      </w:del>
      <w:r w:rsidRPr="000217F6">
        <w:rPr>
          <w:lang w:val="en-US"/>
        </w:rPr>
        <w:t xml:space="preserve">species GPS-tracking data </w:t>
      </w:r>
      <w:del w:id="86" w:author="Valentin Lauret" w:date="2024-06-06T15:19:00Z">
        <w:r w:rsidRPr="000217F6" w:rsidDel="007C7BD3">
          <w:rPr>
            <w:lang w:val="en-US"/>
          </w:rPr>
          <w:delText xml:space="preserve">is </w:delText>
        </w:r>
      </w:del>
      <w:ins w:id="87" w:author="Valentin Lauret" w:date="2024-06-06T15:19:00Z">
        <w:r w:rsidR="007C7BD3">
          <w:rPr>
            <w:lang w:val="en-US"/>
          </w:rPr>
          <w:t>are</w:t>
        </w:r>
        <w:r w:rsidR="007C7BD3" w:rsidRPr="000217F6">
          <w:rPr>
            <w:lang w:val="en-US"/>
          </w:rPr>
          <w:t xml:space="preserve"> </w:t>
        </w:r>
      </w:ins>
      <w:r w:rsidRPr="000217F6">
        <w:rPr>
          <w:lang w:val="en-US"/>
        </w:rPr>
        <w:t xml:space="preserve">now also available. GPS-tracking involves </w:t>
      </w:r>
      <w:del w:id="88" w:author="Coline CANONNE" w:date="2024-06-06T19:31:00Z">
        <w:r w:rsidRPr="000217F6" w:rsidDel="00744BED">
          <w:rPr>
            <w:lang w:val="en-US"/>
          </w:rPr>
          <w:delText xml:space="preserve">remotely </w:delText>
        </w:r>
      </w:del>
      <w:ins w:id="89" w:author="Coline CANONNE" w:date="2024-06-06T19:31:00Z">
        <w:r w:rsidR="00744BED">
          <w:rPr>
            <w:lang w:val="en-US"/>
          </w:rPr>
          <w:t>the remote</w:t>
        </w:r>
        <w:r w:rsidR="00744BED" w:rsidRPr="000217F6">
          <w:rPr>
            <w:lang w:val="en-US"/>
          </w:rPr>
          <w:t xml:space="preserve"> </w:t>
        </w:r>
      </w:ins>
      <w:r w:rsidRPr="000217F6">
        <w:rPr>
          <w:lang w:val="en-US"/>
        </w:rPr>
        <w:t xml:space="preserve">recording </w:t>
      </w:r>
      <w:ins w:id="90" w:author="Coline CANONNE" w:date="2024-06-06T19:32:00Z">
        <w:r w:rsidR="00744BED">
          <w:rPr>
            <w:lang w:val="en-US"/>
          </w:rPr>
          <w:t xml:space="preserve">of </w:t>
        </w:r>
      </w:ins>
      <w:r w:rsidRPr="000217F6">
        <w:rPr>
          <w:lang w:val="en-US"/>
        </w:rPr>
        <w:t>bird locations using a small device worn by the bird that utilizes the Global Positioning System</w:t>
      </w:r>
      <w:r w:rsidR="00785316">
        <w:rPr>
          <w:lang w:val="en-US"/>
        </w:rPr>
        <w:t xml:space="preserve"> </w:t>
      </w:r>
      <w:r w:rsidR="00785316" w:rsidRPr="000217F6">
        <w:rPr>
          <w:lang w:val="en-US"/>
        </w:rPr>
        <w:t>(</w:t>
      </w:r>
      <w:commentRangeStart w:id="91"/>
      <w:r w:rsidR="00785316" w:rsidRPr="000217F6">
        <w:rPr>
          <w:lang w:val="en-US"/>
        </w:rPr>
        <w:t>GPS</w:t>
      </w:r>
      <w:commentRangeEnd w:id="91"/>
      <w:r w:rsidR="007C7BD3">
        <w:rPr>
          <w:rStyle w:val="Marquedecommentaire"/>
        </w:rPr>
        <w:commentReference w:id="91"/>
      </w:r>
      <w:r w:rsidR="00785316" w:rsidRPr="000217F6">
        <w:rPr>
          <w:lang w:val="en-US"/>
        </w:rPr>
        <w:t xml:space="preserve">). This technology provides data on the bird’s longitude, latitude, speed, and </w:t>
      </w:r>
      <w:commentRangeStart w:id="92"/>
      <w:r w:rsidR="00785316" w:rsidRPr="000217F6">
        <w:rPr>
          <w:lang w:val="en-US"/>
        </w:rPr>
        <w:t>direction</w:t>
      </w:r>
      <w:commentRangeEnd w:id="92"/>
      <w:r w:rsidR="007C7BD3">
        <w:rPr>
          <w:rStyle w:val="Marquedecommentaire"/>
        </w:rPr>
        <w:commentReference w:id="92"/>
      </w:r>
      <w:r w:rsidR="00785316" w:rsidRPr="000217F6">
        <w:rPr>
          <w:lang w:val="en-US"/>
        </w:rPr>
        <w:t>.</w:t>
      </w:r>
      <w:commentRangeStart w:id="93"/>
      <w:r w:rsidR="00785316" w:rsidRPr="000217F6">
        <w:rPr>
          <w:lang w:val="en-US"/>
        </w:rPr>
        <w:t xml:space="preserve"> </w:t>
      </w:r>
      <w:commentRangeEnd w:id="93"/>
      <w:r w:rsidR="00744BED">
        <w:rPr>
          <w:rStyle w:val="Marquedecommentaire"/>
        </w:rPr>
        <w:commentReference w:id="93"/>
      </w:r>
      <w:r w:rsidR="00785316" w:rsidRPr="000217F6">
        <w:rPr>
          <w:lang w:val="en-US"/>
        </w:rPr>
        <w:t xml:space="preserve">Current assessments rely on single dataset approaches, </w:t>
      </w:r>
      <w:del w:id="94" w:author="Coline CANONNE" w:date="2024-06-06T19:34:00Z">
        <w:r w:rsidR="00785316" w:rsidRPr="000217F6" w:rsidDel="00744BED">
          <w:rPr>
            <w:lang w:val="en-US"/>
          </w:rPr>
          <w:delText xml:space="preserve">and </w:delText>
        </w:r>
      </w:del>
      <w:ins w:id="95" w:author="Coline CANONNE" w:date="2024-06-06T19:34:00Z">
        <w:r w:rsidR="00744BED">
          <w:rPr>
            <w:lang w:val="en-US"/>
          </w:rPr>
          <w:t>with each</w:t>
        </w:r>
        <w:r w:rsidR="00744BED" w:rsidRPr="000217F6">
          <w:rPr>
            <w:lang w:val="en-US"/>
          </w:rPr>
          <w:t xml:space="preserve"> </w:t>
        </w:r>
      </w:ins>
      <w:del w:id="96" w:author="Coline CANONNE" w:date="2024-06-06T19:34:00Z">
        <w:r w:rsidR="00785316" w:rsidRPr="000217F6" w:rsidDel="00744BED">
          <w:rPr>
            <w:lang w:val="en-US"/>
          </w:rPr>
          <w:delText>datasets</w:delText>
        </w:r>
      </w:del>
      <w:ins w:id="97" w:author="Coline CANONNE" w:date="2024-06-06T19:34:00Z">
        <w:r w:rsidR="00744BED" w:rsidRPr="000217F6">
          <w:rPr>
            <w:lang w:val="en-US"/>
          </w:rPr>
          <w:t>dataset</w:t>
        </w:r>
      </w:ins>
      <w:r w:rsidR="00785316" w:rsidRPr="000217F6">
        <w:rPr>
          <w:lang w:val="en-US"/>
        </w:rPr>
        <w:t xml:space="preserve"> </w:t>
      </w:r>
      <w:del w:id="98" w:author="Coline CANONNE" w:date="2024-06-06T19:34:00Z">
        <w:r w:rsidR="00785316" w:rsidRPr="000217F6" w:rsidDel="00744BED">
          <w:rPr>
            <w:lang w:val="en-US"/>
          </w:rPr>
          <w:delText xml:space="preserve">are </w:delText>
        </w:r>
      </w:del>
      <w:r w:rsidR="00785316" w:rsidRPr="000217F6">
        <w:rPr>
          <w:lang w:val="en-US"/>
        </w:rPr>
        <w:t xml:space="preserve">analyzed separately even though they measure the same process. </w:t>
      </w:r>
      <w:commentRangeStart w:id="99"/>
      <w:r w:rsidR="00785316" w:rsidRPr="000217F6">
        <w:rPr>
          <w:lang w:val="en-US"/>
        </w:rPr>
        <w:t xml:space="preserve">Taking </w:t>
      </w:r>
      <w:commentRangeEnd w:id="99"/>
      <w:r w:rsidR="00744BED">
        <w:rPr>
          <w:rStyle w:val="Marquedecommentaire"/>
        </w:rPr>
        <w:commentReference w:id="99"/>
      </w:r>
      <w:r w:rsidR="00785316" w:rsidRPr="000217F6">
        <w:rPr>
          <w:lang w:val="en-US"/>
        </w:rPr>
        <w:t xml:space="preserve">only one dataset </w:t>
      </w:r>
      <w:proofErr w:type="gramStart"/>
      <w:r w:rsidR="00785316" w:rsidRPr="000217F6">
        <w:rPr>
          <w:lang w:val="en-US"/>
        </w:rPr>
        <w:t>offer</w:t>
      </w:r>
      <w:proofErr w:type="gramEnd"/>
      <w:r w:rsidR="00785316" w:rsidRPr="000217F6">
        <w:rPr>
          <w:lang w:val="en-US"/>
        </w:rPr>
        <w:t xml:space="preserve"> limited information on a given species. Furthermore, data sources build on different technologies </w:t>
      </w:r>
      <w:commentRangeStart w:id="100"/>
      <w:r w:rsidR="00785316" w:rsidRPr="000217F6">
        <w:rPr>
          <w:lang w:val="en-US"/>
        </w:rPr>
        <w:t xml:space="preserve">give </w:t>
      </w:r>
      <w:commentRangeEnd w:id="100"/>
      <w:r w:rsidR="00A27BB0">
        <w:rPr>
          <w:rStyle w:val="Marquedecommentaire"/>
        </w:rPr>
        <w:commentReference w:id="100"/>
      </w:r>
      <w:r w:rsidR="00785316" w:rsidRPr="000217F6">
        <w:rPr>
          <w:lang w:val="en-US"/>
        </w:rPr>
        <w:t xml:space="preserve">access to </w:t>
      </w:r>
      <w:del w:id="101" w:author="Valentin Lauret" w:date="2024-06-06T15:20:00Z">
        <w:r w:rsidR="00785316" w:rsidRPr="000217F6" w:rsidDel="007C7BD3">
          <w:rPr>
            <w:lang w:val="en-US"/>
          </w:rPr>
          <w:delText xml:space="preserve">different </w:delText>
        </w:r>
      </w:del>
      <w:ins w:id="102" w:author="Valentin Lauret" w:date="2024-06-06T15:20:00Z">
        <w:r w:rsidR="007C7BD3">
          <w:rPr>
            <w:lang w:val="en-US"/>
          </w:rPr>
          <w:t>complementary</w:t>
        </w:r>
        <w:r w:rsidR="007C7BD3" w:rsidRPr="000217F6">
          <w:rPr>
            <w:lang w:val="en-US"/>
          </w:rPr>
          <w:t xml:space="preserve"> </w:t>
        </w:r>
      </w:ins>
      <w:r w:rsidR="00785316" w:rsidRPr="000217F6">
        <w:rPr>
          <w:lang w:val="en-US"/>
        </w:rPr>
        <w:t xml:space="preserve">information concerning the same ecological process. </w:t>
      </w:r>
      <w:commentRangeStart w:id="103"/>
      <w:r w:rsidR="00785316" w:rsidRPr="000217F6">
        <w:rPr>
          <w:lang w:val="en-US"/>
        </w:rPr>
        <w:t xml:space="preserve">Combining </w:t>
      </w:r>
      <w:commentRangeEnd w:id="103"/>
      <w:r w:rsidR="00A27BB0">
        <w:rPr>
          <w:rStyle w:val="Marquedecommentaire"/>
        </w:rPr>
        <w:commentReference w:id="103"/>
      </w:r>
      <w:r w:rsidR="00785316" w:rsidRPr="000217F6">
        <w:rPr>
          <w:lang w:val="en-US"/>
        </w:rPr>
        <w:t>all these data in a single analysis will allow us to have a comprehensive and accurate assessment of seabird distribution.</w:t>
      </w:r>
    </w:p>
    <w:p w14:paraId="0DC7F964" w14:textId="0A8571F4" w:rsidR="00250898" w:rsidRPr="000217F6" w:rsidRDefault="00FD0452">
      <w:pPr>
        <w:ind w:left="12" w:right="53" w:firstLine="351"/>
        <w:rPr>
          <w:lang w:val="en-US"/>
        </w:rPr>
      </w:pPr>
      <w:r w:rsidRPr="000217F6">
        <w:rPr>
          <w:lang w:val="en-US"/>
        </w:rPr>
        <w:t xml:space="preserve">The most reliable method </w:t>
      </w:r>
      <w:commentRangeStart w:id="104"/>
      <w:r w:rsidRPr="000217F6">
        <w:rPr>
          <w:lang w:val="en-US"/>
        </w:rPr>
        <w:t xml:space="preserve">to combine several data sources </w:t>
      </w:r>
      <w:commentRangeEnd w:id="104"/>
      <w:r w:rsidR="00A27BB0">
        <w:rPr>
          <w:rStyle w:val="Marquedecommentaire"/>
        </w:rPr>
        <w:commentReference w:id="104"/>
      </w:r>
      <w:r w:rsidRPr="000217F6">
        <w:rPr>
          <w:lang w:val="en-US"/>
        </w:rPr>
        <w:t>is to develop so-</w:t>
      </w:r>
      <w:proofErr w:type="gramStart"/>
      <w:r w:rsidRPr="000217F6">
        <w:rPr>
          <w:lang w:val="en-US"/>
        </w:rPr>
        <w:t>called ”integrated</w:t>
      </w:r>
      <w:proofErr w:type="gramEnd"/>
      <w:r w:rsidRPr="000217F6">
        <w:rPr>
          <w:lang w:val="en-US"/>
        </w:rPr>
        <w:t xml:space="preserve"> species distribution models” [35, 36, 37]. Integrated species distribution models allow to take detection and protocol differences into account [35, 36, 37]. Integrated models </w:t>
      </w:r>
      <w:commentRangeStart w:id="105"/>
      <w:r w:rsidRPr="000217F6">
        <w:rPr>
          <w:lang w:val="en-US"/>
        </w:rPr>
        <w:t xml:space="preserve">are often </w:t>
      </w:r>
      <w:commentRangeEnd w:id="105"/>
      <w:r w:rsidR="00A27BB0">
        <w:rPr>
          <w:rStyle w:val="Marquedecommentaire"/>
        </w:rPr>
        <w:commentReference w:id="105"/>
      </w:r>
      <w:r w:rsidRPr="000217F6">
        <w:rPr>
          <w:lang w:val="en-US"/>
        </w:rPr>
        <w:t xml:space="preserve">hierarchical models [36], </w:t>
      </w:r>
      <w:proofErr w:type="gramStart"/>
      <w:r w:rsidRPr="000217F6">
        <w:rPr>
          <w:lang w:val="en-US"/>
        </w:rPr>
        <w:t>i.e.</w:t>
      </w:r>
      <w:proofErr w:type="gramEnd"/>
      <w:r w:rsidRPr="000217F6">
        <w:rPr>
          <w:lang w:val="en-US"/>
        </w:rPr>
        <w:t xml:space="preserve"> a sequence of related models ordered </w:t>
      </w:r>
      <w:ins w:id="106" w:author="Coline CANONNE" w:date="2024-06-07T10:05:00Z">
        <w:r w:rsidR="00727821" w:rsidRPr="00727821">
          <w:rPr>
            <w:lang w:val="en-US"/>
          </w:rPr>
          <w:t xml:space="preserve">according to </w:t>
        </w:r>
      </w:ins>
      <w:del w:id="107" w:author="Coline CANONNE" w:date="2024-06-07T10:05:00Z">
        <w:r w:rsidRPr="000217F6" w:rsidDel="00727821">
          <w:rPr>
            <w:lang w:val="en-US"/>
          </w:rPr>
          <w:delText xml:space="preserve">by </w:delText>
        </w:r>
      </w:del>
      <w:r w:rsidRPr="000217F6">
        <w:rPr>
          <w:lang w:val="en-US"/>
        </w:rPr>
        <w:t xml:space="preserve">their conditional probability structure [34]. In hierarchical models, there are one or more intermediate levels involving latent variables. In our case, the models </w:t>
      </w:r>
      <w:del w:id="108" w:author="Coline CANONNE" w:date="2024-06-06T19:41:00Z">
        <w:r w:rsidRPr="000217F6" w:rsidDel="00A27BB0">
          <w:rPr>
            <w:lang w:val="en-US"/>
          </w:rPr>
          <w:delText xml:space="preserve">have </w:delText>
        </w:r>
      </w:del>
      <w:ins w:id="109" w:author="Coline CANONNE" w:date="2024-06-06T19:41:00Z">
        <w:r w:rsidR="00A27BB0">
          <w:rPr>
            <w:lang w:val="en-US"/>
          </w:rPr>
          <w:t xml:space="preserve">comprise two </w:t>
        </w:r>
      </w:ins>
      <w:ins w:id="110" w:author="Coline CANONNE" w:date="2024-06-07T09:36:00Z">
        <w:r w:rsidR="00643831">
          <w:rPr>
            <w:lang w:val="en-US"/>
          </w:rPr>
          <w:t>components</w:t>
        </w:r>
      </w:ins>
      <w:ins w:id="111" w:author="Coline CANONNE" w:date="2024-06-06T19:41:00Z">
        <w:r w:rsidR="00A27BB0">
          <w:rPr>
            <w:lang w:val="en-US"/>
          </w:rPr>
          <w:t xml:space="preserve">: one </w:t>
        </w:r>
      </w:ins>
      <w:ins w:id="112" w:author="Coline CANONNE" w:date="2024-06-07T09:35:00Z">
        <w:r w:rsidR="00643831">
          <w:rPr>
            <w:lang w:val="en-US"/>
          </w:rPr>
          <w:t xml:space="preserve">for </w:t>
        </w:r>
      </w:ins>
      <w:del w:id="113" w:author="Coline CANONNE" w:date="2024-06-06T19:41:00Z">
        <w:r w:rsidRPr="000217F6" w:rsidDel="00A27BB0">
          <w:rPr>
            <w:lang w:val="en-US"/>
          </w:rPr>
          <w:delText xml:space="preserve">a component for the </w:delText>
        </w:r>
      </w:del>
      <w:r w:rsidRPr="000217F6">
        <w:rPr>
          <w:lang w:val="en-US"/>
        </w:rPr>
        <w:t>observations and</w:t>
      </w:r>
      <w:del w:id="114" w:author="Coline CANONNE" w:date="2024-06-06T19:41:00Z">
        <w:r w:rsidRPr="000217F6" w:rsidDel="00A27BB0">
          <w:rPr>
            <w:lang w:val="en-US"/>
          </w:rPr>
          <w:delText xml:space="preserve"> a component </w:delText>
        </w:r>
      </w:del>
      <w:ins w:id="115" w:author="Coline CANONNE" w:date="2024-06-06T19:41:00Z">
        <w:r w:rsidR="00A27BB0">
          <w:rPr>
            <w:lang w:val="en-US"/>
          </w:rPr>
          <w:t xml:space="preserve"> anoth</w:t>
        </w:r>
      </w:ins>
      <w:ins w:id="116" w:author="Coline CANONNE" w:date="2024-06-06T19:42:00Z">
        <w:r w:rsidR="00A27BB0">
          <w:rPr>
            <w:lang w:val="en-US"/>
          </w:rPr>
          <w:t xml:space="preserve">er </w:t>
        </w:r>
      </w:ins>
      <w:r w:rsidRPr="000217F6">
        <w:rPr>
          <w:lang w:val="en-US"/>
        </w:rPr>
        <w:t xml:space="preserve">for the ecological state of </w:t>
      </w:r>
      <w:del w:id="117" w:author="Coline CANONNE" w:date="2024-06-06T19:42:00Z">
        <w:r w:rsidRPr="000217F6" w:rsidDel="00A27BB0">
          <w:rPr>
            <w:lang w:val="en-US"/>
          </w:rPr>
          <w:delText xml:space="preserve">our </w:delText>
        </w:r>
      </w:del>
      <w:ins w:id="118" w:author="Coline CANONNE" w:date="2024-06-06T19:42:00Z">
        <w:r w:rsidR="00A27BB0">
          <w:rPr>
            <w:lang w:val="en-US"/>
          </w:rPr>
          <w:t>the</w:t>
        </w:r>
        <w:r w:rsidR="00A27BB0" w:rsidRPr="000217F6">
          <w:rPr>
            <w:lang w:val="en-US"/>
          </w:rPr>
          <w:t xml:space="preserve"> </w:t>
        </w:r>
      </w:ins>
      <w:r w:rsidRPr="000217F6">
        <w:rPr>
          <w:lang w:val="en-US"/>
        </w:rPr>
        <w:t xml:space="preserve">system [36, 34]. The component for the observation is different for </w:t>
      </w:r>
      <w:r w:rsidRPr="000217F6">
        <w:rPr>
          <w:lang w:val="en-US"/>
        </w:rPr>
        <w:lastRenderedPageBreak/>
        <w:t>each data source</w:t>
      </w:r>
      <w:del w:id="119" w:author="Coline CANONNE" w:date="2024-06-07T09:36:00Z">
        <w:r w:rsidRPr="000217F6" w:rsidDel="00643831">
          <w:rPr>
            <w:lang w:val="en-US"/>
          </w:rPr>
          <w:delText>s</w:delText>
        </w:r>
      </w:del>
      <w:r w:rsidRPr="000217F6">
        <w:rPr>
          <w:lang w:val="en-US"/>
        </w:rPr>
        <w:t xml:space="preserve">, while the component for the ecological state is the </w:t>
      </w:r>
      <w:commentRangeStart w:id="120"/>
      <w:r w:rsidRPr="000217F6">
        <w:rPr>
          <w:lang w:val="en-US"/>
        </w:rPr>
        <w:t xml:space="preserve">same </w:t>
      </w:r>
      <w:commentRangeEnd w:id="120"/>
      <w:r w:rsidR="00643831">
        <w:rPr>
          <w:rStyle w:val="Marquedecommentaire"/>
        </w:rPr>
        <w:commentReference w:id="120"/>
      </w:r>
      <w:r w:rsidRPr="000217F6">
        <w:rPr>
          <w:lang w:val="en-US"/>
        </w:rPr>
        <w:t xml:space="preserve">across all data sources. </w:t>
      </w:r>
      <w:commentRangeStart w:id="121"/>
      <w:r w:rsidRPr="000217F6">
        <w:rPr>
          <w:lang w:val="en-US"/>
        </w:rPr>
        <w:t>The idea is that each observation protocol gives a different representation of the same reality.</w:t>
      </w:r>
      <w:commentRangeEnd w:id="121"/>
      <w:r w:rsidR="00643831">
        <w:rPr>
          <w:rStyle w:val="Marquedecommentaire"/>
        </w:rPr>
        <w:commentReference w:id="121"/>
      </w:r>
    </w:p>
    <w:p w14:paraId="4BB72135" w14:textId="77777777" w:rsidR="00250898" w:rsidRPr="000217F6" w:rsidRDefault="00FD0452">
      <w:pPr>
        <w:ind w:left="12" w:right="53" w:firstLine="351"/>
        <w:rPr>
          <w:lang w:val="en-US"/>
        </w:rPr>
      </w:pPr>
      <w:r w:rsidRPr="000217F6">
        <w:rPr>
          <w:lang w:val="en-US"/>
        </w:rPr>
        <w:t xml:space="preserve">Compared to models </w:t>
      </w:r>
      <w:commentRangeStart w:id="122"/>
      <w:r w:rsidRPr="000217F6">
        <w:rPr>
          <w:lang w:val="en-US"/>
        </w:rPr>
        <w:t xml:space="preserve">based </w:t>
      </w:r>
      <w:commentRangeEnd w:id="122"/>
      <w:r w:rsidR="00643831">
        <w:rPr>
          <w:rStyle w:val="Marquedecommentaire"/>
        </w:rPr>
        <w:commentReference w:id="122"/>
      </w:r>
      <w:r w:rsidRPr="000217F6">
        <w:rPr>
          <w:lang w:val="en-US"/>
        </w:rPr>
        <w:t xml:space="preserve">on a single data source, integrated models present several major advantages, with the primary one being enhanced accuracy in estimating ecological parameters of interest [38, 34]. Sometimes, they enable to estimate additional parameters </w:t>
      </w:r>
      <w:commentRangeStart w:id="123"/>
      <w:r w:rsidRPr="000217F6">
        <w:rPr>
          <w:lang w:val="en-US"/>
        </w:rPr>
        <w:t xml:space="preserve">not </w:t>
      </w:r>
      <w:commentRangeEnd w:id="123"/>
      <w:r w:rsidR="00643831">
        <w:rPr>
          <w:rStyle w:val="Marquedecommentaire"/>
        </w:rPr>
        <w:commentReference w:id="123"/>
      </w:r>
      <w:r w:rsidRPr="000217F6">
        <w:rPr>
          <w:lang w:val="en-US"/>
        </w:rPr>
        <w:t>attainable through separate analyses of each data source or to have a broadened spatial and temporal coverage of the studied population [39, 37].</w:t>
      </w:r>
    </w:p>
    <w:p w14:paraId="4B81CAB7" w14:textId="50DAEC58" w:rsidR="00250898" w:rsidRPr="000217F6" w:rsidRDefault="00FD0452">
      <w:pPr>
        <w:spacing w:after="1" w:line="330" w:lineRule="auto"/>
        <w:ind w:left="12" w:firstLine="350"/>
        <w:jc w:val="left"/>
        <w:rPr>
          <w:lang w:val="en-US"/>
        </w:rPr>
      </w:pPr>
      <w:commentRangeStart w:id="124"/>
      <w:r w:rsidRPr="000217F6">
        <w:rPr>
          <w:lang w:val="en-US"/>
        </w:rPr>
        <w:t xml:space="preserve">Depending </w:t>
      </w:r>
      <w:commentRangeEnd w:id="124"/>
      <w:r w:rsidR="00643831">
        <w:rPr>
          <w:rStyle w:val="Marquedecommentaire"/>
        </w:rPr>
        <w:commentReference w:id="124"/>
      </w:r>
      <w:r w:rsidRPr="000217F6">
        <w:rPr>
          <w:lang w:val="en-US"/>
        </w:rPr>
        <w:t xml:space="preserve">on the available data and the specific ecological question, different classes of species distribution models can be employed. Occupancy models [34, 32, 40] </w:t>
      </w:r>
      <w:del w:id="125" w:author="Valentin Lauret" w:date="2024-06-06T15:23:00Z">
        <w:r w:rsidRPr="000217F6" w:rsidDel="00BD52D5">
          <w:rPr>
            <w:lang w:val="en-US"/>
          </w:rPr>
          <w:delText xml:space="preserve">are suitable to </w:delText>
        </w:r>
      </w:del>
      <w:r w:rsidRPr="000217F6">
        <w:rPr>
          <w:lang w:val="en-US"/>
        </w:rPr>
        <w:t xml:space="preserve">use </w:t>
      </w:r>
      <w:del w:id="126" w:author="Valentin Lauret" w:date="2024-06-06T15:23:00Z">
        <w:r w:rsidRPr="000217F6" w:rsidDel="00BD52D5">
          <w:rPr>
            <w:lang w:val="en-US"/>
          </w:rPr>
          <w:delText xml:space="preserve">for </w:delText>
        </w:r>
      </w:del>
      <w:r w:rsidRPr="000217F6">
        <w:rPr>
          <w:lang w:val="en-US"/>
        </w:rPr>
        <w:t>detection/non-detection data</w:t>
      </w:r>
      <w:ins w:id="127" w:author="Valentin Lauret" w:date="2024-06-06T15:23:00Z">
        <w:r w:rsidR="00BD52D5">
          <w:rPr>
            <w:lang w:val="en-US"/>
          </w:rPr>
          <w:t xml:space="preserve"> to estimate </w:t>
        </w:r>
      </w:ins>
      <w:del w:id="128" w:author="Valentin Lauret" w:date="2024-06-06T15:23:00Z">
        <w:r w:rsidRPr="000217F6" w:rsidDel="00BD52D5">
          <w:rPr>
            <w:lang w:val="en-US"/>
          </w:rPr>
          <w:delText xml:space="preserve">, or if the ecological focus is on the </w:delText>
        </w:r>
      </w:del>
      <w:r w:rsidRPr="000217F6">
        <w:rPr>
          <w:lang w:val="en-US"/>
        </w:rPr>
        <w:t xml:space="preserve">occurrence probability of a species at a site on a defined area. When count data are available and the ecological focus is on the abundance of a species at each site, N-mixture models can be utilized [34, 33, 41]. To guide public policy or understand species distribution, occupancy models are </w:t>
      </w:r>
      <w:ins w:id="129" w:author="Coline CANONNE" w:date="2024-06-07T09:42:00Z">
        <w:r w:rsidR="00643831">
          <w:rPr>
            <w:lang w:val="en-US"/>
          </w:rPr>
          <w:t>usu</w:t>
        </w:r>
      </w:ins>
      <w:ins w:id="130" w:author="Coline CANONNE" w:date="2024-06-07T09:43:00Z">
        <w:r w:rsidR="00643831">
          <w:rPr>
            <w:lang w:val="en-US"/>
          </w:rPr>
          <w:t xml:space="preserve">ally </w:t>
        </w:r>
      </w:ins>
      <w:r w:rsidRPr="000217F6">
        <w:rPr>
          <w:lang w:val="en-US"/>
        </w:rPr>
        <w:t xml:space="preserve">more widely used than N-mixture models [42], mainly because detection/non-detection data are more frequently available, </w:t>
      </w:r>
      <w:commentRangeStart w:id="131"/>
      <w:r w:rsidRPr="000217F6">
        <w:rPr>
          <w:lang w:val="en-US"/>
        </w:rPr>
        <w:t>due to their lower cost</w:t>
      </w:r>
      <w:commentRangeEnd w:id="131"/>
      <w:r w:rsidR="00643831">
        <w:rPr>
          <w:rStyle w:val="Marquedecommentaire"/>
        </w:rPr>
        <w:commentReference w:id="131"/>
      </w:r>
      <w:r w:rsidRPr="000217F6">
        <w:rPr>
          <w:lang w:val="en-US"/>
        </w:rPr>
        <w:t xml:space="preserve">. Count data contain more information than detection / non-detection data, thus one would expect the power to detect spatial changes to be stronger for </w:t>
      </w:r>
      <w:del w:id="132" w:author="Valentin Lauret" w:date="2024-06-06T15:24:00Z">
        <w:r w:rsidRPr="000217F6" w:rsidDel="00BD52D5">
          <w:rPr>
            <w:lang w:val="en-US"/>
          </w:rPr>
          <w:delText xml:space="preserve">count data. For this reason, </w:delText>
        </w:r>
      </w:del>
      <w:r w:rsidRPr="000217F6">
        <w:rPr>
          <w:lang w:val="en-US"/>
        </w:rPr>
        <w:t xml:space="preserve">N-mixture models </w:t>
      </w:r>
      <w:ins w:id="133" w:author="Valentin Lauret" w:date="2024-06-06T15:24:00Z">
        <w:r w:rsidR="00BD52D5">
          <w:rPr>
            <w:lang w:val="en-US"/>
          </w:rPr>
          <w:t xml:space="preserve">that </w:t>
        </w:r>
      </w:ins>
      <w:r w:rsidRPr="000217F6">
        <w:rPr>
          <w:lang w:val="en-US"/>
        </w:rPr>
        <w:t xml:space="preserve">can provide more detailed information on spatial process than occupancy models. But, in some cases occupancy models </w:t>
      </w:r>
      <w:del w:id="134" w:author="Coline CANONNE" w:date="2024-06-07T09:45:00Z">
        <w:r w:rsidRPr="000217F6" w:rsidDel="0049036E">
          <w:rPr>
            <w:lang w:val="en-US"/>
          </w:rPr>
          <w:delText xml:space="preserve">might </w:delText>
        </w:r>
      </w:del>
      <w:ins w:id="135" w:author="Coline CANONNE" w:date="2024-06-07T09:45:00Z">
        <w:r w:rsidR="0049036E">
          <w:rPr>
            <w:lang w:val="en-US"/>
          </w:rPr>
          <w:t>may</w:t>
        </w:r>
        <w:r w:rsidR="0049036E" w:rsidRPr="000217F6">
          <w:rPr>
            <w:lang w:val="en-US"/>
          </w:rPr>
          <w:t xml:space="preserve"> </w:t>
        </w:r>
      </w:ins>
      <w:r w:rsidRPr="000217F6">
        <w:rPr>
          <w:lang w:val="en-US"/>
        </w:rPr>
        <w:t xml:space="preserve">be sufficient and could even serve as a surrogate for abundance estimation [43], particularly for rare species with low density [44]. However, this is less likely to be the case for seabirds, that are neither rare </w:t>
      </w:r>
      <w:ins w:id="136" w:author="Coline CANONNE" w:date="2024-06-07T09:46:00Z">
        <w:r w:rsidR="0049036E">
          <w:rPr>
            <w:lang w:val="en-US"/>
          </w:rPr>
          <w:t>n</w:t>
        </w:r>
      </w:ins>
      <w:r w:rsidRPr="000217F6">
        <w:rPr>
          <w:lang w:val="en-US"/>
        </w:rPr>
        <w:t>or at</w:t>
      </w:r>
      <w:ins w:id="137" w:author="Coline CANONNE" w:date="2024-06-07T09:46:00Z">
        <w:r w:rsidR="0049036E">
          <w:rPr>
            <w:lang w:val="en-US"/>
          </w:rPr>
          <w:t xml:space="preserve"> </w:t>
        </w:r>
      </w:ins>
      <w:del w:id="138" w:author="Coline CANONNE" w:date="2024-06-07T09:46:00Z">
        <w:r w:rsidRPr="000217F6" w:rsidDel="0049036E">
          <w:rPr>
            <w:lang w:val="en-US"/>
          </w:rPr>
          <w:delText>-</w:delText>
        </w:r>
      </w:del>
      <w:r w:rsidRPr="000217F6">
        <w:rPr>
          <w:lang w:val="en-US"/>
        </w:rPr>
        <w:t>low density. Additionally, occupancy models are often easier to fit than</w:t>
      </w:r>
    </w:p>
    <w:p w14:paraId="4D4AADDD" w14:textId="084AEFE4" w:rsidR="00250898" w:rsidRPr="000217F6" w:rsidRDefault="00FD0452">
      <w:pPr>
        <w:ind w:left="12" w:right="53" w:firstLine="0"/>
        <w:rPr>
          <w:lang w:val="en-US"/>
        </w:rPr>
      </w:pPr>
      <w:r w:rsidRPr="000217F6">
        <w:rPr>
          <w:lang w:val="en-US"/>
        </w:rPr>
        <w:t xml:space="preserve">N-mixture models [44], as the fundamental assumptions of the latter are frequently not met. </w:t>
      </w:r>
      <w:ins w:id="139" w:author="Coline CANONNE" w:date="2024-06-07T09:47:00Z">
        <w:r w:rsidR="0049036E">
          <w:rPr>
            <w:lang w:val="en-US"/>
          </w:rPr>
          <w:t xml:space="preserve">To date, </w:t>
        </w:r>
      </w:ins>
      <w:del w:id="140" w:author="Coline CANONNE" w:date="2024-06-07T09:47:00Z">
        <w:r w:rsidRPr="000217F6" w:rsidDel="0049036E">
          <w:rPr>
            <w:lang w:val="en-US"/>
          </w:rPr>
          <w:delText>F</w:delText>
        </w:r>
      </w:del>
      <w:ins w:id="141" w:author="Coline CANONNE" w:date="2024-06-07T09:47:00Z">
        <w:r w:rsidR="0049036E">
          <w:rPr>
            <w:lang w:val="en-US"/>
          </w:rPr>
          <w:t>f</w:t>
        </w:r>
      </w:ins>
      <w:r w:rsidRPr="000217F6">
        <w:rPr>
          <w:lang w:val="en-US"/>
        </w:rPr>
        <w:t xml:space="preserve">ew studies have </w:t>
      </w:r>
      <w:ins w:id="142" w:author="Coline CANONNE" w:date="2024-06-07T09:48:00Z">
        <w:r w:rsidR="0049036E" w:rsidRPr="000217F6">
          <w:rPr>
            <w:lang w:val="en-US"/>
          </w:rPr>
          <w:t xml:space="preserve">directly </w:t>
        </w:r>
      </w:ins>
      <w:r w:rsidRPr="000217F6">
        <w:rPr>
          <w:lang w:val="en-US"/>
        </w:rPr>
        <w:t xml:space="preserve">compared these two methods </w:t>
      </w:r>
      <w:del w:id="143" w:author="Coline CANONNE" w:date="2024-06-07T09:48:00Z">
        <w:r w:rsidRPr="000217F6" w:rsidDel="0049036E">
          <w:rPr>
            <w:lang w:val="en-US"/>
          </w:rPr>
          <w:delText xml:space="preserve">directly </w:delText>
        </w:r>
      </w:del>
      <w:r w:rsidRPr="000217F6">
        <w:rPr>
          <w:lang w:val="en-US"/>
        </w:rPr>
        <w:t xml:space="preserve">[44]. In the context of wind farm planning, it would be </w:t>
      </w:r>
      <w:commentRangeStart w:id="144"/>
      <w:r w:rsidRPr="000217F6">
        <w:rPr>
          <w:lang w:val="en-US"/>
        </w:rPr>
        <w:t xml:space="preserve">interesting </w:t>
      </w:r>
      <w:commentRangeEnd w:id="144"/>
      <w:r w:rsidR="0049036E">
        <w:rPr>
          <w:rStyle w:val="Marquedecommentaire"/>
        </w:rPr>
        <w:commentReference w:id="144"/>
      </w:r>
      <w:r w:rsidRPr="000217F6">
        <w:rPr>
          <w:lang w:val="en-US"/>
        </w:rPr>
        <w:t>to know if the use of detection/non-detection data could be sufficient to determine the spatial vulnerability of seabirds to wind farm</w:t>
      </w:r>
      <w:ins w:id="145" w:author="Coline CANONNE" w:date="2024-06-07T09:48:00Z">
        <w:r w:rsidR="0049036E">
          <w:rPr>
            <w:lang w:val="en-US"/>
          </w:rPr>
          <w:t>s</w:t>
        </w:r>
      </w:ins>
      <w:r w:rsidRPr="000217F6">
        <w:rPr>
          <w:lang w:val="en-US"/>
        </w:rPr>
        <w:t>.</w:t>
      </w:r>
    </w:p>
    <w:p w14:paraId="44FCD9E4" w14:textId="77777777" w:rsidR="00250898" w:rsidRPr="000217F6" w:rsidRDefault="00FD0452">
      <w:pPr>
        <w:ind w:left="12" w:right="53" w:firstLine="351"/>
        <w:rPr>
          <w:lang w:val="en-US"/>
        </w:rPr>
      </w:pPr>
      <w:r w:rsidRPr="000217F6">
        <w:rPr>
          <w:lang w:val="en-US"/>
        </w:rPr>
        <w:t>Apart from count data, spatial distribution can also be determined from positions acquired by GPS devices [45]. GPS-tracking data is traditionally used to study habitat selection through a used-availability design, which compares the proportion of observations in different habitat types to the availability of those habitats across the landscape [45, 46]. Although not its primary focus, habitat selection analysis can also provide insights into species distribution [45].</w:t>
      </w:r>
    </w:p>
    <w:p w14:paraId="333FDB2B" w14:textId="708E6B35" w:rsidR="00250898" w:rsidRPr="000217F6" w:rsidRDefault="00FD0452">
      <w:pPr>
        <w:ind w:left="12" w:right="53" w:firstLine="351"/>
        <w:rPr>
          <w:lang w:val="en-US"/>
        </w:rPr>
      </w:pPr>
      <w:r w:rsidRPr="000217F6">
        <w:rPr>
          <w:lang w:val="en-US"/>
        </w:rPr>
        <w:t>As the quantity and variety of data increase, there</w:t>
      </w:r>
      <w:ins w:id="146" w:author="Coline CANONNE" w:date="2024-06-07T09:50:00Z">
        <w:r w:rsidR="0049036E">
          <w:rPr>
            <w:lang w:val="en-US"/>
          </w:rPr>
          <w:t xml:space="preserve"> is</w:t>
        </w:r>
      </w:ins>
      <w:del w:id="147" w:author="Coline CANONNE" w:date="2024-06-07T09:50:00Z">
        <w:r w:rsidRPr="000217F6" w:rsidDel="0049036E">
          <w:rPr>
            <w:lang w:val="en-US"/>
          </w:rPr>
          <w:delText>’s</w:delText>
        </w:r>
      </w:del>
      <w:r w:rsidRPr="000217F6">
        <w:rPr>
          <w:lang w:val="en-US"/>
        </w:rPr>
        <w:t xml:space="preserve"> a growing trend of using diverse data types to model species distribution [37], but employing a model-based approach to combine disparate data is not yet common practice. Count and GPS data capture complementary aspects of animal space-use [1]. Count data provide broad-scale population-level information,</w:t>
      </w:r>
    </w:p>
    <w:p w14:paraId="0132D1A3" w14:textId="5531D777" w:rsidR="000217F6" w:rsidRPr="000217F6" w:rsidRDefault="00FD0452" w:rsidP="000217F6">
      <w:pPr>
        <w:spacing w:after="0" w:line="330" w:lineRule="auto"/>
        <w:ind w:left="12" w:firstLine="0"/>
        <w:jc w:val="left"/>
        <w:rPr>
          <w:lang w:val="en-US"/>
        </w:rPr>
      </w:pPr>
      <w:r w:rsidRPr="000217F6">
        <w:rPr>
          <w:lang w:val="en-US"/>
        </w:rPr>
        <w:lastRenderedPageBreak/>
        <w:t xml:space="preserve">while GPS data offer detailed, fine-scale information for a few individuals. Several studies have attempted to combine information from GPS and count data to determine species distribution, particularly in seabird research [1, 47, 48]. However, none of these studies </w:t>
      </w:r>
      <w:commentRangeStart w:id="148"/>
      <w:r w:rsidRPr="000217F6">
        <w:rPr>
          <w:lang w:val="en-US"/>
        </w:rPr>
        <w:t xml:space="preserve">utilized </w:t>
      </w:r>
      <w:commentRangeEnd w:id="148"/>
      <w:r w:rsidR="0049036E">
        <w:rPr>
          <w:rStyle w:val="Marquedecommentaire"/>
        </w:rPr>
        <w:commentReference w:id="148"/>
      </w:r>
      <w:r w:rsidRPr="000217F6">
        <w:rPr>
          <w:lang w:val="en-US"/>
        </w:rPr>
        <w:t>a model</w:t>
      </w:r>
      <w:ins w:id="149" w:author="Valentin Lauret" w:date="2024-06-06T15:25:00Z">
        <w:r w:rsidR="00BD52D5">
          <w:rPr>
            <w:lang w:val="en-US"/>
          </w:rPr>
          <w:t>-</w:t>
        </w:r>
      </w:ins>
      <w:r w:rsidRPr="000217F6">
        <w:rPr>
          <w:lang w:val="en-US"/>
        </w:rPr>
        <w:t xml:space="preserve">based approach. </w:t>
      </w:r>
      <w:proofErr w:type="spellStart"/>
      <w:r w:rsidRPr="000217F6">
        <w:rPr>
          <w:lang w:val="en-US"/>
        </w:rPr>
        <w:t>Lauret</w:t>
      </w:r>
      <w:proofErr w:type="spellEnd"/>
      <w:r w:rsidRPr="000217F6">
        <w:rPr>
          <w:lang w:val="en-US"/>
        </w:rPr>
        <w:t xml:space="preserve"> et al. (under review) [49] developed a method to combine telemetry and count data into a single model. </w:t>
      </w:r>
      <w:del w:id="150" w:author="Valentin Lauret" w:date="2024-06-06T15:26:00Z">
        <w:r w:rsidRPr="000217F6" w:rsidDel="00BD52D5">
          <w:rPr>
            <w:lang w:val="en-US"/>
          </w:rPr>
          <w:delText xml:space="preserve">This </w:delText>
        </w:r>
      </w:del>
      <w:ins w:id="151" w:author="Valentin Lauret" w:date="2024-06-06T15:26:00Z">
        <w:r w:rsidR="00BD52D5">
          <w:rPr>
            <w:lang w:val="en-US"/>
          </w:rPr>
          <w:t>They used a hierarchical</w:t>
        </w:r>
        <w:r w:rsidR="00BD52D5" w:rsidRPr="000217F6">
          <w:rPr>
            <w:lang w:val="en-US"/>
          </w:rPr>
          <w:t xml:space="preserve"> </w:t>
        </w:r>
      </w:ins>
      <w:r w:rsidRPr="000217F6">
        <w:rPr>
          <w:lang w:val="en-US"/>
        </w:rPr>
        <w:t>model</w:t>
      </w:r>
      <w:ins w:id="152" w:author="Valentin Lauret" w:date="2024-06-06T15:26:00Z">
        <w:r w:rsidR="00BD52D5">
          <w:rPr>
            <w:lang w:val="en-US"/>
          </w:rPr>
          <w:t xml:space="preserve"> </w:t>
        </w:r>
      </w:ins>
      <w:del w:id="153" w:author="Valentin Lauret" w:date="2024-06-06T15:26:00Z">
        <w:r w:rsidRPr="000217F6" w:rsidDel="00BD52D5">
          <w:rPr>
            <w:lang w:val="en-US"/>
          </w:rPr>
          <w:delText xml:space="preserve"> is </w:delText>
        </w:r>
      </w:del>
      <w:r w:rsidRPr="000217F6">
        <w:rPr>
          <w:lang w:val="en-US"/>
        </w:rPr>
        <w:t>hierarchical, incorporating a component for count data using an N-mixture model and a component for movement data through a Resource</w:t>
      </w:r>
      <w:r w:rsidR="000217F6">
        <w:rPr>
          <w:lang w:val="en-US"/>
        </w:rPr>
        <w:t xml:space="preserve"> </w:t>
      </w:r>
      <w:r w:rsidR="000217F6" w:rsidRPr="000217F6">
        <w:rPr>
          <w:lang w:val="en-US"/>
        </w:rPr>
        <w:t xml:space="preserve">Selection Function (RSF), the most commonly used method in habitat selection analysis [46]. In this study, we used this model to formally integrate </w:t>
      </w:r>
      <w:del w:id="154" w:author="Valentin Lauret" w:date="2024-06-06T15:27:00Z">
        <w:r w:rsidR="000217F6" w:rsidRPr="000217F6" w:rsidDel="00BD52D5">
          <w:rPr>
            <w:lang w:val="en-US"/>
          </w:rPr>
          <w:delText>this two data types</w:delText>
        </w:r>
      </w:del>
      <w:ins w:id="155" w:author="Valentin Lauret" w:date="2024-06-06T15:27:00Z">
        <w:r w:rsidR="00BD52D5">
          <w:rPr>
            <w:lang w:val="en-US"/>
          </w:rPr>
          <w:t>count and telemetry data</w:t>
        </w:r>
      </w:ins>
      <w:r w:rsidR="000217F6" w:rsidRPr="000217F6">
        <w:rPr>
          <w:lang w:val="en-US"/>
        </w:rPr>
        <w:t xml:space="preserve"> to </w:t>
      </w:r>
      <w:del w:id="156" w:author="Valentin Lauret" w:date="2024-06-06T15:27:00Z">
        <w:r w:rsidR="000217F6" w:rsidRPr="000217F6" w:rsidDel="00BD52D5">
          <w:rPr>
            <w:lang w:val="en-US"/>
          </w:rPr>
          <w:delText xml:space="preserve">model </w:delText>
        </w:r>
      </w:del>
      <w:ins w:id="157" w:author="Valentin Lauret" w:date="2024-06-06T15:27:00Z">
        <w:r w:rsidR="00BD52D5">
          <w:rPr>
            <w:lang w:val="en-US"/>
          </w:rPr>
          <w:t>estimate</w:t>
        </w:r>
        <w:r w:rsidR="00BD52D5" w:rsidRPr="000217F6">
          <w:rPr>
            <w:lang w:val="en-US"/>
          </w:rPr>
          <w:t xml:space="preserve"> </w:t>
        </w:r>
      </w:ins>
      <w:r w:rsidR="000217F6" w:rsidRPr="000217F6">
        <w:rPr>
          <w:lang w:val="en-US"/>
        </w:rPr>
        <w:t>seabird distribution.</w:t>
      </w:r>
    </w:p>
    <w:p w14:paraId="33C7C435" w14:textId="15A11363" w:rsidR="00250898" w:rsidRPr="000217F6" w:rsidRDefault="00250898">
      <w:pPr>
        <w:ind w:left="20" w:right="53" w:hanging="8"/>
        <w:rPr>
          <w:lang w:val="en-US"/>
        </w:rPr>
      </w:pPr>
    </w:p>
    <w:p w14:paraId="666157FE" w14:textId="6A1C5F02" w:rsidR="00250898" w:rsidRPr="000217F6" w:rsidRDefault="0049036E">
      <w:pPr>
        <w:ind w:left="12" w:right="53" w:firstLine="351"/>
        <w:rPr>
          <w:lang w:val="en-US"/>
        </w:rPr>
      </w:pPr>
      <w:ins w:id="158" w:author="Coline CANONNE" w:date="2024-06-07T09:53:00Z">
        <w:r w:rsidRPr="0049036E">
          <w:rPr>
            <w:lang w:val="en-US"/>
          </w:rPr>
          <w:t xml:space="preserve">The interpretation of several </w:t>
        </w:r>
      </w:ins>
      <w:del w:id="159" w:author="Coline CANONNE" w:date="2024-06-07T09:53:00Z">
        <w:r w:rsidR="00FD0452" w:rsidRPr="000217F6" w:rsidDel="0049036E">
          <w:rPr>
            <w:lang w:val="en-US"/>
          </w:rPr>
          <w:delText xml:space="preserve">Several </w:delText>
        </w:r>
      </w:del>
      <w:r w:rsidR="00FD0452" w:rsidRPr="000217F6">
        <w:rPr>
          <w:lang w:val="en-US"/>
        </w:rPr>
        <w:t xml:space="preserve">and distinct distribution maps describing fine patterns of risk for each seabird species </w:t>
      </w:r>
      <w:del w:id="160" w:author="Coline CANONNE" w:date="2024-06-07T09:53:00Z">
        <w:r w:rsidR="00FD0452" w:rsidRPr="000217F6" w:rsidDel="0049036E">
          <w:rPr>
            <w:lang w:val="en-US"/>
          </w:rPr>
          <w:delText>are not easy to interpret</w:delText>
        </w:r>
      </w:del>
      <w:ins w:id="161" w:author="Coline CANONNE" w:date="2024-06-07T09:53:00Z">
        <w:r>
          <w:rPr>
            <w:lang w:val="en-US"/>
          </w:rPr>
          <w:t>is challenging</w:t>
        </w:r>
      </w:ins>
      <w:r w:rsidR="00FD0452" w:rsidRPr="000217F6">
        <w:rPr>
          <w:lang w:val="en-US"/>
        </w:rPr>
        <w:t xml:space="preserve"> for public policy makers, as they may largely differ between species and do not contain information on species-specific vulnerability to wind farm</w:t>
      </w:r>
      <w:ins w:id="162" w:author="Coline CANONNE" w:date="2024-06-07T09:53:00Z">
        <w:r>
          <w:rPr>
            <w:lang w:val="en-US"/>
          </w:rPr>
          <w:t>s</w:t>
        </w:r>
      </w:ins>
      <w:r w:rsidR="00FD0452" w:rsidRPr="000217F6">
        <w:rPr>
          <w:lang w:val="en-US"/>
        </w:rPr>
        <w:t xml:space="preserve">. The construction of vulnerability indexes is </w:t>
      </w:r>
      <w:ins w:id="163" w:author="Coline CANONNE" w:date="2024-06-07T09:54:00Z">
        <w:r>
          <w:rPr>
            <w:lang w:val="en-US"/>
          </w:rPr>
          <w:t xml:space="preserve">a method that is </w:t>
        </w:r>
      </w:ins>
      <w:r w:rsidR="00FD0452" w:rsidRPr="000217F6">
        <w:rPr>
          <w:lang w:val="en-US"/>
        </w:rPr>
        <w:t xml:space="preserve">generally </w:t>
      </w:r>
      <w:proofErr w:type="spellStart"/>
      <w:r w:rsidR="00FD0452" w:rsidRPr="000217F6">
        <w:rPr>
          <w:lang w:val="en-US"/>
        </w:rPr>
        <w:t>favoured</w:t>
      </w:r>
      <w:proofErr w:type="spellEnd"/>
      <w:r w:rsidR="00FD0452" w:rsidRPr="000217F6">
        <w:rPr>
          <w:lang w:val="en-US"/>
        </w:rPr>
        <w:t xml:space="preserve"> by public policy decision-makers. </w:t>
      </w:r>
      <w:commentRangeStart w:id="164"/>
      <w:r w:rsidR="00FD0452" w:rsidRPr="000217F6">
        <w:rPr>
          <w:lang w:val="en-US"/>
        </w:rPr>
        <w:t xml:space="preserve">Yet </w:t>
      </w:r>
      <w:commentRangeEnd w:id="164"/>
      <w:r>
        <w:rPr>
          <w:rStyle w:val="Marquedecommentaire"/>
        </w:rPr>
        <w:commentReference w:id="164"/>
      </w:r>
      <w:r w:rsidR="00FD0452" w:rsidRPr="000217F6">
        <w:rPr>
          <w:lang w:val="en-US"/>
        </w:rPr>
        <w:t xml:space="preserve">producing such a synthetic map is complex because the final indicator must account for both species distribution and the risks posed by future wind farm installations, which is strongly species-dependent [28, 21, 50]. To address species-specific differences, Furness et al. (2013) [23] and Bradbury et al. </w:t>
      </w:r>
      <w:r w:rsidR="00FD0452" w:rsidRPr="000664D4">
        <w:rPr>
          <w:lang w:val="en-US"/>
          <w:rPrChange w:id="165" w:author="Valentin Lauret" w:date="2024-06-06T11:26:00Z">
            <w:rPr/>
          </w:rPrChange>
        </w:rPr>
        <w:t xml:space="preserve">(2014) [50] developed vulnerability </w:t>
      </w:r>
      <w:proofErr w:type="spellStart"/>
      <w:proofErr w:type="gramStart"/>
      <w:ins w:id="166" w:author="Coline CANONNE" w:date="2024-06-07T09:56:00Z">
        <w:r w:rsidR="0030539F">
          <w:rPr>
            <w:lang w:val="en-US"/>
          </w:rPr>
          <w:t>a</w:t>
        </w:r>
        <w:proofErr w:type="spellEnd"/>
        <w:proofErr w:type="gramEnd"/>
        <w:r w:rsidR="0030539F">
          <w:rPr>
            <w:lang w:val="en-US"/>
          </w:rPr>
          <w:t xml:space="preserve"> </w:t>
        </w:r>
      </w:ins>
      <w:r w:rsidR="00FD0452" w:rsidRPr="000664D4">
        <w:rPr>
          <w:lang w:val="en-US"/>
          <w:rPrChange w:id="167" w:author="Valentin Lauret" w:date="2024-06-06T11:26:00Z">
            <w:rPr/>
          </w:rPrChange>
        </w:rPr>
        <w:t xml:space="preserve">index for each species. </w:t>
      </w:r>
      <w:r w:rsidR="00FD0452" w:rsidRPr="000217F6">
        <w:rPr>
          <w:lang w:val="en-US"/>
        </w:rPr>
        <w:t xml:space="preserve">This index considers the conservation status of the species and metrics determining collision and habitat loss risk [23]. The final vulnerability map is created by taking a weighted average of all species distribution maps, with each species weighted by its respective vulnerability index [48, 50]. This approach enables </w:t>
      </w:r>
      <w:ins w:id="168" w:author="Coline CANONNE" w:date="2024-06-07T09:56:00Z">
        <w:r w:rsidR="0030539F" w:rsidRPr="0030539F">
          <w:rPr>
            <w:lang w:val="en-US"/>
          </w:rPr>
          <w:t>the prioritization of</w:t>
        </w:r>
      </w:ins>
      <w:del w:id="169" w:author="Coline CANONNE" w:date="2024-06-07T09:56:00Z">
        <w:r w:rsidR="00FD0452" w:rsidRPr="000217F6" w:rsidDel="0030539F">
          <w:rPr>
            <w:lang w:val="en-US"/>
          </w:rPr>
          <w:delText xml:space="preserve">prioritizing </w:delText>
        </w:r>
      </w:del>
      <w:ins w:id="170" w:author="Coline CANONNE" w:date="2024-06-07T09:56:00Z">
        <w:r w:rsidR="0030539F">
          <w:rPr>
            <w:lang w:val="en-US"/>
          </w:rPr>
          <w:t xml:space="preserve"> </w:t>
        </w:r>
      </w:ins>
      <w:r w:rsidR="00FD0452" w:rsidRPr="000217F6">
        <w:rPr>
          <w:lang w:val="en-US"/>
        </w:rPr>
        <w:t xml:space="preserve">species that are particularly vulnerable to wind farm development by </w:t>
      </w:r>
      <w:commentRangeStart w:id="171"/>
      <w:r w:rsidR="00FD0452" w:rsidRPr="000217F6">
        <w:rPr>
          <w:lang w:val="en-US"/>
        </w:rPr>
        <w:t xml:space="preserve">assigning </w:t>
      </w:r>
      <w:commentRangeEnd w:id="171"/>
      <w:r w:rsidR="0030539F">
        <w:rPr>
          <w:rStyle w:val="Marquedecommentaire"/>
        </w:rPr>
        <w:commentReference w:id="171"/>
      </w:r>
      <w:r w:rsidR="00FD0452" w:rsidRPr="000217F6">
        <w:rPr>
          <w:lang w:val="en-US"/>
        </w:rPr>
        <w:t>them greater importance in the final map.</w:t>
      </w:r>
    </w:p>
    <w:p w14:paraId="3F79A3AF" w14:textId="77777777" w:rsidR="00250898" w:rsidRPr="000217F6" w:rsidRDefault="00FD0452">
      <w:pPr>
        <w:ind w:left="12" w:right="53" w:firstLine="351"/>
        <w:rPr>
          <w:lang w:val="en-US"/>
        </w:rPr>
      </w:pPr>
      <w:r w:rsidRPr="000217F6">
        <w:rPr>
          <w:lang w:val="en-US"/>
        </w:rPr>
        <w:t>The primary question of this study was: where should wind farms be placed to minimize harm to seabird populations? This led to the sub-question: which areas are most and least utilized by each seabird species? To answer these questions, we: (1) make the most of existing data to predict reliable distribution of seabirds in the Gulf of Lion and then (2) use these predictions to assess their spatial vulnerability to future wind farm installations. We modeled species distributions using various techniques and data types, including integrated occupancy and integrated N-mixture models. These models combined at-sea observations from four different programs. For species with available GPS-tracking data, we performed habitat selection analysis using Resource Selection Functions (RSF) to derive species distributions. Finally, we integrated count and GPS-tracking data into a single model combining N-mixture and RSF. We then compared the outcomes generated by each method to provide insights into</w:t>
      </w:r>
    </w:p>
    <w:p w14:paraId="38894671" w14:textId="77777777" w:rsidR="00250898" w:rsidRPr="000217F6" w:rsidRDefault="00FD0452">
      <w:pPr>
        <w:spacing w:after="596"/>
        <w:ind w:left="12" w:right="53" w:firstLine="0"/>
        <w:rPr>
          <w:lang w:val="en-US"/>
        </w:rPr>
      </w:pPr>
      <w:r w:rsidRPr="000217F6">
        <w:rPr>
          <w:lang w:val="en-US"/>
        </w:rPr>
        <w:t>which type of data future data collection efforts should prioritize.</w:t>
      </w:r>
    </w:p>
    <w:p w14:paraId="05603D0A" w14:textId="77777777" w:rsidR="00250898" w:rsidRPr="000217F6" w:rsidRDefault="00FD0452">
      <w:pPr>
        <w:pStyle w:val="Titre1"/>
        <w:tabs>
          <w:tab w:val="center" w:pos="1350"/>
        </w:tabs>
        <w:spacing w:after="316"/>
        <w:ind w:left="0" w:firstLine="0"/>
        <w:rPr>
          <w:lang w:val="en-US"/>
        </w:rPr>
      </w:pPr>
      <w:r w:rsidRPr="000217F6">
        <w:rPr>
          <w:lang w:val="en-US"/>
        </w:rPr>
        <w:lastRenderedPageBreak/>
        <w:t>2</w:t>
      </w:r>
      <w:r w:rsidRPr="000217F6">
        <w:rPr>
          <w:lang w:val="en-US"/>
        </w:rPr>
        <w:tab/>
        <w:t>Methods</w:t>
      </w:r>
    </w:p>
    <w:p w14:paraId="58124FE5" w14:textId="77777777" w:rsidR="00250898" w:rsidRPr="000217F6" w:rsidRDefault="00FD0452">
      <w:pPr>
        <w:pStyle w:val="Titre2"/>
        <w:tabs>
          <w:tab w:val="center" w:pos="2924"/>
        </w:tabs>
        <w:spacing w:after="207"/>
        <w:ind w:left="0" w:firstLine="0"/>
        <w:rPr>
          <w:lang w:val="en-US"/>
        </w:rPr>
      </w:pPr>
      <w:r w:rsidRPr="000217F6">
        <w:rPr>
          <w:lang w:val="en-US"/>
        </w:rPr>
        <w:t>2.1</w:t>
      </w:r>
      <w:r w:rsidRPr="000217F6">
        <w:rPr>
          <w:lang w:val="en-US"/>
        </w:rPr>
        <w:tab/>
        <w:t>Study area and data collection</w:t>
      </w:r>
    </w:p>
    <w:p w14:paraId="518FE4EC" w14:textId="77777777" w:rsidR="00250898" w:rsidRPr="000217F6" w:rsidRDefault="00FD0452">
      <w:pPr>
        <w:pStyle w:val="Titre3"/>
        <w:tabs>
          <w:tab w:val="center" w:pos="1489"/>
        </w:tabs>
        <w:ind w:left="0" w:firstLine="0"/>
        <w:rPr>
          <w:lang w:val="en-US"/>
        </w:rPr>
      </w:pPr>
      <w:r w:rsidRPr="000217F6">
        <w:rPr>
          <w:lang w:val="en-US"/>
        </w:rPr>
        <w:t>2.1.1</w:t>
      </w:r>
      <w:r w:rsidRPr="000217F6">
        <w:rPr>
          <w:lang w:val="en-US"/>
        </w:rPr>
        <w:tab/>
        <w:t>Study area</w:t>
      </w:r>
    </w:p>
    <w:p w14:paraId="184E1EAF" w14:textId="0560212D" w:rsidR="00250898" w:rsidRDefault="00FD0452">
      <w:pPr>
        <w:ind w:left="12" w:right="53" w:firstLine="0"/>
        <w:rPr>
          <w:lang w:val="en-US"/>
        </w:rPr>
      </w:pPr>
      <w:r w:rsidRPr="000217F6">
        <w:rPr>
          <w:lang w:val="en-US"/>
        </w:rPr>
        <w:t>The Gulf of Lion is located in the north-western Mediterranean Sea (Fig.1). It is one of the most productive areas in the Mediterranean Sea, due to a combination of freshwater input by the Rh</w:t>
      </w:r>
      <w:del w:id="172" w:author="Coline CANONNE" w:date="2024-06-07T10:07:00Z">
        <w:r w:rsidRPr="000217F6" w:rsidDel="00727821">
          <w:rPr>
            <w:lang w:val="en-US"/>
          </w:rPr>
          <w:delText>o</w:delText>
        </w:r>
      </w:del>
      <w:ins w:id="173" w:author="Coline CANONNE" w:date="2024-06-07T10:07:00Z">
        <w:r w:rsidR="00727821">
          <w:rPr>
            <w:lang w:val="en-US"/>
          </w:rPr>
          <w:t>ô</w:t>
        </w:r>
      </w:ins>
      <w:r w:rsidRPr="000217F6">
        <w:rPr>
          <w:lang w:val="en-US"/>
        </w:rPr>
        <w:t xml:space="preserve">ne River [4, 5] and small-scale upwellings created by winds [51]. The study area was determined based on suitability to receive wind farms, which is mainly driven by the bathymetry. In consequence, the study area coincides with the continental shelf. The total area considered for the study had a surface </w:t>
      </w:r>
      <w:ins w:id="174" w:author="Coline CANONNE" w:date="2024-06-07T10:07:00Z">
        <w:r w:rsidR="00727821">
          <w:rPr>
            <w:lang w:val="en-US"/>
          </w:rPr>
          <w:t xml:space="preserve">area </w:t>
        </w:r>
      </w:ins>
      <w:r w:rsidRPr="000217F6">
        <w:rPr>
          <w:lang w:val="en-US"/>
        </w:rPr>
        <w:t>of approximately 17,300 km</w:t>
      </w:r>
      <w:r w:rsidRPr="000217F6">
        <w:rPr>
          <w:rFonts w:ascii="Calibri" w:eastAsia="Calibri" w:hAnsi="Calibri" w:cs="Calibri"/>
          <w:lang w:val="en-US"/>
        </w:rPr>
        <w:t>²</w:t>
      </w:r>
      <w:r w:rsidRPr="000217F6">
        <w:rPr>
          <w:lang w:val="en-US"/>
        </w:rPr>
        <w:t>. Within this area, assessment units were defined by 1</w:t>
      </w:r>
      <w:ins w:id="175" w:author="Coline CANONNE" w:date="2024-06-07T10:07:00Z">
        <w:r w:rsidR="00727821">
          <w:rPr>
            <w:lang w:val="en-US"/>
          </w:rPr>
          <w:t>,</w:t>
        </w:r>
      </w:ins>
      <w:r w:rsidRPr="000217F6">
        <w:rPr>
          <w:lang w:val="en-US"/>
        </w:rPr>
        <w:t>380 hexagonal cells with a size of 12</w:t>
      </w:r>
      <w:ins w:id="176" w:author="Coline CANONNE" w:date="2024-06-07T10:07:00Z">
        <w:r w:rsidR="00727821">
          <w:rPr>
            <w:lang w:val="en-US"/>
          </w:rPr>
          <w:t>.</w:t>
        </w:r>
      </w:ins>
      <w:del w:id="177" w:author="Coline CANONNE" w:date="2024-06-07T10:07:00Z">
        <w:r w:rsidRPr="000217F6" w:rsidDel="00727821">
          <w:rPr>
            <w:lang w:val="en-US"/>
          </w:rPr>
          <w:delText>,</w:delText>
        </w:r>
      </w:del>
      <w:r w:rsidRPr="000217F6">
        <w:rPr>
          <w:lang w:val="en-US"/>
        </w:rPr>
        <w:t>6 km</w:t>
      </w:r>
      <w:r w:rsidRPr="000217F6">
        <w:rPr>
          <w:rFonts w:ascii="Calibri" w:eastAsia="Calibri" w:hAnsi="Calibri" w:cs="Calibri"/>
          <w:lang w:val="en-US"/>
        </w:rPr>
        <w:t>²</w:t>
      </w:r>
      <w:r w:rsidRPr="000217F6">
        <w:rPr>
          <w:lang w:val="en-US"/>
        </w:rPr>
        <w:t xml:space="preserve">. All the ecological parameters are estimated at the scale of the grid </w:t>
      </w:r>
      <w:proofErr w:type="gramStart"/>
      <w:r w:rsidRPr="000217F6">
        <w:rPr>
          <w:lang w:val="en-US"/>
        </w:rPr>
        <w:t>cells,</w:t>
      </w:r>
      <w:proofErr w:type="gramEnd"/>
      <w:r w:rsidRPr="000217F6">
        <w:rPr>
          <w:lang w:val="en-US"/>
        </w:rPr>
        <w:t xml:space="preserve"> thus each grid cell defines a ’site’. Grid resolution was chosen to have a ratio of approximately 1 cell with detection for 10 cells without any detection on average for each species. This choice was made based on simulations showing a loss in results accuracy below this threshold.</w:t>
      </w:r>
    </w:p>
    <w:p w14:paraId="64B0B90B" w14:textId="77777777" w:rsidR="00785316" w:rsidRPr="000217F6" w:rsidRDefault="00785316">
      <w:pPr>
        <w:ind w:left="12" w:right="53" w:firstLine="0"/>
        <w:rPr>
          <w:lang w:val="en-US"/>
        </w:rPr>
      </w:pPr>
    </w:p>
    <w:p w14:paraId="07FBD71A" w14:textId="3515121E" w:rsidR="00250898" w:rsidRDefault="00FD0452">
      <w:pPr>
        <w:spacing w:after="249" w:line="259" w:lineRule="auto"/>
        <w:ind w:left="27" w:firstLine="0"/>
        <w:jc w:val="left"/>
      </w:pPr>
      <w:r>
        <w:rPr>
          <w:noProof/>
        </w:rPr>
        <w:drawing>
          <wp:inline distT="0" distB="0" distL="0" distR="0" wp14:anchorId="7F848AB4" wp14:editId="1ACA214A">
            <wp:extent cx="6041624" cy="3398413"/>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11"/>
                    <a:stretch>
                      <a:fillRect/>
                    </a:stretch>
                  </pic:blipFill>
                  <pic:spPr>
                    <a:xfrm>
                      <a:off x="0" y="0"/>
                      <a:ext cx="6041624" cy="3398413"/>
                    </a:xfrm>
                    <a:prstGeom prst="rect">
                      <a:avLst/>
                    </a:prstGeom>
                  </pic:spPr>
                </pic:pic>
              </a:graphicData>
            </a:graphic>
          </wp:inline>
        </w:drawing>
      </w:r>
    </w:p>
    <w:p w14:paraId="6377A469" w14:textId="68980A63" w:rsidR="00250898" w:rsidRPr="000217F6" w:rsidRDefault="00FD0452">
      <w:pPr>
        <w:spacing w:after="461" w:line="269" w:lineRule="auto"/>
        <w:ind w:left="14" w:right="-9" w:hanging="2"/>
        <w:rPr>
          <w:lang w:val="en-US"/>
        </w:rPr>
      </w:pPr>
      <w:r w:rsidRPr="000217F6">
        <w:rPr>
          <w:b/>
          <w:lang w:val="en-US"/>
        </w:rPr>
        <w:t>Fig.</w:t>
      </w:r>
      <w:ins w:id="178" w:author="Coline CANONNE" w:date="2024-06-07T10:09:00Z">
        <w:r w:rsidR="00727821">
          <w:rPr>
            <w:b/>
            <w:lang w:val="en-US"/>
          </w:rPr>
          <w:t xml:space="preserve"> </w:t>
        </w:r>
      </w:ins>
      <w:r w:rsidRPr="000217F6">
        <w:rPr>
          <w:b/>
          <w:lang w:val="en-US"/>
        </w:rPr>
        <w:t xml:space="preserve">1: </w:t>
      </w:r>
      <w:r w:rsidRPr="000217F6">
        <w:rPr>
          <w:b/>
          <w:sz w:val="22"/>
          <w:lang w:val="en-US"/>
        </w:rPr>
        <w:t xml:space="preserve">Study area and transect lines - (A) </w:t>
      </w:r>
      <w:r w:rsidRPr="000217F6">
        <w:rPr>
          <w:sz w:val="22"/>
          <w:lang w:val="en-US"/>
        </w:rPr>
        <w:t xml:space="preserve">Location of the Gulf of Lion. </w:t>
      </w:r>
      <w:commentRangeStart w:id="179"/>
      <w:r w:rsidRPr="000217F6">
        <w:rPr>
          <w:sz w:val="22"/>
          <w:lang w:val="en-US"/>
        </w:rPr>
        <w:t>Future</w:t>
      </w:r>
      <w:commentRangeEnd w:id="179"/>
      <w:r w:rsidR="00727821">
        <w:rPr>
          <w:rStyle w:val="Marquedecommentaire"/>
        </w:rPr>
        <w:commentReference w:id="179"/>
      </w:r>
      <w:r w:rsidRPr="000217F6">
        <w:rPr>
          <w:sz w:val="22"/>
          <w:lang w:val="en-US"/>
        </w:rPr>
        <w:t xml:space="preserve"> wind farm spots are represented by red zones (1, 2) for the area that will receive the first farms and their extension</w:t>
      </w:r>
      <w:ins w:id="180" w:author="Coline CANONNE" w:date="2024-06-07T10:10:00Z">
        <w:r w:rsidR="00727821">
          <w:rPr>
            <w:sz w:val="22"/>
            <w:lang w:val="en-US"/>
          </w:rPr>
          <w:t>,</w:t>
        </w:r>
      </w:ins>
      <w:r w:rsidRPr="000217F6">
        <w:rPr>
          <w:sz w:val="22"/>
          <w:lang w:val="en-US"/>
        </w:rPr>
        <w:t xml:space="preserve"> and green zones (3, 4) for potential zones for future development. The black line delimits the study area and corresponds to the continental shelf. </w:t>
      </w:r>
      <w:r w:rsidRPr="000217F6">
        <w:rPr>
          <w:b/>
          <w:sz w:val="22"/>
          <w:lang w:val="en-US"/>
        </w:rPr>
        <w:t xml:space="preserve">(B) </w:t>
      </w:r>
      <w:r w:rsidRPr="000217F6">
        <w:rPr>
          <w:sz w:val="22"/>
          <w:lang w:val="en-US"/>
        </w:rPr>
        <w:t xml:space="preserve">The transects followed by each monitoring program to visually count seabirds. </w:t>
      </w:r>
      <w:ins w:id="181" w:author="Coline CANONNE" w:date="2024-06-07T10:10:00Z">
        <w:r w:rsidR="00727821">
          <w:rPr>
            <w:sz w:val="22"/>
            <w:lang w:val="en-US"/>
          </w:rPr>
          <w:t xml:space="preserve">The </w:t>
        </w:r>
      </w:ins>
      <w:proofErr w:type="spellStart"/>
      <w:r w:rsidRPr="000217F6">
        <w:rPr>
          <w:sz w:val="22"/>
          <w:lang w:val="en-US"/>
        </w:rPr>
        <w:t>Migralion</w:t>
      </w:r>
      <w:proofErr w:type="spellEnd"/>
      <w:r w:rsidRPr="000217F6">
        <w:rPr>
          <w:sz w:val="22"/>
          <w:lang w:val="en-US"/>
        </w:rPr>
        <w:t xml:space="preserve"> program was performed </w:t>
      </w:r>
      <w:commentRangeStart w:id="182"/>
      <w:r w:rsidRPr="000217F6">
        <w:rPr>
          <w:sz w:val="22"/>
          <w:lang w:val="en-US"/>
        </w:rPr>
        <w:t xml:space="preserve">every year </w:t>
      </w:r>
      <w:commentRangeEnd w:id="182"/>
      <w:r w:rsidR="00727821">
        <w:rPr>
          <w:rStyle w:val="Marquedecommentaire"/>
        </w:rPr>
        <w:commentReference w:id="182"/>
      </w:r>
      <w:r w:rsidRPr="000217F6">
        <w:rPr>
          <w:sz w:val="22"/>
          <w:lang w:val="en-US"/>
        </w:rPr>
        <w:t>during April and September from 2022. PELMED (</w:t>
      </w:r>
      <w:proofErr w:type="spellStart"/>
      <w:r w:rsidRPr="000217F6">
        <w:rPr>
          <w:sz w:val="22"/>
          <w:lang w:val="en-US"/>
        </w:rPr>
        <w:t>PELagic</w:t>
      </w:r>
      <w:proofErr w:type="spellEnd"/>
      <w:r w:rsidRPr="000217F6">
        <w:rPr>
          <w:sz w:val="22"/>
          <w:lang w:val="en-US"/>
        </w:rPr>
        <w:t xml:space="preserve"> </w:t>
      </w:r>
      <w:proofErr w:type="spellStart"/>
      <w:r w:rsidRPr="000217F6">
        <w:rPr>
          <w:sz w:val="22"/>
          <w:lang w:val="en-US"/>
        </w:rPr>
        <w:t>MEDiterranean</w:t>
      </w:r>
      <w:proofErr w:type="spellEnd"/>
      <w:r w:rsidRPr="000217F6">
        <w:rPr>
          <w:sz w:val="22"/>
          <w:lang w:val="en-US"/>
        </w:rPr>
        <w:t>) was conducted every year in July from 2017 to 2021. SAMM (</w:t>
      </w:r>
      <w:proofErr w:type="spellStart"/>
      <w:r w:rsidRPr="000217F6">
        <w:rPr>
          <w:sz w:val="22"/>
          <w:lang w:val="en-US"/>
        </w:rPr>
        <w:t>Survol</w:t>
      </w:r>
      <w:proofErr w:type="spellEnd"/>
      <w:r w:rsidRPr="000217F6">
        <w:rPr>
          <w:sz w:val="22"/>
          <w:lang w:val="en-US"/>
        </w:rPr>
        <w:t xml:space="preserve"> </w:t>
      </w:r>
      <w:proofErr w:type="spellStart"/>
      <w:r w:rsidRPr="000217F6">
        <w:rPr>
          <w:sz w:val="22"/>
          <w:lang w:val="en-US"/>
        </w:rPr>
        <w:t>Aerien</w:t>
      </w:r>
      <w:proofErr w:type="spellEnd"/>
      <w:r w:rsidRPr="000217F6">
        <w:rPr>
          <w:sz w:val="22"/>
          <w:lang w:val="en-US"/>
        </w:rPr>
        <w:t xml:space="preserve"> de la </w:t>
      </w:r>
      <w:proofErr w:type="spellStart"/>
      <w:r w:rsidRPr="000217F6">
        <w:rPr>
          <w:sz w:val="22"/>
          <w:lang w:val="en-US"/>
        </w:rPr>
        <w:t>Megafaune</w:t>
      </w:r>
      <w:proofErr w:type="spellEnd"/>
      <w:r w:rsidRPr="000217F6">
        <w:rPr>
          <w:sz w:val="22"/>
          <w:lang w:val="en-US"/>
        </w:rPr>
        <w:t xml:space="preserve"> Marine, Aerial </w:t>
      </w:r>
      <w:proofErr w:type="spellStart"/>
      <w:r w:rsidRPr="000217F6">
        <w:rPr>
          <w:sz w:val="22"/>
          <w:lang w:val="en-US"/>
        </w:rPr>
        <w:t>Sensus</w:t>
      </w:r>
      <w:proofErr w:type="spellEnd"/>
      <w:r w:rsidRPr="000217F6">
        <w:rPr>
          <w:sz w:val="22"/>
          <w:lang w:val="en-US"/>
        </w:rPr>
        <w:t xml:space="preserve"> of Marine Megafauna) was done during winter between 2011-2012 and 2018-2019. PNM (Parc Naturel Marin) designates data collected by the Marine </w:t>
      </w:r>
      <w:r w:rsidRPr="000217F6">
        <w:rPr>
          <w:sz w:val="22"/>
          <w:lang w:val="en-US"/>
        </w:rPr>
        <w:lastRenderedPageBreak/>
        <w:t>Natural Parc of the Gulf of Lion, every year between 2019 and 2021, in late spring and autumn. It</w:t>
      </w:r>
      <w:ins w:id="183" w:author="Coline CANONNE" w:date="2024-06-07T10:12:00Z">
        <w:r w:rsidR="00727821">
          <w:rPr>
            <w:sz w:val="22"/>
            <w:lang w:val="en-US"/>
          </w:rPr>
          <w:t xml:space="preserve"> i</w:t>
        </w:r>
      </w:ins>
      <w:del w:id="184" w:author="Coline CANONNE" w:date="2024-06-07T10:12:00Z">
        <w:r w:rsidRPr="000217F6" w:rsidDel="00727821">
          <w:rPr>
            <w:sz w:val="22"/>
            <w:lang w:val="en-US"/>
          </w:rPr>
          <w:delText>’</w:delText>
        </w:r>
      </w:del>
      <w:r w:rsidRPr="000217F6">
        <w:rPr>
          <w:sz w:val="22"/>
          <w:lang w:val="en-US"/>
        </w:rPr>
        <w:t>s important to note that not every transect was sampled during each campaign.</w:t>
      </w:r>
    </w:p>
    <w:p w14:paraId="7FEB312C" w14:textId="77777777" w:rsidR="00250898" w:rsidRPr="000217F6" w:rsidRDefault="00FD0452">
      <w:pPr>
        <w:pStyle w:val="Titre3"/>
        <w:tabs>
          <w:tab w:val="center" w:pos="2156"/>
        </w:tabs>
        <w:spacing w:after="260"/>
        <w:ind w:left="0" w:firstLine="0"/>
        <w:rPr>
          <w:lang w:val="en-US"/>
        </w:rPr>
      </w:pPr>
      <w:r w:rsidRPr="000217F6">
        <w:rPr>
          <w:lang w:val="en-US"/>
        </w:rPr>
        <w:t>2.1.2</w:t>
      </w:r>
      <w:r w:rsidRPr="000217F6">
        <w:rPr>
          <w:lang w:val="en-US"/>
        </w:rPr>
        <w:tab/>
        <w:t>Seabirds at-sea counts</w:t>
      </w:r>
    </w:p>
    <w:p w14:paraId="7CCA6DCD" w14:textId="3E25B0AD" w:rsidR="00250898" w:rsidRPr="000217F6" w:rsidRDefault="00FD0452">
      <w:pPr>
        <w:ind w:left="12" w:right="53" w:firstLine="8"/>
        <w:rPr>
          <w:lang w:val="en-US"/>
        </w:rPr>
      </w:pPr>
      <w:r w:rsidRPr="000217F6">
        <w:rPr>
          <w:lang w:val="en-US"/>
        </w:rPr>
        <w:t xml:space="preserve">Count data were collected from four different programs, as summarized in </w:t>
      </w:r>
      <w:commentRangeStart w:id="185"/>
      <w:ins w:id="186" w:author="Valentin Lauret" w:date="2024-06-06T15:30:00Z">
        <w:r w:rsidR="00A9039F">
          <w:rPr>
            <w:lang w:val="en-US"/>
          </w:rPr>
          <w:t xml:space="preserve">Figure </w:t>
        </w:r>
      </w:ins>
      <w:r w:rsidRPr="000217F6">
        <w:rPr>
          <w:lang w:val="en-US"/>
        </w:rPr>
        <w:t xml:space="preserve">1. </w:t>
      </w:r>
      <w:commentRangeEnd w:id="185"/>
      <w:r w:rsidR="00B804AA">
        <w:rPr>
          <w:rStyle w:val="Marquedecommentaire"/>
        </w:rPr>
        <w:commentReference w:id="185"/>
      </w:r>
      <w:r w:rsidRPr="000217F6">
        <w:rPr>
          <w:lang w:val="en-US"/>
        </w:rPr>
        <w:t xml:space="preserve">Observations were conducted using </w:t>
      </w:r>
      <w:ins w:id="187" w:author="Coline CANONNE" w:date="2024-06-07T10:13:00Z">
        <w:r w:rsidR="00727821">
          <w:rPr>
            <w:lang w:val="en-US"/>
          </w:rPr>
          <w:t xml:space="preserve">the </w:t>
        </w:r>
      </w:ins>
      <w:r w:rsidRPr="000217F6">
        <w:rPr>
          <w:lang w:val="en-US"/>
        </w:rPr>
        <w:t>strip-transect methodology (Fig.1) [52, 53, 54], employing ships or aircraft as counting platforms. This methodology involves reporting and counting every seabird encountered within a band, typically spanning a few hundred meters</w:t>
      </w:r>
      <w:ins w:id="188" w:author="Coline CANONNE" w:date="2024-06-07T10:13:00Z">
        <w:r w:rsidR="00727821">
          <w:rPr>
            <w:lang w:val="en-US"/>
          </w:rPr>
          <w:t xml:space="preserve"> </w:t>
        </w:r>
      </w:ins>
      <w:r w:rsidRPr="000217F6">
        <w:rPr>
          <w:lang w:val="en-US"/>
        </w:rPr>
        <w:t>[52].</w:t>
      </w:r>
    </w:p>
    <w:p w14:paraId="7CE34562" w14:textId="4842DF8B" w:rsidR="00250898" w:rsidRPr="000217F6" w:rsidRDefault="00FD0452">
      <w:pPr>
        <w:spacing w:after="0" w:line="330" w:lineRule="auto"/>
        <w:ind w:left="12" w:firstLine="350"/>
        <w:jc w:val="left"/>
        <w:rPr>
          <w:lang w:val="en-US"/>
        </w:rPr>
      </w:pPr>
      <w:r w:rsidRPr="000217F6">
        <w:rPr>
          <w:lang w:val="en-US"/>
        </w:rPr>
        <w:t>SAMM (</w:t>
      </w:r>
      <w:proofErr w:type="spellStart"/>
      <w:r w:rsidRPr="000217F6">
        <w:rPr>
          <w:lang w:val="en-US"/>
        </w:rPr>
        <w:t>Survol</w:t>
      </w:r>
      <w:proofErr w:type="spellEnd"/>
      <w:r w:rsidRPr="000217F6">
        <w:rPr>
          <w:lang w:val="en-US"/>
        </w:rPr>
        <w:t xml:space="preserve"> </w:t>
      </w:r>
      <w:proofErr w:type="spellStart"/>
      <w:r w:rsidRPr="000217F6">
        <w:rPr>
          <w:lang w:val="en-US"/>
        </w:rPr>
        <w:t>Aerien</w:t>
      </w:r>
      <w:proofErr w:type="spellEnd"/>
      <w:r w:rsidRPr="000217F6">
        <w:rPr>
          <w:lang w:val="en-US"/>
        </w:rPr>
        <w:t xml:space="preserve"> de la </w:t>
      </w:r>
      <w:proofErr w:type="spellStart"/>
      <w:r w:rsidRPr="000217F6">
        <w:rPr>
          <w:lang w:val="en-US"/>
        </w:rPr>
        <w:t>Megafaune</w:t>
      </w:r>
      <w:proofErr w:type="spellEnd"/>
      <w:r w:rsidRPr="000217F6">
        <w:rPr>
          <w:lang w:val="en-US"/>
        </w:rPr>
        <w:t xml:space="preserve"> Marine, Aerial Census of Marine Megafauna) [30, 55], was the only aerial survey. It was conducted </w:t>
      </w:r>
      <w:ins w:id="189" w:author="Coline CANONNE" w:date="2024-06-07T10:14:00Z">
        <w:r w:rsidR="00727821" w:rsidRPr="00727821">
          <w:rPr>
            <w:lang w:val="en-US"/>
          </w:rPr>
          <w:t>over the course of two periods</w:t>
        </w:r>
        <w:r w:rsidR="00727821">
          <w:rPr>
            <w:lang w:val="en-US"/>
          </w:rPr>
          <w:t xml:space="preserve">: </w:t>
        </w:r>
      </w:ins>
      <w:r w:rsidRPr="000217F6">
        <w:rPr>
          <w:lang w:val="en-US"/>
        </w:rPr>
        <w:t>from November to February 2011-2012 and from January to February 2019</w:t>
      </w:r>
      <w:ins w:id="190" w:author="Coline CANONNE" w:date="2024-06-07T10:14:00Z">
        <w:r w:rsidR="00727821">
          <w:rPr>
            <w:lang w:val="en-US"/>
          </w:rPr>
          <w:t xml:space="preserve">. This program </w:t>
        </w:r>
        <w:proofErr w:type="spellStart"/>
        <w:r w:rsidR="00727821">
          <w:rPr>
            <w:lang w:val="en-US"/>
          </w:rPr>
          <w:t>spanned</w:t>
        </w:r>
      </w:ins>
      <w:del w:id="191" w:author="Coline CANONNE" w:date="2024-06-07T10:14:00Z">
        <w:r w:rsidRPr="000217F6" w:rsidDel="00727821">
          <w:rPr>
            <w:lang w:val="en-US"/>
          </w:rPr>
          <w:delText xml:space="preserve">, covering </w:delText>
        </w:r>
      </w:del>
      <w:r w:rsidRPr="000217F6">
        <w:rPr>
          <w:lang w:val="en-US"/>
        </w:rPr>
        <w:t>the</w:t>
      </w:r>
      <w:proofErr w:type="spellEnd"/>
      <w:r w:rsidRPr="000217F6">
        <w:rPr>
          <w:lang w:val="en-US"/>
        </w:rPr>
        <w:t xml:space="preserve"> entirety of the French Exclusive Economic Zone. Although this aerial survey also occurred during the summer of 2012, it was not replicated and thus not used in our study, as our models require temporally replicated </w:t>
      </w:r>
      <w:commentRangeStart w:id="192"/>
      <w:r w:rsidRPr="000217F6">
        <w:rPr>
          <w:lang w:val="en-US"/>
        </w:rPr>
        <w:t xml:space="preserve">data </w:t>
      </w:r>
      <w:commentRangeEnd w:id="192"/>
      <w:r w:rsidR="00A9039F">
        <w:rPr>
          <w:rStyle w:val="Marquedecommentaire"/>
        </w:rPr>
        <w:commentReference w:id="192"/>
      </w:r>
      <w:r w:rsidRPr="000217F6">
        <w:rPr>
          <w:lang w:val="en-US"/>
        </w:rPr>
        <w:t>(see model description in 2.2 Statistical analyses for more details).</w:t>
      </w:r>
    </w:p>
    <w:p w14:paraId="35E9C0CE" w14:textId="0992BEF1" w:rsidR="00250898" w:rsidRPr="000217F6" w:rsidRDefault="00FD0452">
      <w:pPr>
        <w:spacing w:after="71" w:line="259" w:lineRule="auto"/>
        <w:ind w:left="10" w:right="58" w:hanging="10"/>
        <w:jc w:val="right"/>
        <w:rPr>
          <w:lang w:val="en-US"/>
        </w:rPr>
      </w:pPr>
      <w:r w:rsidRPr="000217F6">
        <w:rPr>
          <w:lang w:val="en-US"/>
        </w:rPr>
        <w:t xml:space="preserve">PELMED </w:t>
      </w:r>
      <w:ins w:id="193" w:author="Coline CANONNE" w:date="2024-06-07T10:16:00Z">
        <w:r w:rsidR="00FA39B9" w:rsidRPr="000217F6">
          <w:rPr>
            <w:sz w:val="22"/>
            <w:lang w:val="en-US"/>
          </w:rPr>
          <w:t>(</w:t>
        </w:r>
        <w:proofErr w:type="spellStart"/>
        <w:r w:rsidR="00FA39B9" w:rsidRPr="000217F6">
          <w:rPr>
            <w:sz w:val="22"/>
            <w:lang w:val="en-US"/>
          </w:rPr>
          <w:t>PELagic</w:t>
        </w:r>
        <w:proofErr w:type="spellEnd"/>
        <w:r w:rsidR="00FA39B9" w:rsidRPr="000217F6">
          <w:rPr>
            <w:sz w:val="22"/>
            <w:lang w:val="en-US"/>
          </w:rPr>
          <w:t xml:space="preserve"> </w:t>
        </w:r>
        <w:proofErr w:type="spellStart"/>
        <w:proofErr w:type="gramStart"/>
        <w:r w:rsidR="00FA39B9" w:rsidRPr="000217F6">
          <w:rPr>
            <w:sz w:val="22"/>
            <w:lang w:val="en-US"/>
          </w:rPr>
          <w:t>MEDiterranean</w:t>
        </w:r>
        <w:proofErr w:type="spellEnd"/>
        <w:r w:rsidR="00FA39B9" w:rsidRPr="000217F6">
          <w:rPr>
            <w:sz w:val="22"/>
            <w:lang w:val="en-US"/>
          </w:rPr>
          <w:t xml:space="preserve">) </w:t>
        </w:r>
        <w:r w:rsidR="00FA39B9">
          <w:rPr>
            <w:sz w:val="22"/>
            <w:lang w:val="en-US"/>
          </w:rPr>
          <w:t xml:space="preserve"> </w:t>
        </w:r>
      </w:ins>
      <w:r w:rsidRPr="000217F6">
        <w:rPr>
          <w:lang w:val="en-US"/>
        </w:rPr>
        <w:t>is</w:t>
      </w:r>
      <w:proofErr w:type="gramEnd"/>
      <w:r w:rsidRPr="000217F6">
        <w:rPr>
          <w:lang w:val="en-US"/>
        </w:rPr>
        <w:t xml:space="preserve"> an annual survey primarily conducted to assess small pelagic fish resources</w:t>
      </w:r>
    </w:p>
    <w:p w14:paraId="63967095" w14:textId="7322E74D" w:rsidR="00250898" w:rsidRPr="000217F6" w:rsidRDefault="00FD0452">
      <w:pPr>
        <w:ind w:left="12" w:right="53" w:firstLine="6"/>
        <w:rPr>
          <w:lang w:val="en-US"/>
        </w:rPr>
      </w:pPr>
      <w:r w:rsidRPr="000217F6">
        <w:rPr>
          <w:lang w:val="en-US"/>
        </w:rPr>
        <w:t xml:space="preserve">[31], </w:t>
      </w:r>
      <w:commentRangeStart w:id="194"/>
      <w:r w:rsidRPr="000217F6">
        <w:rPr>
          <w:lang w:val="en-US"/>
        </w:rPr>
        <w:t xml:space="preserve">but </w:t>
      </w:r>
      <w:ins w:id="195" w:author="Valentin Lauret" w:date="2024-06-06T15:33:00Z">
        <w:r w:rsidR="00A9039F">
          <w:rPr>
            <w:lang w:val="en-US"/>
          </w:rPr>
          <w:t>collecting</w:t>
        </w:r>
      </w:ins>
      <w:ins w:id="196" w:author="Valentin Lauret" w:date="2024-06-06T15:32:00Z">
        <w:r w:rsidR="00A9039F">
          <w:rPr>
            <w:lang w:val="en-US"/>
          </w:rPr>
          <w:t xml:space="preserve"> </w:t>
        </w:r>
      </w:ins>
      <w:proofErr w:type="gramStart"/>
      <w:ins w:id="197" w:author="Valentin Lauret" w:date="2024-06-06T15:33:00Z">
        <w:r w:rsidR="00A9039F">
          <w:rPr>
            <w:lang w:val="en-US"/>
          </w:rPr>
          <w:t>seabirds</w:t>
        </w:r>
        <w:proofErr w:type="gramEnd"/>
        <w:r w:rsidR="00A9039F">
          <w:rPr>
            <w:lang w:val="en-US"/>
          </w:rPr>
          <w:t xml:space="preserve"> data </w:t>
        </w:r>
      </w:ins>
      <w:r w:rsidRPr="000217F6">
        <w:rPr>
          <w:lang w:val="en-US"/>
        </w:rPr>
        <w:t xml:space="preserve">with an ornithologist on board. </w:t>
      </w:r>
      <w:commentRangeEnd w:id="194"/>
      <w:r w:rsidR="00FA39B9">
        <w:rPr>
          <w:rStyle w:val="Marquedecommentaire"/>
        </w:rPr>
        <w:commentReference w:id="194"/>
      </w:r>
      <w:r w:rsidRPr="000217F6">
        <w:rPr>
          <w:lang w:val="en-US"/>
        </w:rPr>
        <w:t xml:space="preserve">This campaign </w:t>
      </w:r>
      <w:ins w:id="198" w:author="Coline CANONNE" w:date="2024-06-07T10:17:00Z">
        <w:r w:rsidR="00FA39B9" w:rsidRPr="00FA39B9">
          <w:rPr>
            <w:lang w:val="en-US"/>
          </w:rPr>
          <w:t>was conducted annually</w:t>
        </w:r>
        <w:r w:rsidR="00FA39B9">
          <w:rPr>
            <w:lang w:val="en-US"/>
          </w:rPr>
          <w:t xml:space="preserve"> </w:t>
        </w:r>
      </w:ins>
      <w:del w:id="199" w:author="Coline CANONNE" w:date="2024-06-07T10:17:00Z">
        <w:r w:rsidRPr="000217F6" w:rsidDel="00FA39B9">
          <w:rPr>
            <w:lang w:val="en-US"/>
          </w:rPr>
          <w:delText xml:space="preserve">occurred every summer </w:delText>
        </w:r>
      </w:del>
      <w:r w:rsidRPr="000217F6">
        <w:rPr>
          <w:lang w:val="en-US"/>
        </w:rPr>
        <w:t>from late June to early August</w:t>
      </w:r>
      <w:ins w:id="200" w:author="Valentin Lauret" w:date="2024-06-06T15:33:00Z">
        <w:r w:rsidR="00A9039F">
          <w:rPr>
            <w:lang w:val="en-US"/>
          </w:rPr>
          <w:t xml:space="preserve"> </w:t>
        </w:r>
        <w:proofErr w:type="gramStart"/>
        <w:r w:rsidR="00A9039F">
          <w:rPr>
            <w:lang w:val="en-US"/>
          </w:rPr>
          <w:t>since ?</w:t>
        </w:r>
      </w:ins>
      <w:proofErr w:type="gramEnd"/>
      <w:r w:rsidRPr="000217F6">
        <w:rPr>
          <w:lang w:val="en-US"/>
        </w:rPr>
        <w:t>.</w:t>
      </w:r>
    </w:p>
    <w:p w14:paraId="1D69E47D" w14:textId="77777777" w:rsidR="00250898" w:rsidRPr="000217F6" w:rsidRDefault="00FD0452" w:rsidP="000217F6">
      <w:pPr>
        <w:spacing w:after="3" w:line="319" w:lineRule="auto"/>
        <w:ind w:left="10" w:right="58" w:hanging="10"/>
        <w:rPr>
          <w:lang w:val="en-US"/>
        </w:rPr>
      </w:pPr>
      <w:r w:rsidRPr="000217F6">
        <w:rPr>
          <w:lang w:val="en-US"/>
        </w:rPr>
        <w:t>We also utilized data from the Marine National Park (PNM) of the Gulf of Lion, a large marine protected area. Surveys have been conducted twice a year since 2019, in autumn and late spring.</w:t>
      </w:r>
    </w:p>
    <w:p w14:paraId="026F5985" w14:textId="3DF3033F" w:rsidR="00250898" w:rsidRPr="000217F6" w:rsidRDefault="00FD0452">
      <w:pPr>
        <w:ind w:left="12" w:right="53" w:firstLine="351"/>
        <w:rPr>
          <w:lang w:val="en-US"/>
        </w:rPr>
      </w:pPr>
      <w:r w:rsidRPr="000217F6">
        <w:rPr>
          <w:lang w:val="en-US"/>
        </w:rPr>
        <w:t xml:space="preserve">Data from </w:t>
      </w:r>
      <w:proofErr w:type="spellStart"/>
      <w:r w:rsidRPr="000217F6">
        <w:rPr>
          <w:lang w:val="en-US"/>
        </w:rPr>
        <w:t>Migralion</w:t>
      </w:r>
      <w:proofErr w:type="spellEnd"/>
      <w:r w:rsidRPr="000217F6">
        <w:rPr>
          <w:lang w:val="en-US"/>
        </w:rPr>
        <w:t xml:space="preserve"> </w:t>
      </w:r>
      <w:del w:id="201" w:author="Coline CANONNE" w:date="2024-06-07T10:18:00Z">
        <w:r w:rsidRPr="000217F6" w:rsidDel="00FA39B9">
          <w:rPr>
            <w:lang w:val="en-US"/>
          </w:rPr>
          <w:delText xml:space="preserve">was </w:delText>
        </w:r>
      </w:del>
      <w:ins w:id="202" w:author="Coline CANONNE" w:date="2024-06-07T10:18:00Z">
        <w:r w:rsidR="00FA39B9">
          <w:rPr>
            <w:lang w:val="en-US"/>
          </w:rPr>
          <w:t>were</w:t>
        </w:r>
        <w:r w:rsidR="00FA39B9" w:rsidRPr="000217F6">
          <w:rPr>
            <w:lang w:val="en-US"/>
          </w:rPr>
          <w:t xml:space="preserve"> </w:t>
        </w:r>
      </w:ins>
      <w:r w:rsidRPr="000217F6">
        <w:rPr>
          <w:lang w:val="en-US"/>
        </w:rPr>
        <w:t>collected in 2022 and 2023, twice a year around April and September.</w:t>
      </w:r>
    </w:p>
    <w:p w14:paraId="04C9E916" w14:textId="77777777" w:rsidR="00250898" w:rsidRPr="000217F6" w:rsidRDefault="00FD0452">
      <w:pPr>
        <w:ind w:left="12" w:right="53" w:firstLine="379"/>
        <w:rPr>
          <w:lang w:val="en-US"/>
        </w:rPr>
      </w:pPr>
      <w:r w:rsidRPr="000217F6">
        <w:rPr>
          <w:lang w:val="en-US"/>
        </w:rPr>
        <w:t>All these programs collected data at the species level, but in some cases, species identification was too difficult, leading to aggregation into the same category. Then, we labeled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and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as small shearwaters, and we labeled Pomarine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pomarinus</w:t>
      </w:r>
      <w:proofErr w:type="spellEnd"/>
      <w:r w:rsidRPr="000217F6">
        <w:rPr>
          <w:lang w:val="en-US"/>
        </w:rPr>
        <w:t>) and Arctic skua (</w:t>
      </w:r>
      <w:proofErr w:type="spellStart"/>
      <w:r w:rsidRPr="000217F6">
        <w:rPr>
          <w:i/>
          <w:lang w:val="en-US"/>
        </w:rPr>
        <w:t>Stercorarius</w:t>
      </w:r>
      <w:proofErr w:type="spellEnd"/>
      <w:r w:rsidRPr="000217F6">
        <w:rPr>
          <w:i/>
          <w:lang w:val="en-US"/>
        </w:rPr>
        <w:t xml:space="preserve"> </w:t>
      </w:r>
      <w:proofErr w:type="spellStart"/>
      <w:r w:rsidRPr="000217F6">
        <w:rPr>
          <w:i/>
          <w:lang w:val="en-US"/>
        </w:rPr>
        <w:t>parasiticus</w:t>
      </w:r>
      <w:proofErr w:type="spellEnd"/>
      <w:r w:rsidRPr="000217F6">
        <w:rPr>
          <w:lang w:val="en-US"/>
        </w:rPr>
        <w:t>), as small skuas. The distribution of twelve different species were modeled (see species list in Table 3).</w:t>
      </w:r>
    </w:p>
    <w:p w14:paraId="50FF9316" w14:textId="4CE701BC" w:rsidR="00250898" w:rsidRPr="000217F6" w:rsidRDefault="000217F6">
      <w:pPr>
        <w:spacing w:after="351" w:line="330" w:lineRule="auto"/>
        <w:ind w:left="12" w:firstLine="350"/>
        <w:jc w:val="left"/>
        <w:rPr>
          <w:lang w:val="en-US"/>
        </w:rPr>
      </w:pPr>
      <w:r w:rsidRPr="000217F6">
        <w:rPr>
          <w:lang w:val="en-US"/>
        </w:rPr>
        <w:t>Seabirds’</w:t>
      </w:r>
      <w:r w:rsidR="00FD0452" w:rsidRPr="000217F6">
        <w:rPr>
          <w:lang w:val="en-US"/>
        </w:rPr>
        <w:t xml:space="preserve"> </w:t>
      </w:r>
      <w:commentRangeStart w:id="203"/>
      <w:r w:rsidR="00FD0452" w:rsidRPr="000217F6">
        <w:rPr>
          <w:lang w:val="en-US"/>
        </w:rPr>
        <w:t xml:space="preserve">distribution </w:t>
      </w:r>
      <w:del w:id="204" w:author="Coline CANONNE" w:date="2024-06-07T10:19:00Z">
        <w:r w:rsidR="00FD0452" w:rsidRPr="000217F6" w:rsidDel="00FA39B9">
          <w:rPr>
            <w:lang w:val="en-US"/>
          </w:rPr>
          <w:delText xml:space="preserve">could </w:delText>
        </w:r>
      </w:del>
      <w:ins w:id="205" w:author="Coline CANONNE" w:date="2024-06-07T10:19:00Z">
        <w:r w:rsidR="00FA39B9">
          <w:rPr>
            <w:lang w:val="en-US"/>
          </w:rPr>
          <w:t>can</w:t>
        </w:r>
        <w:r w:rsidR="00FA39B9" w:rsidRPr="000217F6">
          <w:rPr>
            <w:lang w:val="en-US"/>
          </w:rPr>
          <w:t xml:space="preserve"> </w:t>
        </w:r>
        <w:commentRangeEnd w:id="203"/>
        <w:r w:rsidR="00FA39B9">
          <w:rPr>
            <w:rStyle w:val="Marquedecommentaire"/>
          </w:rPr>
          <w:commentReference w:id="203"/>
        </w:r>
      </w:ins>
      <w:r w:rsidR="00FD0452" w:rsidRPr="000217F6">
        <w:rPr>
          <w:lang w:val="en-US"/>
        </w:rPr>
        <w:t xml:space="preserve">change between seasons and some species are only present in the study area during </w:t>
      </w:r>
      <w:ins w:id="206" w:author="Coline CANONNE" w:date="2024-06-07T10:20:00Z">
        <w:r w:rsidR="00FA39B9" w:rsidRPr="00FA39B9">
          <w:rPr>
            <w:lang w:val="en-US"/>
          </w:rPr>
          <w:t>certain periods</w:t>
        </w:r>
        <w:r w:rsidR="00FA39B9">
          <w:rPr>
            <w:lang w:val="en-US"/>
          </w:rPr>
          <w:t xml:space="preserve"> </w:t>
        </w:r>
      </w:ins>
      <w:del w:id="207" w:author="Coline CANONNE" w:date="2024-06-07T10:20:00Z">
        <w:r w:rsidR="00FD0452" w:rsidRPr="000217F6" w:rsidDel="00FA39B9">
          <w:rPr>
            <w:lang w:val="en-US"/>
          </w:rPr>
          <w:delText xml:space="preserve">a part </w:delText>
        </w:r>
      </w:del>
      <w:r w:rsidR="00FD0452" w:rsidRPr="000217F6">
        <w:rPr>
          <w:lang w:val="en-US"/>
        </w:rPr>
        <w:t>of the year</w:t>
      </w:r>
      <w:r>
        <w:rPr>
          <w:lang w:val="en-US"/>
        </w:rPr>
        <w:t xml:space="preserve"> </w:t>
      </w:r>
      <w:r w:rsidR="00FD0452" w:rsidRPr="000217F6">
        <w:rPr>
          <w:lang w:val="en-US"/>
        </w:rPr>
        <w:t xml:space="preserve">[30, 55]. For </w:t>
      </w:r>
      <w:del w:id="208" w:author="Coline CANONNE" w:date="2024-06-07T10:20:00Z">
        <w:r w:rsidR="00FD0452" w:rsidRPr="000217F6" w:rsidDel="00FA39B9">
          <w:rPr>
            <w:lang w:val="en-US"/>
          </w:rPr>
          <w:delText xml:space="preserve">these </w:delText>
        </w:r>
      </w:del>
      <w:ins w:id="209" w:author="Coline CANONNE" w:date="2024-06-07T10:20:00Z">
        <w:r w:rsidR="00FA39B9">
          <w:rPr>
            <w:lang w:val="en-US"/>
          </w:rPr>
          <w:t>this</w:t>
        </w:r>
        <w:r w:rsidR="00FA39B9" w:rsidRPr="000217F6">
          <w:rPr>
            <w:lang w:val="en-US"/>
          </w:rPr>
          <w:t xml:space="preserve"> </w:t>
        </w:r>
      </w:ins>
      <w:r w:rsidR="00FD0452" w:rsidRPr="000217F6">
        <w:rPr>
          <w:lang w:val="en-US"/>
        </w:rPr>
        <w:t>reason</w:t>
      </w:r>
      <w:del w:id="210" w:author="Coline CANONNE" w:date="2024-06-07T10:20:00Z">
        <w:r w:rsidR="00FD0452" w:rsidRPr="000217F6" w:rsidDel="00FA39B9">
          <w:rPr>
            <w:lang w:val="en-US"/>
          </w:rPr>
          <w:delText>s</w:delText>
        </w:r>
      </w:del>
      <w:r w:rsidR="00FD0452" w:rsidRPr="000217F6">
        <w:rPr>
          <w:lang w:val="en-US"/>
        </w:rPr>
        <w:t xml:space="preserve">, </w:t>
      </w:r>
      <w:commentRangeStart w:id="211"/>
      <w:r w:rsidR="00FD0452" w:rsidRPr="000217F6">
        <w:rPr>
          <w:lang w:val="en-US"/>
        </w:rPr>
        <w:t xml:space="preserve">our analysis was split into </w:t>
      </w:r>
      <w:commentRangeEnd w:id="211"/>
      <w:r w:rsidR="00FA39B9">
        <w:rPr>
          <w:rStyle w:val="Marquedecommentaire"/>
        </w:rPr>
        <w:commentReference w:id="211"/>
      </w:r>
      <w:r w:rsidR="00FD0452" w:rsidRPr="000217F6">
        <w:rPr>
          <w:lang w:val="en-US"/>
        </w:rPr>
        <w:t xml:space="preserve">two periods: </w:t>
      </w:r>
      <w:commentRangeStart w:id="212"/>
      <w:r w:rsidR="00FD0452" w:rsidRPr="000217F6">
        <w:rPr>
          <w:lang w:val="en-US"/>
        </w:rPr>
        <w:t>breeding</w:t>
      </w:r>
      <w:commentRangeEnd w:id="212"/>
      <w:r w:rsidR="00FA39B9">
        <w:rPr>
          <w:rStyle w:val="Marquedecommentaire"/>
        </w:rPr>
        <w:commentReference w:id="212"/>
      </w:r>
      <w:r w:rsidR="00FD0452" w:rsidRPr="000217F6">
        <w:rPr>
          <w:lang w:val="en-US"/>
        </w:rPr>
        <w:t xml:space="preserve"> season (from April to August) and non-breeding season (from September to March).</w:t>
      </w:r>
    </w:p>
    <w:p w14:paraId="77BA9642" w14:textId="77777777" w:rsidR="00250898" w:rsidRPr="000217F6" w:rsidRDefault="00FD0452">
      <w:pPr>
        <w:pStyle w:val="Titre3"/>
        <w:tabs>
          <w:tab w:val="center" w:pos="1746"/>
        </w:tabs>
        <w:ind w:left="0" w:firstLine="0"/>
        <w:rPr>
          <w:lang w:val="en-US"/>
        </w:rPr>
      </w:pPr>
      <w:r w:rsidRPr="000217F6">
        <w:rPr>
          <w:lang w:val="en-US"/>
        </w:rPr>
        <w:t>2.1.3</w:t>
      </w:r>
      <w:r w:rsidRPr="000217F6">
        <w:rPr>
          <w:lang w:val="en-US"/>
        </w:rPr>
        <w:tab/>
        <w:t>Telemetry data</w:t>
      </w:r>
    </w:p>
    <w:p w14:paraId="4C236CBE" w14:textId="77777777" w:rsidR="00250898" w:rsidRPr="000217F6" w:rsidRDefault="00FD0452">
      <w:pPr>
        <w:spacing w:after="71" w:line="259" w:lineRule="auto"/>
        <w:ind w:left="12" w:right="53" w:firstLine="0"/>
        <w:rPr>
          <w:lang w:val="en-US"/>
        </w:rPr>
      </w:pPr>
      <w:r w:rsidRPr="000217F6">
        <w:rPr>
          <w:lang w:val="en-US"/>
        </w:rPr>
        <w:t xml:space="preserve">GPS-tracking data within the Gulf of Lion was available for four species: </w:t>
      </w:r>
      <w:proofErr w:type="spellStart"/>
      <w:r w:rsidRPr="000217F6">
        <w:rPr>
          <w:lang w:val="en-US"/>
        </w:rPr>
        <w:t>Scopoli’s</w:t>
      </w:r>
      <w:proofErr w:type="spellEnd"/>
      <w:r w:rsidRPr="000217F6">
        <w:rPr>
          <w:lang w:val="en-US"/>
        </w:rPr>
        <w:t xml:space="preserve"> shearwater,</w:t>
      </w:r>
    </w:p>
    <w:p w14:paraId="060F9E27" w14:textId="77777777" w:rsidR="00250898" w:rsidRPr="000217F6" w:rsidRDefault="00FD0452">
      <w:pPr>
        <w:spacing w:after="100" w:line="259" w:lineRule="auto"/>
        <w:ind w:left="12" w:right="53" w:firstLine="0"/>
        <w:rPr>
          <w:lang w:val="en-US"/>
        </w:rPr>
      </w:pPr>
      <w:proofErr w:type="spellStart"/>
      <w:r w:rsidRPr="000217F6">
        <w:rPr>
          <w:lang w:val="en-US"/>
        </w:rPr>
        <w:lastRenderedPageBreak/>
        <w:t>Yelkouan</w:t>
      </w:r>
      <w:proofErr w:type="spellEnd"/>
      <w:r w:rsidRPr="000217F6">
        <w:rPr>
          <w:lang w:val="en-US"/>
        </w:rPr>
        <w:t xml:space="preserve"> shearwater, Yellow-legged gull, and Sandwich tern. For the </w:t>
      </w:r>
      <w:commentRangeStart w:id="213"/>
      <w:proofErr w:type="spellStart"/>
      <w:r w:rsidRPr="000217F6">
        <w:rPr>
          <w:lang w:val="en-US"/>
        </w:rPr>
        <w:t>Migralion</w:t>
      </w:r>
      <w:proofErr w:type="spellEnd"/>
      <w:r w:rsidRPr="000217F6">
        <w:rPr>
          <w:lang w:val="en-US"/>
        </w:rPr>
        <w:t xml:space="preserve"> </w:t>
      </w:r>
      <w:commentRangeEnd w:id="213"/>
      <w:r w:rsidR="00FA39B9">
        <w:rPr>
          <w:rStyle w:val="Marquedecommentaire"/>
        </w:rPr>
        <w:commentReference w:id="213"/>
      </w:r>
      <w:r w:rsidRPr="000217F6">
        <w:rPr>
          <w:lang w:val="en-US"/>
        </w:rPr>
        <w:t>project in</w:t>
      </w:r>
    </w:p>
    <w:p w14:paraId="2032EB94" w14:textId="520FE216" w:rsidR="00250898" w:rsidRPr="000217F6" w:rsidRDefault="00FD0452">
      <w:pPr>
        <w:ind w:left="12" w:right="53" w:firstLine="3"/>
        <w:rPr>
          <w:lang w:val="en-US"/>
        </w:rPr>
      </w:pPr>
      <w:r w:rsidRPr="000217F6">
        <w:rPr>
          <w:lang w:val="en-US"/>
        </w:rPr>
        <w:t xml:space="preserve">2021 and 2022, 51 </w:t>
      </w:r>
      <w:proofErr w:type="spellStart"/>
      <w:r w:rsidRPr="000217F6">
        <w:rPr>
          <w:lang w:val="en-US"/>
        </w:rPr>
        <w:t>Scopoli’s</w:t>
      </w:r>
      <w:proofErr w:type="spellEnd"/>
      <w:r w:rsidRPr="000217F6">
        <w:rPr>
          <w:lang w:val="en-US"/>
        </w:rPr>
        <w:t xml:space="preserve"> shearwaters, 39 </w:t>
      </w:r>
      <w:proofErr w:type="spellStart"/>
      <w:r w:rsidRPr="000217F6">
        <w:rPr>
          <w:lang w:val="en-US"/>
        </w:rPr>
        <w:t>Yelkouan</w:t>
      </w:r>
      <w:proofErr w:type="spellEnd"/>
      <w:r w:rsidRPr="000217F6">
        <w:rPr>
          <w:lang w:val="en-US"/>
        </w:rPr>
        <w:t xml:space="preserve"> shearwaters, and 22 Sandwich terns were equipped with GPS at their nesting colonies</w:t>
      </w:r>
      <w:ins w:id="214" w:author="Coline CANONNE" w:date="2024-06-07T10:22:00Z">
        <w:r w:rsidR="00FA39B9" w:rsidRPr="00FA39B9">
          <w:rPr>
            <w:lang w:val="en-US"/>
          </w:rPr>
          <w:t xml:space="preserve"> </w:t>
        </w:r>
        <w:r w:rsidR="00FA39B9" w:rsidRPr="000217F6">
          <w:rPr>
            <w:lang w:val="en-US"/>
          </w:rPr>
          <w:t>in the South of France</w:t>
        </w:r>
      </w:ins>
      <w:ins w:id="215" w:author="Coline CANONNE" w:date="2024-06-07T10:24:00Z">
        <w:r w:rsidR="00FA39B9">
          <w:rPr>
            <w:lang w:val="en-US"/>
          </w:rPr>
          <w:t>;</w:t>
        </w:r>
      </w:ins>
      <w:r w:rsidRPr="000217F6">
        <w:rPr>
          <w:lang w:val="en-US"/>
        </w:rPr>
        <w:t xml:space="preserve"> on </w:t>
      </w:r>
      <w:proofErr w:type="spellStart"/>
      <w:r w:rsidRPr="000217F6">
        <w:rPr>
          <w:lang w:val="en-US"/>
        </w:rPr>
        <w:t>Riou</w:t>
      </w:r>
      <w:proofErr w:type="spellEnd"/>
      <w:r w:rsidRPr="000217F6">
        <w:rPr>
          <w:lang w:val="en-US"/>
        </w:rPr>
        <w:t xml:space="preserve"> Island near Marseille, in Port-Cros, and at the </w:t>
      </w:r>
      <w:proofErr w:type="spellStart"/>
      <w:r w:rsidRPr="000217F6">
        <w:rPr>
          <w:lang w:val="en-US"/>
        </w:rPr>
        <w:t>Etang</w:t>
      </w:r>
      <w:proofErr w:type="spellEnd"/>
      <w:r w:rsidRPr="000217F6">
        <w:rPr>
          <w:lang w:val="en-US"/>
        </w:rPr>
        <w:t xml:space="preserve"> de </w:t>
      </w:r>
      <w:proofErr w:type="spellStart"/>
      <w:r w:rsidRPr="000217F6">
        <w:rPr>
          <w:lang w:val="en-US"/>
        </w:rPr>
        <w:t>Thau</w:t>
      </w:r>
      <w:proofErr w:type="spellEnd"/>
      <w:r w:rsidRPr="000217F6">
        <w:rPr>
          <w:lang w:val="en-US"/>
        </w:rPr>
        <w:t xml:space="preserve"> near Montpellier, respectively</w:t>
      </w:r>
      <w:del w:id="216" w:author="Coline CANONNE" w:date="2024-06-07T10:22:00Z">
        <w:r w:rsidRPr="000217F6" w:rsidDel="00FA39B9">
          <w:rPr>
            <w:lang w:val="en-US"/>
          </w:rPr>
          <w:delText>, all located in the South of France</w:delText>
        </w:r>
      </w:del>
      <w:r w:rsidRPr="000217F6">
        <w:rPr>
          <w:lang w:val="en-US"/>
        </w:rPr>
        <w:t xml:space="preserve">. Additionally, 106 Yellow-legged gulls were equipped with GPS in 2021 </w:t>
      </w:r>
      <w:ins w:id="217" w:author="Coline CANONNE" w:date="2024-06-07T10:23:00Z">
        <w:r w:rsidR="00FA39B9">
          <w:rPr>
            <w:lang w:val="en-US"/>
          </w:rPr>
          <w:t>with</w:t>
        </w:r>
      </w:ins>
      <w:r w:rsidRPr="000217F6">
        <w:rPr>
          <w:lang w:val="en-US"/>
        </w:rPr>
        <w:t>in the Natural Park of Camargue.</w:t>
      </w:r>
    </w:p>
    <w:p w14:paraId="5C844316" w14:textId="5DF318EB" w:rsidR="00250898" w:rsidRPr="000217F6" w:rsidRDefault="00FD0452">
      <w:pPr>
        <w:spacing w:after="353" w:line="330" w:lineRule="auto"/>
        <w:ind w:left="12" w:firstLine="350"/>
        <w:jc w:val="left"/>
        <w:rPr>
          <w:lang w:val="en-US"/>
        </w:rPr>
      </w:pPr>
      <w:r w:rsidRPr="000217F6">
        <w:rPr>
          <w:lang w:val="en-US"/>
        </w:rPr>
        <w:t>We sampled recorded locations within the study area, and retained one location per hour to avoid spatial autocorrelation between successive points. These sampled locations were then assigned to two seasons, based on periods defined by count data.</w:t>
      </w:r>
    </w:p>
    <w:p w14:paraId="590E9748" w14:textId="77777777" w:rsidR="00250898" w:rsidRPr="000217F6" w:rsidRDefault="00FD0452">
      <w:pPr>
        <w:pStyle w:val="Titre3"/>
        <w:tabs>
          <w:tab w:val="center" w:pos="2016"/>
        </w:tabs>
        <w:spacing w:after="260"/>
        <w:ind w:left="0" w:firstLine="0"/>
        <w:rPr>
          <w:lang w:val="en-US"/>
        </w:rPr>
      </w:pPr>
      <w:r w:rsidRPr="000217F6">
        <w:rPr>
          <w:lang w:val="en-US"/>
        </w:rPr>
        <w:t>2.1.4</w:t>
      </w:r>
      <w:r w:rsidRPr="000217F6">
        <w:rPr>
          <w:lang w:val="en-US"/>
        </w:rPr>
        <w:tab/>
        <w:t>Environmental data</w:t>
      </w:r>
    </w:p>
    <w:p w14:paraId="1FCE7B67" w14:textId="77777777" w:rsidR="00250898" w:rsidRPr="000217F6" w:rsidRDefault="00FD0452">
      <w:pPr>
        <w:spacing w:after="82" w:line="259" w:lineRule="auto"/>
        <w:ind w:left="12" w:right="53" w:firstLine="0"/>
        <w:rPr>
          <w:lang w:val="en-US"/>
        </w:rPr>
      </w:pPr>
      <w:r w:rsidRPr="000217F6">
        <w:rPr>
          <w:lang w:val="en-US"/>
        </w:rPr>
        <w:t>We extracted environmental variables from the E.U. Copernicus Marine database [56, 57]</w:t>
      </w:r>
    </w:p>
    <w:p w14:paraId="4F60D484" w14:textId="77777777" w:rsidR="00250898" w:rsidRPr="000217F6" w:rsidRDefault="00FD0452">
      <w:pPr>
        <w:spacing w:after="100" w:line="259" w:lineRule="auto"/>
        <w:ind w:left="12" w:right="53" w:firstLine="0"/>
        <w:rPr>
          <w:lang w:val="en-US"/>
        </w:rPr>
      </w:pPr>
      <w:r w:rsidRPr="000217F6">
        <w:rPr>
          <w:lang w:val="en-US"/>
        </w:rPr>
        <w:t>(https://data.marine.copernicus.eu) and MARSPEC database [58] (http://www.marspec.org).</w:t>
      </w:r>
    </w:p>
    <w:p w14:paraId="50C5AB56" w14:textId="606A0486" w:rsidR="00250898" w:rsidRPr="000217F6" w:rsidRDefault="00FD0452">
      <w:pPr>
        <w:spacing w:after="24" w:line="330" w:lineRule="auto"/>
        <w:ind w:left="12" w:firstLine="0"/>
        <w:jc w:val="left"/>
        <w:rPr>
          <w:lang w:val="en-US"/>
        </w:rPr>
      </w:pPr>
      <w:r w:rsidRPr="000217F6">
        <w:rPr>
          <w:lang w:val="en-US"/>
        </w:rPr>
        <w:t xml:space="preserve">A total of </w:t>
      </w:r>
      <w:commentRangeStart w:id="218"/>
      <w:ins w:id="219" w:author="Coline CANONNE" w:date="2024-06-07T10:25:00Z">
        <w:r w:rsidR="00FA39B9">
          <w:rPr>
            <w:lang w:val="en-US"/>
          </w:rPr>
          <w:t>eight</w:t>
        </w:r>
      </w:ins>
      <w:del w:id="220" w:author="Coline CANONNE" w:date="2024-06-07T10:25:00Z">
        <w:r w:rsidRPr="000217F6" w:rsidDel="00FA39B9">
          <w:rPr>
            <w:lang w:val="en-US"/>
          </w:rPr>
          <w:delText>8</w:delText>
        </w:r>
      </w:del>
      <w:r w:rsidRPr="000217F6">
        <w:rPr>
          <w:lang w:val="en-US"/>
        </w:rPr>
        <w:t xml:space="preserve"> </w:t>
      </w:r>
      <w:commentRangeEnd w:id="218"/>
      <w:r w:rsidR="00FA39B9">
        <w:rPr>
          <w:rStyle w:val="Marquedecommentaire"/>
        </w:rPr>
        <w:commentReference w:id="218"/>
      </w:r>
      <w:r w:rsidRPr="000217F6">
        <w:rPr>
          <w:lang w:val="en-US"/>
        </w:rPr>
        <w:t>geophysical and biotic covariates were included and are listed in Tab.1 (see also Appendix I Fig.6 for maps).</w:t>
      </w:r>
      <w:ins w:id="221" w:author="Coline CANONNE" w:date="2024-06-07T10:27:00Z">
        <w:r w:rsidR="0085690E">
          <w:rPr>
            <w:lang w:val="en-US"/>
          </w:rPr>
          <w:t xml:space="preserve"> </w:t>
        </w:r>
      </w:ins>
      <w:r w:rsidRPr="000217F6">
        <w:rPr>
          <w:lang w:val="en-US"/>
        </w:rPr>
        <w:t xml:space="preserve"> </w:t>
      </w:r>
      <w:commentRangeStart w:id="222"/>
      <w:r w:rsidRPr="000217F6">
        <w:rPr>
          <w:lang w:val="en-US"/>
        </w:rPr>
        <w:t xml:space="preserve">Covariates </w:t>
      </w:r>
      <w:commentRangeEnd w:id="222"/>
      <w:r w:rsidR="0085690E">
        <w:rPr>
          <w:rStyle w:val="Marquedecommentaire"/>
        </w:rPr>
        <w:commentReference w:id="222"/>
      </w:r>
      <w:r w:rsidRPr="000217F6">
        <w:rPr>
          <w:lang w:val="en-US"/>
        </w:rPr>
        <w:t>choice was based on knowledge about seabird</w:t>
      </w:r>
      <w:del w:id="223" w:author="Coline CANONNE" w:date="2024-06-07T10:30:00Z">
        <w:r w:rsidRPr="000217F6" w:rsidDel="0085690E">
          <w:rPr>
            <w:lang w:val="en-US"/>
          </w:rPr>
          <w:delText>s</w:delText>
        </w:r>
      </w:del>
      <w:r w:rsidRPr="000217F6">
        <w:rPr>
          <w:lang w:val="en-US"/>
        </w:rPr>
        <w:t xml:space="preserve"> ecology and </w:t>
      </w:r>
      <w:ins w:id="224" w:author="Coline CANONNE" w:date="2024-06-07T10:28:00Z">
        <w:r w:rsidR="0085690E">
          <w:rPr>
            <w:lang w:val="en-US"/>
          </w:rPr>
          <w:t xml:space="preserve">by the most </w:t>
        </w:r>
      </w:ins>
      <w:r w:rsidRPr="000217F6">
        <w:rPr>
          <w:lang w:val="en-US"/>
        </w:rPr>
        <w:t xml:space="preserve">frequently used covariates </w:t>
      </w:r>
      <w:ins w:id="225" w:author="Coline CANONNE" w:date="2024-06-07T10:30:00Z">
        <w:r w:rsidR="0085690E">
          <w:rPr>
            <w:lang w:val="en-US"/>
          </w:rPr>
          <w:t xml:space="preserve">in the literature </w:t>
        </w:r>
      </w:ins>
      <w:r w:rsidRPr="000217F6">
        <w:rPr>
          <w:lang w:val="en-US"/>
        </w:rPr>
        <w:t>for seabird distribution modeling [1, 30, 59, 60, 61].</w:t>
      </w:r>
    </w:p>
    <w:p w14:paraId="4A4AE4D9" w14:textId="68BB8332" w:rsidR="00250898" w:rsidRDefault="00FD0452">
      <w:pPr>
        <w:ind w:left="12" w:right="53" w:firstLine="357"/>
      </w:pPr>
      <w:r w:rsidRPr="000217F6">
        <w:rPr>
          <w:lang w:val="en-US"/>
        </w:rPr>
        <w:t xml:space="preserve">The dynamic variables (dynamic and SST covariates in Table 1) were obtained with </w:t>
      </w:r>
      <w:del w:id="226" w:author="Coline CANONNE" w:date="2024-06-07T10:31:00Z">
        <w:r w:rsidRPr="000217F6" w:rsidDel="0085690E">
          <w:rPr>
            <w:lang w:val="en-US"/>
          </w:rPr>
          <w:delText xml:space="preserve">monthly </w:delText>
        </w:r>
      </w:del>
      <w:ins w:id="227" w:author="Coline CANONNE" w:date="2024-06-07T10:31:00Z">
        <w:r w:rsidR="0085690E">
          <w:rPr>
            <w:lang w:val="en-US"/>
          </w:rPr>
          <w:t xml:space="preserve">a </w:t>
        </w:r>
      </w:ins>
      <w:r w:rsidRPr="000217F6">
        <w:rPr>
          <w:lang w:val="en-US"/>
        </w:rPr>
        <w:t>temporal resolution</w:t>
      </w:r>
      <w:ins w:id="228" w:author="Coline CANONNE" w:date="2024-06-07T10:31:00Z">
        <w:r w:rsidR="0085690E">
          <w:rPr>
            <w:lang w:val="en-US"/>
          </w:rPr>
          <w:t xml:space="preserve"> of one month</w:t>
        </w:r>
      </w:ins>
      <w:r w:rsidRPr="000217F6">
        <w:rPr>
          <w:lang w:val="en-US"/>
        </w:rPr>
        <w:t xml:space="preserve"> and averaged values were calculated from 2011 to 2023, covering the oldest to most recent seabird data available. We also computed the standard deviation for each covariate from the monthly temporal resolution and considered it as a measure of temporal variability of the covariate value. </w:t>
      </w:r>
      <w:proofErr w:type="spellStart"/>
      <w:r>
        <w:t>Sea</w:t>
      </w:r>
      <w:proofErr w:type="spellEnd"/>
      <w:r>
        <w:t xml:space="preserve"> Surface </w:t>
      </w:r>
      <w:proofErr w:type="spellStart"/>
      <w:r>
        <w:t>Temperature</w:t>
      </w:r>
      <w:proofErr w:type="spellEnd"/>
      <w:r>
        <w:t xml:space="preserve"> (SST) </w:t>
      </w:r>
      <w:proofErr w:type="spellStart"/>
      <w:r>
        <w:t>showed</w:t>
      </w:r>
      <w:proofErr w:type="spellEnd"/>
      <w:r>
        <w:t xml:space="preserve"> </w:t>
      </w:r>
      <w:commentRangeStart w:id="229"/>
      <w:proofErr w:type="spellStart"/>
      <w:r>
        <w:t>great</w:t>
      </w:r>
      <w:proofErr w:type="spellEnd"/>
      <w:r>
        <w:t xml:space="preserve"> </w:t>
      </w:r>
      <w:commentRangeEnd w:id="229"/>
      <w:r w:rsidR="0085690E">
        <w:rPr>
          <w:rStyle w:val="Marquedecommentaire"/>
        </w:rPr>
        <w:commentReference w:id="229"/>
      </w:r>
      <w:proofErr w:type="spellStart"/>
      <w:r>
        <w:t>seasonal</w:t>
      </w:r>
      <w:proofErr w:type="spellEnd"/>
    </w:p>
    <w:tbl>
      <w:tblPr>
        <w:tblStyle w:val="TableGrid"/>
        <w:tblW w:w="5941" w:type="dxa"/>
        <w:tblInd w:w="1814" w:type="dxa"/>
        <w:tblCellMar>
          <w:top w:w="25" w:type="dxa"/>
          <w:right w:w="115" w:type="dxa"/>
        </w:tblCellMar>
        <w:tblLook w:val="04A0" w:firstRow="1" w:lastRow="0" w:firstColumn="1" w:lastColumn="0" w:noHBand="0" w:noVBand="1"/>
      </w:tblPr>
      <w:tblGrid>
        <w:gridCol w:w="1911"/>
        <w:gridCol w:w="2137"/>
        <w:gridCol w:w="1893"/>
      </w:tblGrid>
      <w:tr w:rsidR="00250898" w14:paraId="72A0DD16" w14:textId="77777777">
        <w:trPr>
          <w:trHeight w:val="279"/>
        </w:trPr>
        <w:tc>
          <w:tcPr>
            <w:tcW w:w="1911" w:type="dxa"/>
            <w:tcBorders>
              <w:top w:val="single" w:sz="3" w:space="0" w:color="000000"/>
              <w:left w:val="nil"/>
              <w:bottom w:val="single" w:sz="3" w:space="0" w:color="000000"/>
              <w:right w:val="nil"/>
            </w:tcBorders>
          </w:tcPr>
          <w:p w14:paraId="363A342C" w14:textId="77777777" w:rsidR="00250898" w:rsidRDefault="00FD0452">
            <w:pPr>
              <w:spacing w:after="0" w:line="259" w:lineRule="auto"/>
              <w:ind w:left="120" w:firstLine="0"/>
              <w:jc w:val="left"/>
            </w:pPr>
            <w:r>
              <w:rPr>
                <w:sz w:val="22"/>
              </w:rPr>
              <w:t>Variable</w:t>
            </w:r>
          </w:p>
        </w:tc>
        <w:tc>
          <w:tcPr>
            <w:tcW w:w="2137" w:type="dxa"/>
            <w:tcBorders>
              <w:top w:val="single" w:sz="3" w:space="0" w:color="000000"/>
              <w:left w:val="nil"/>
              <w:bottom w:val="single" w:sz="3" w:space="0" w:color="000000"/>
              <w:right w:val="nil"/>
            </w:tcBorders>
          </w:tcPr>
          <w:p w14:paraId="71F03F91" w14:textId="77777777" w:rsidR="00250898" w:rsidRDefault="00FD0452">
            <w:pPr>
              <w:spacing w:after="0" w:line="259" w:lineRule="auto"/>
              <w:ind w:left="0" w:firstLine="0"/>
              <w:jc w:val="left"/>
            </w:pPr>
            <w:r>
              <w:rPr>
                <w:sz w:val="22"/>
              </w:rPr>
              <w:t>Description</w:t>
            </w:r>
          </w:p>
        </w:tc>
        <w:tc>
          <w:tcPr>
            <w:tcW w:w="1893" w:type="dxa"/>
            <w:tcBorders>
              <w:top w:val="single" w:sz="3" w:space="0" w:color="000000"/>
              <w:left w:val="nil"/>
              <w:bottom w:val="single" w:sz="3" w:space="0" w:color="000000"/>
              <w:right w:val="nil"/>
            </w:tcBorders>
          </w:tcPr>
          <w:p w14:paraId="28C397BC" w14:textId="77777777" w:rsidR="00250898" w:rsidRDefault="00FD0452">
            <w:pPr>
              <w:spacing w:after="0" w:line="259" w:lineRule="auto"/>
              <w:ind w:left="0" w:firstLine="0"/>
              <w:jc w:val="left"/>
            </w:pPr>
            <w:r>
              <w:rPr>
                <w:sz w:val="22"/>
              </w:rPr>
              <w:t>Block</w:t>
            </w:r>
          </w:p>
        </w:tc>
      </w:tr>
      <w:tr w:rsidR="00250898" w14:paraId="44DA04EC" w14:textId="77777777">
        <w:trPr>
          <w:trHeight w:val="546"/>
        </w:trPr>
        <w:tc>
          <w:tcPr>
            <w:tcW w:w="1911" w:type="dxa"/>
            <w:tcBorders>
              <w:top w:val="single" w:sz="3" w:space="0" w:color="000000"/>
              <w:left w:val="nil"/>
              <w:bottom w:val="nil"/>
              <w:right w:val="nil"/>
            </w:tcBorders>
            <w:vAlign w:val="center"/>
          </w:tcPr>
          <w:p w14:paraId="204E945F" w14:textId="77777777" w:rsidR="00250898" w:rsidRDefault="00FD0452">
            <w:pPr>
              <w:spacing w:after="0" w:line="259" w:lineRule="auto"/>
              <w:ind w:left="120" w:firstLine="0"/>
              <w:jc w:val="left"/>
            </w:pPr>
            <w:proofErr w:type="spellStart"/>
            <w:r>
              <w:rPr>
                <w:sz w:val="22"/>
              </w:rPr>
              <w:t>Bathymetry</w:t>
            </w:r>
            <w:proofErr w:type="spellEnd"/>
          </w:p>
        </w:tc>
        <w:tc>
          <w:tcPr>
            <w:tcW w:w="2137" w:type="dxa"/>
            <w:tcBorders>
              <w:top w:val="single" w:sz="3" w:space="0" w:color="000000"/>
              <w:left w:val="nil"/>
              <w:bottom w:val="nil"/>
              <w:right w:val="nil"/>
            </w:tcBorders>
          </w:tcPr>
          <w:p w14:paraId="019ED243" w14:textId="77777777" w:rsidR="00250898" w:rsidRDefault="00FD0452">
            <w:pPr>
              <w:spacing w:after="0" w:line="259" w:lineRule="auto"/>
              <w:ind w:left="0" w:firstLine="0"/>
              <w:jc w:val="left"/>
            </w:pPr>
            <w:proofErr w:type="spellStart"/>
            <w:r>
              <w:rPr>
                <w:sz w:val="22"/>
              </w:rPr>
              <w:t>Seabed</w:t>
            </w:r>
            <w:proofErr w:type="spellEnd"/>
            <w:r>
              <w:rPr>
                <w:sz w:val="22"/>
              </w:rPr>
              <w:t xml:space="preserve"> </w:t>
            </w:r>
            <w:proofErr w:type="spellStart"/>
            <w:r>
              <w:rPr>
                <w:sz w:val="22"/>
              </w:rPr>
              <w:t>depth</w:t>
            </w:r>
            <w:proofErr w:type="spellEnd"/>
          </w:p>
          <w:p w14:paraId="44F50E56" w14:textId="77777777" w:rsidR="00250898" w:rsidRDefault="00FD0452">
            <w:pPr>
              <w:spacing w:after="0" w:line="259" w:lineRule="auto"/>
              <w:ind w:left="0" w:firstLine="0"/>
              <w:jc w:val="left"/>
            </w:pPr>
            <w:r>
              <w:rPr>
                <w:sz w:val="22"/>
              </w:rPr>
              <w:t>(</w:t>
            </w:r>
            <w:proofErr w:type="gramStart"/>
            <w:r>
              <w:rPr>
                <w:sz w:val="22"/>
              </w:rPr>
              <w:t>in</w:t>
            </w:r>
            <w:proofErr w:type="gramEnd"/>
            <w:r>
              <w:rPr>
                <w:sz w:val="22"/>
              </w:rPr>
              <w:t xml:space="preserve"> m)</w:t>
            </w:r>
          </w:p>
        </w:tc>
        <w:tc>
          <w:tcPr>
            <w:tcW w:w="1893" w:type="dxa"/>
            <w:tcBorders>
              <w:top w:val="single" w:sz="3" w:space="0" w:color="000000"/>
              <w:left w:val="nil"/>
              <w:bottom w:val="nil"/>
              <w:right w:val="nil"/>
            </w:tcBorders>
            <w:vAlign w:val="center"/>
          </w:tcPr>
          <w:p w14:paraId="0833C35A"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63E0806B" w14:textId="77777777">
        <w:trPr>
          <w:trHeight w:val="542"/>
        </w:trPr>
        <w:tc>
          <w:tcPr>
            <w:tcW w:w="1911" w:type="dxa"/>
            <w:tcBorders>
              <w:top w:val="nil"/>
              <w:left w:val="nil"/>
              <w:bottom w:val="nil"/>
              <w:right w:val="nil"/>
            </w:tcBorders>
            <w:vAlign w:val="center"/>
          </w:tcPr>
          <w:p w14:paraId="7AFBB888" w14:textId="77777777" w:rsidR="00250898" w:rsidRDefault="00FD0452">
            <w:pPr>
              <w:spacing w:after="0" w:line="259" w:lineRule="auto"/>
              <w:ind w:left="120" w:firstLine="0"/>
              <w:jc w:val="left"/>
            </w:pPr>
            <w:r>
              <w:rPr>
                <w:sz w:val="22"/>
              </w:rPr>
              <w:t>Distance</w:t>
            </w:r>
          </w:p>
        </w:tc>
        <w:tc>
          <w:tcPr>
            <w:tcW w:w="2137" w:type="dxa"/>
            <w:tcBorders>
              <w:top w:val="nil"/>
              <w:left w:val="nil"/>
              <w:bottom w:val="nil"/>
              <w:right w:val="nil"/>
            </w:tcBorders>
          </w:tcPr>
          <w:p w14:paraId="25E341B4" w14:textId="77777777" w:rsidR="00250898" w:rsidRPr="000217F6" w:rsidRDefault="00FD0452">
            <w:pPr>
              <w:spacing w:after="0" w:line="259" w:lineRule="auto"/>
              <w:ind w:left="0" w:right="71" w:firstLine="0"/>
              <w:jc w:val="left"/>
              <w:rPr>
                <w:lang w:val="en-US"/>
              </w:rPr>
            </w:pPr>
            <w:r w:rsidRPr="000217F6">
              <w:rPr>
                <w:sz w:val="22"/>
                <w:lang w:val="en-US"/>
              </w:rPr>
              <w:t>Distance to the coast (in km)</w:t>
            </w:r>
          </w:p>
        </w:tc>
        <w:tc>
          <w:tcPr>
            <w:tcW w:w="1893" w:type="dxa"/>
            <w:tcBorders>
              <w:top w:val="nil"/>
              <w:left w:val="nil"/>
              <w:bottom w:val="nil"/>
              <w:right w:val="nil"/>
            </w:tcBorders>
            <w:vAlign w:val="center"/>
          </w:tcPr>
          <w:p w14:paraId="1A5C597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040F9EED" w14:textId="77777777">
        <w:trPr>
          <w:trHeight w:val="542"/>
        </w:trPr>
        <w:tc>
          <w:tcPr>
            <w:tcW w:w="1911" w:type="dxa"/>
            <w:tcBorders>
              <w:top w:val="nil"/>
              <w:left w:val="nil"/>
              <w:bottom w:val="nil"/>
              <w:right w:val="nil"/>
            </w:tcBorders>
            <w:vAlign w:val="center"/>
          </w:tcPr>
          <w:p w14:paraId="36AB7B70" w14:textId="77777777" w:rsidR="00250898" w:rsidRDefault="00FD0452">
            <w:pPr>
              <w:spacing w:after="0" w:line="259" w:lineRule="auto"/>
              <w:ind w:left="120" w:firstLine="0"/>
              <w:jc w:val="left"/>
            </w:pPr>
            <w:proofErr w:type="spellStart"/>
            <w:r>
              <w:rPr>
                <w:sz w:val="22"/>
              </w:rPr>
              <w:t>Slope</w:t>
            </w:r>
            <w:proofErr w:type="spellEnd"/>
          </w:p>
        </w:tc>
        <w:tc>
          <w:tcPr>
            <w:tcW w:w="2137" w:type="dxa"/>
            <w:tcBorders>
              <w:top w:val="nil"/>
              <w:left w:val="nil"/>
              <w:bottom w:val="nil"/>
              <w:right w:val="nil"/>
            </w:tcBorders>
          </w:tcPr>
          <w:p w14:paraId="6BAB471C" w14:textId="77777777" w:rsidR="00250898" w:rsidRPr="000217F6" w:rsidRDefault="00FD0452">
            <w:pPr>
              <w:spacing w:after="0" w:line="259" w:lineRule="auto"/>
              <w:ind w:left="0" w:firstLine="0"/>
              <w:jc w:val="left"/>
              <w:rPr>
                <w:lang w:val="en-US"/>
              </w:rPr>
            </w:pPr>
            <w:r w:rsidRPr="000217F6">
              <w:rPr>
                <w:sz w:val="22"/>
                <w:lang w:val="en-US"/>
              </w:rPr>
              <w:t>Slope of the seabed</w:t>
            </w:r>
          </w:p>
          <w:p w14:paraId="24D3EBB1" w14:textId="77777777" w:rsidR="00250898" w:rsidRPr="000217F6" w:rsidRDefault="00FD0452">
            <w:pPr>
              <w:spacing w:after="0" w:line="259" w:lineRule="auto"/>
              <w:ind w:left="0" w:firstLine="0"/>
              <w:jc w:val="left"/>
              <w:rPr>
                <w:lang w:val="en-US"/>
              </w:rPr>
            </w:pPr>
            <w:r w:rsidRPr="000217F6">
              <w:rPr>
                <w:sz w:val="22"/>
                <w:lang w:val="en-US"/>
              </w:rPr>
              <w:t>(</w:t>
            </w:r>
            <w:proofErr w:type="gramStart"/>
            <w:r w:rsidRPr="000217F6">
              <w:rPr>
                <w:sz w:val="22"/>
                <w:lang w:val="en-US"/>
              </w:rPr>
              <w:t>in</w:t>
            </w:r>
            <w:proofErr w:type="gramEnd"/>
            <w:r w:rsidRPr="000217F6">
              <w:rPr>
                <w:sz w:val="22"/>
                <w:lang w:val="en-US"/>
              </w:rPr>
              <w:t xml:space="preserve"> degree)</w:t>
            </w:r>
          </w:p>
        </w:tc>
        <w:tc>
          <w:tcPr>
            <w:tcW w:w="1893" w:type="dxa"/>
            <w:tcBorders>
              <w:top w:val="nil"/>
              <w:left w:val="nil"/>
              <w:bottom w:val="nil"/>
              <w:right w:val="nil"/>
            </w:tcBorders>
            <w:vAlign w:val="center"/>
          </w:tcPr>
          <w:p w14:paraId="7105BC24" w14:textId="77777777" w:rsidR="00250898" w:rsidRDefault="00FD0452">
            <w:pPr>
              <w:spacing w:after="0" w:line="259" w:lineRule="auto"/>
              <w:ind w:left="0" w:firstLine="0"/>
              <w:jc w:val="left"/>
            </w:pPr>
            <w:proofErr w:type="spellStart"/>
            <w:r>
              <w:rPr>
                <w:sz w:val="22"/>
              </w:rPr>
              <w:t>Static</w:t>
            </w:r>
            <w:proofErr w:type="spellEnd"/>
            <w:r>
              <w:rPr>
                <w:sz w:val="22"/>
              </w:rPr>
              <w:t xml:space="preserve"> </w:t>
            </w:r>
            <w:proofErr w:type="spellStart"/>
            <w:r>
              <w:rPr>
                <w:sz w:val="22"/>
              </w:rPr>
              <w:t>covariate</w:t>
            </w:r>
            <w:proofErr w:type="spellEnd"/>
          </w:p>
        </w:tc>
      </w:tr>
      <w:tr w:rsidR="00250898" w14:paraId="7D22857A" w14:textId="77777777">
        <w:trPr>
          <w:trHeight w:val="827"/>
        </w:trPr>
        <w:tc>
          <w:tcPr>
            <w:tcW w:w="1911" w:type="dxa"/>
            <w:tcBorders>
              <w:top w:val="nil"/>
              <w:left w:val="nil"/>
              <w:bottom w:val="nil"/>
              <w:right w:val="nil"/>
            </w:tcBorders>
            <w:vAlign w:val="center"/>
          </w:tcPr>
          <w:p w14:paraId="6650A8A9" w14:textId="77777777" w:rsidR="00250898" w:rsidRDefault="00FD0452">
            <w:pPr>
              <w:spacing w:after="0" w:line="259" w:lineRule="auto"/>
              <w:ind w:left="120" w:firstLine="0"/>
              <w:jc w:val="left"/>
            </w:pPr>
            <w:proofErr w:type="spellStart"/>
            <w:r>
              <w:rPr>
                <w:sz w:val="22"/>
              </w:rPr>
              <w:t>Seasonal</w:t>
            </w:r>
            <w:proofErr w:type="spellEnd"/>
            <w:r>
              <w:rPr>
                <w:sz w:val="22"/>
              </w:rPr>
              <w:t xml:space="preserve"> SST</w:t>
            </w:r>
          </w:p>
        </w:tc>
        <w:tc>
          <w:tcPr>
            <w:tcW w:w="2137" w:type="dxa"/>
            <w:tcBorders>
              <w:top w:val="nil"/>
              <w:left w:val="nil"/>
              <w:bottom w:val="nil"/>
              <w:right w:val="nil"/>
            </w:tcBorders>
          </w:tcPr>
          <w:p w14:paraId="3F634EEF" w14:textId="77777777" w:rsidR="00250898" w:rsidRPr="000217F6" w:rsidRDefault="00FD0452">
            <w:pPr>
              <w:spacing w:after="0" w:line="259" w:lineRule="auto"/>
              <w:ind w:left="0" w:right="44" w:firstLine="0"/>
              <w:jc w:val="left"/>
              <w:rPr>
                <w:lang w:val="en-US"/>
              </w:rPr>
            </w:pPr>
            <w:r w:rsidRPr="000217F6">
              <w:rPr>
                <w:sz w:val="22"/>
                <w:lang w:val="en-US"/>
              </w:rPr>
              <w:t xml:space="preserve">Sea Surface Temperature for each season (in </w:t>
            </w:r>
            <w:r w:rsidRPr="000217F6">
              <w:rPr>
                <w:rFonts w:ascii="Calibri" w:eastAsia="Calibri" w:hAnsi="Calibri" w:cs="Calibri"/>
                <w:sz w:val="22"/>
                <w:lang w:val="en-US"/>
              </w:rPr>
              <w:t>°</w:t>
            </w:r>
            <w:r w:rsidRPr="000217F6">
              <w:rPr>
                <w:sz w:val="22"/>
                <w:lang w:val="en-US"/>
              </w:rPr>
              <w:t>C)</w:t>
            </w:r>
          </w:p>
        </w:tc>
        <w:tc>
          <w:tcPr>
            <w:tcW w:w="1893" w:type="dxa"/>
            <w:tcBorders>
              <w:top w:val="nil"/>
              <w:left w:val="nil"/>
              <w:bottom w:val="nil"/>
              <w:right w:val="nil"/>
            </w:tcBorders>
            <w:vAlign w:val="center"/>
          </w:tcPr>
          <w:p w14:paraId="5FD8041C" w14:textId="77777777" w:rsidR="00250898" w:rsidRDefault="00FD0452">
            <w:pPr>
              <w:spacing w:after="0" w:line="259" w:lineRule="auto"/>
              <w:ind w:left="0" w:firstLine="0"/>
              <w:jc w:val="left"/>
            </w:pPr>
            <w:r>
              <w:rPr>
                <w:sz w:val="22"/>
              </w:rPr>
              <w:t xml:space="preserve">SST </w:t>
            </w:r>
            <w:commentRangeStart w:id="230"/>
            <w:proofErr w:type="spellStart"/>
            <w:r>
              <w:rPr>
                <w:sz w:val="22"/>
              </w:rPr>
              <w:t>covariates</w:t>
            </w:r>
            <w:commentRangeEnd w:id="230"/>
            <w:proofErr w:type="spellEnd"/>
            <w:r w:rsidR="00DE798D">
              <w:rPr>
                <w:rStyle w:val="Marquedecommentaire"/>
              </w:rPr>
              <w:commentReference w:id="230"/>
            </w:r>
          </w:p>
        </w:tc>
      </w:tr>
      <w:tr w:rsidR="00250898" w14:paraId="4703D9F9" w14:textId="77777777">
        <w:trPr>
          <w:trHeight w:val="258"/>
        </w:trPr>
        <w:tc>
          <w:tcPr>
            <w:tcW w:w="1911" w:type="dxa"/>
            <w:tcBorders>
              <w:top w:val="nil"/>
              <w:left w:val="nil"/>
              <w:bottom w:val="nil"/>
              <w:right w:val="nil"/>
            </w:tcBorders>
          </w:tcPr>
          <w:p w14:paraId="30679B52" w14:textId="77777777" w:rsidR="00250898" w:rsidRDefault="00FD0452">
            <w:pPr>
              <w:spacing w:after="0" w:line="259" w:lineRule="auto"/>
              <w:ind w:left="120" w:firstLine="0"/>
              <w:jc w:val="left"/>
            </w:pPr>
            <w:r>
              <w:rPr>
                <w:sz w:val="22"/>
              </w:rPr>
              <w:t>SSS</w:t>
            </w:r>
          </w:p>
        </w:tc>
        <w:tc>
          <w:tcPr>
            <w:tcW w:w="2137" w:type="dxa"/>
            <w:tcBorders>
              <w:top w:val="nil"/>
              <w:left w:val="nil"/>
              <w:bottom w:val="nil"/>
              <w:right w:val="nil"/>
            </w:tcBorders>
          </w:tcPr>
          <w:p w14:paraId="11BE7853" w14:textId="77777777" w:rsidR="00250898" w:rsidRDefault="00FD0452">
            <w:pPr>
              <w:spacing w:after="0" w:line="259" w:lineRule="auto"/>
              <w:ind w:left="0" w:firstLine="0"/>
              <w:jc w:val="left"/>
            </w:pPr>
            <w:proofErr w:type="spellStart"/>
            <w:r>
              <w:rPr>
                <w:sz w:val="22"/>
              </w:rPr>
              <w:t>Sea</w:t>
            </w:r>
            <w:proofErr w:type="spellEnd"/>
            <w:r>
              <w:rPr>
                <w:sz w:val="22"/>
              </w:rPr>
              <w:t xml:space="preserve"> Surface </w:t>
            </w:r>
            <w:proofErr w:type="spellStart"/>
            <w:r>
              <w:rPr>
                <w:sz w:val="22"/>
              </w:rPr>
              <w:t>Salinity</w:t>
            </w:r>
            <w:proofErr w:type="spellEnd"/>
          </w:p>
        </w:tc>
        <w:tc>
          <w:tcPr>
            <w:tcW w:w="1893" w:type="dxa"/>
            <w:tcBorders>
              <w:top w:val="nil"/>
              <w:left w:val="nil"/>
              <w:bottom w:val="nil"/>
              <w:right w:val="nil"/>
            </w:tcBorders>
          </w:tcPr>
          <w:p w14:paraId="531AD255"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85FF5A8" w14:textId="77777777">
        <w:trPr>
          <w:trHeight w:val="542"/>
        </w:trPr>
        <w:tc>
          <w:tcPr>
            <w:tcW w:w="1911" w:type="dxa"/>
            <w:tcBorders>
              <w:top w:val="nil"/>
              <w:left w:val="nil"/>
              <w:bottom w:val="nil"/>
              <w:right w:val="nil"/>
            </w:tcBorders>
            <w:vAlign w:val="center"/>
          </w:tcPr>
          <w:p w14:paraId="79CE1027" w14:textId="77777777" w:rsidR="00250898" w:rsidRDefault="00FD0452">
            <w:pPr>
              <w:spacing w:after="0" w:line="259" w:lineRule="auto"/>
              <w:ind w:left="120" w:firstLine="0"/>
              <w:jc w:val="left"/>
            </w:pPr>
            <w:r>
              <w:rPr>
                <w:sz w:val="22"/>
              </w:rPr>
              <w:t>SSH</w:t>
            </w:r>
          </w:p>
        </w:tc>
        <w:tc>
          <w:tcPr>
            <w:tcW w:w="2137" w:type="dxa"/>
            <w:tcBorders>
              <w:top w:val="nil"/>
              <w:left w:val="nil"/>
              <w:bottom w:val="nil"/>
              <w:right w:val="nil"/>
            </w:tcBorders>
          </w:tcPr>
          <w:p w14:paraId="714E9B2E" w14:textId="77777777" w:rsidR="00250898" w:rsidRPr="000217F6" w:rsidRDefault="00FD0452">
            <w:pPr>
              <w:spacing w:after="0" w:line="259" w:lineRule="auto"/>
              <w:ind w:left="0" w:firstLine="0"/>
              <w:jc w:val="left"/>
              <w:rPr>
                <w:lang w:val="en-US"/>
              </w:rPr>
            </w:pPr>
            <w:r w:rsidRPr="000217F6">
              <w:rPr>
                <w:sz w:val="22"/>
                <w:lang w:val="en-US"/>
              </w:rPr>
              <w:t>Sea Surface Height above geoid (in m)</w:t>
            </w:r>
          </w:p>
        </w:tc>
        <w:tc>
          <w:tcPr>
            <w:tcW w:w="1893" w:type="dxa"/>
            <w:tcBorders>
              <w:top w:val="nil"/>
              <w:left w:val="nil"/>
              <w:bottom w:val="nil"/>
              <w:right w:val="nil"/>
            </w:tcBorders>
            <w:vAlign w:val="center"/>
          </w:tcPr>
          <w:p w14:paraId="6FA42D04"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06B8F8D2" w14:textId="77777777">
        <w:trPr>
          <w:trHeight w:val="813"/>
        </w:trPr>
        <w:tc>
          <w:tcPr>
            <w:tcW w:w="1911" w:type="dxa"/>
            <w:tcBorders>
              <w:top w:val="nil"/>
              <w:left w:val="nil"/>
              <w:bottom w:val="nil"/>
              <w:right w:val="nil"/>
            </w:tcBorders>
            <w:vAlign w:val="center"/>
          </w:tcPr>
          <w:p w14:paraId="645FE39A" w14:textId="77777777" w:rsidR="00250898" w:rsidRDefault="00FD0452">
            <w:pPr>
              <w:spacing w:after="0" w:line="259" w:lineRule="auto"/>
              <w:ind w:left="120" w:firstLine="0"/>
              <w:jc w:val="left"/>
            </w:pPr>
            <w:proofErr w:type="spellStart"/>
            <w:r>
              <w:rPr>
                <w:sz w:val="22"/>
              </w:rPr>
              <w:t>Chlorophyll</w:t>
            </w:r>
            <w:proofErr w:type="spellEnd"/>
            <w:r>
              <w:rPr>
                <w:sz w:val="22"/>
              </w:rPr>
              <w:t xml:space="preserve"> A</w:t>
            </w:r>
          </w:p>
        </w:tc>
        <w:tc>
          <w:tcPr>
            <w:tcW w:w="2137" w:type="dxa"/>
            <w:tcBorders>
              <w:top w:val="nil"/>
              <w:left w:val="nil"/>
              <w:bottom w:val="nil"/>
              <w:right w:val="nil"/>
            </w:tcBorders>
          </w:tcPr>
          <w:p w14:paraId="4DAB8647" w14:textId="77777777" w:rsidR="00250898" w:rsidRPr="000217F6" w:rsidRDefault="00FD0452">
            <w:pPr>
              <w:spacing w:after="0" w:line="259" w:lineRule="auto"/>
              <w:ind w:left="0" w:firstLine="0"/>
              <w:jc w:val="left"/>
              <w:rPr>
                <w:lang w:val="en-US"/>
              </w:rPr>
            </w:pPr>
            <w:r w:rsidRPr="000217F6">
              <w:rPr>
                <w:sz w:val="22"/>
                <w:lang w:val="en-US"/>
              </w:rPr>
              <w:t>Chlorophyll-A concentration (in mg/m3)</w:t>
            </w:r>
          </w:p>
        </w:tc>
        <w:tc>
          <w:tcPr>
            <w:tcW w:w="1893" w:type="dxa"/>
            <w:tcBorders>
              <w:top w:val="nil"/>
              <w:left w:val="nil"/>
              <w:bottom w:val="nil"/>
              <w:right w:val="nil"/>
            </w:tcBorders>
            <w:vAlign w:val="center"/>
          </w:tcPr>
          <w:p w14:paraId="484B2AE2"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r w:rsidR="00250898" w14:paraId="44B035BC" w14:textId="77777777">
        <w:trPr>
          <w:trHeight w:val="546"/>
        </w:trPr>
        <w:tc>
          <w:tcPr>
            <w:tcW w:w="1911" w:type="dxa"/>
            <w:tcBorders>
              <w:top w:val="nil"/>
              <w:left w:val="nil"/>
              <w:bottom w:val="single" w:sz="3" w:space="0" w:color="000000"/>
              <w:right w:val="nil"/>
            </w:tcBorders>
            <w:vAlign w:val="center"/>
          </w:tcPr>
          <w:p w14:paraId="012E462B" w14:textId="77777777" w:rsidR="00250898" w:rsidRDefault="00FD0452">
            <w:pPr>
              <w:spacing w:after="0" w:line="259" w:lineRule="auto"/>
              <w:ind w:left="120" w:firstLine="0"/>
              <w:jc w:val="left"/>
            </w:pPr>
            <w:proofErr w:type="spellStart"/>
            <w:r>
              <w:rPr>
                <w:sz w:val="22"/>
              </w:rPr>
              <w:t>Current</w:t>
            </w:r>
            <w:proofErr w:type="spellEnd"/>
            <w:r>
              <w:rPr>
                <w:sz w:val="22"/>
              </w:rPr>
              <w:t xml:space="preserve"> </w:t>
            </w:r>
            <w:proofErr w:type="spellStart"/>
            <w:r>
              <w:rPr>
                <w:sz w:val="22"/>
              </w:rPr>
              <w:t>velocity</w:t>
            </w:r>
            <w:proofErr w:type="spellEnd"/>
          </w:p>
        </w:tc>
        <w:tc>
          <w:tcPr>
            <w:tcW w:w="2137" w:type="dxa"/>
            <w:tcBorders>
              <w:top w:val="nil"/>
              <w:left w:val="nil"/>
              <w:bottom w:val="single" w:sz="3" w:space="0" w:color="000000"/>
              <w:right w:val="nil"/>
            </w:tcBorders>
          </w:tcPr>
          <w:p w14:paraId="674683BC" w14:textId="77777777" w:rsidR="00250898" w:rsidRPr="000217F6" w:rsidRDefault="00FD0452">
            <w:pPr>
              <w:spacing w:after="0" w:line="259" w:lineRule="auto"/>
              <w:ind w:left="0" w:firstLine="0"/>
              <w:jc w:val="left"/>
              <w:rPr>
                <w:lang w:val="en-US"/>
              </w:rPr>
            </w:pPr>
            <w:r w:rsidRPr="000217F6">
              <w:rPr>
                <w:sz w:val="22"/>
                <w:lang w:val="en-US"/>
              </w:rPr>
              <w:t>Sea water velocity</w:t>
            </w:r>
          </w:p>
          <w:p w14:paraId="1738B245" w14:textId="77777777" w:rsidR="00250898" w:rsidRPr="000217F6" w:rsidRDefault="00FD0452">
            <w:pPr>
              <w:spacing w:after="0" w:line="259" w:lineRule="auto"/>
              <w:ind w:left="0" w:firstLine="0"/>
              <w:jc w:val="left"/>
              <w:rPr>
                <w:lang w:val="en-US"/>
              </w:rPr>
            </w:pPr>
            <w:r w:rsidRPr="000217F6">
              <w:rPr>
                <w:sz w:val="22"/>
                <w:lang w:val="en-US"/>
              </w:rPr>
              <w:t>(</w:t>
            </w:r>
            <w:proofErr w:type="gramStart"/>
            <w:r w:rsidRPr="000217F6">
              <w:rPr>
                <w:sz w:val="22"/>
                <w:lang w:val="en-US"/>
              </w:rPr>
              <w:t>in</w:t>
            </w:r>
            <w:proofErr w:type="gramEnd"/>
            <w:r w:rsidRPr="000217F6">
              <w:rPr>
                <w:sz w:val="22"/>
                <w:lang w:val="en-US"/>
              </w:rPr>
              <w:t xml:space="preserve"> m/s)</w:t>
            </w:r>
          </w:p>
        </w:tc>
        <w:tc>
          <w:tcPr>
            <w:tcW w:w="1893" w:type="dxa"/>
            <w:tcBorders>
              <w:top w:val="nil"/>
              <w:left w:val="nil"/>
              <w:bottom w:val="single" w:sz="3" w:space="0" w:color="000000"/>
              <w:right w:val="nil"/>
            </w:tcBorders>
            <w:vAlign w:val="center"/>
          </w:tcPr>
          <w:p w14:paraId="751BC061" w14:textId="77777777" w:rsidR="00250898" w:rsidRDefault="00FD0452">
            <w:pPr>
              <w:spacing w:after="0" w:line="259" w:lineRule="auto"/>
              <w:ind w:left="0" w:firstLine="0"/>
              <w:jc w:val="left"/>
            </w:pPr>
            <w:r>
              <w:rPr>
                <w:sz w:val="22"/>
              </w:rPr>
              <w:t xml:space="preserve">Dynamic </w:t>
            </w:r>
            <w:proofErr w:type="spellStart"/>
            <w:r>
              <w:rPr>
                <w:sz w:val="22"/>
              </w:rPr>
              <w:t>covariate</w:t>
            </w:r>
            <w:proofErr w:type="spellEnd"/>
          </w:p>
        </w:tc>
      </w:tr>
    </w:tbl>
    <w:p w14:paraId="370A47BC" w14:textId="77777777" w:rsidR="00250898" w:rsidRPr="000217F6" w:rsidRDefault="00FD0452">
      <w:pPr>
        <w:spacing w:after="413" w:line="265" w:lineRule="auto"/>
        <w:ind w:left="22" w:hanging="10"/>
        <w:jc w:val="left"/>
        <w:rPr>
          <w:lang w:val="en-US"/>
        </w:rPr>
      </w:pPr>
      <w:r w:rsidRPr="000217F6">
        <w:rPr>
          <w:b/>
          <w:lang w:val="en-US"/>
        </w:rPr>
        <w:t xml:space="preserve">Table 1: Environmental </w:t>
      </w:r>
      <w:commentRangeStart w:id="231"/>
      <w:commentRangeStart w:id="232"/>
      <w:r w:rsidRPr="000217F6">
        <w:rPr>
          <w:b/>
          <w:lang w:val="en-US"/>
        </w:rPr>
        <w:t xml:space="preserve">covariates </w:t>
      </w:r>
      <w:commentRangeEnd w:id="231"/>
      <w:r w:rsidR="00A9039F">
        <w:rPr>
          <w:rStyle w:val="Marquedecommentaire"/>
        </w:rPr>
        <w:commentReference w:id="231"/>
      </w:r>
      <w:commentRangeEnd w:id="232"/>
      <w:r w:rsidR="0085690E">
        <w:rPr>
          <w:rStyle w:val="Marquedecommentaire"/>
        </w:rPr>
        <w:commentReference w:id="232"/>
      </w:r>
      <w:r w:rsidRPr="000217F6">
        <w:rPr>
          <w:b/>
          <w:lang w:val="en-US"/>
        </w:rPr>
        <w:t>used in the study.</w:t>
      </w:r>
    </w:p>
    <w:p w14:paraId="206EDA5B" w14:textId="77777777" w:rsidR="00250898" w:rsidRPr="000217F6" w:rsidRDefault="00FD0452">
      <w:pPr>
        <w:spacing w:after="449"/>
        <w:ind w:left="18" w:right="53" w:hanging="6"/>
        <w:rPr>
          <w:lang w:val="en-US"/>
        </w:rPr>
      </w:pPr>
      <w:r w:rsidRPr="000217F6">
        <w:rPr>
          <w:lang w:val="en-US"/>
        </w:rPr>
        <w:lastRenderedPageBreak/>
        <w:t xml:space="preserve">variability, thus average values were calculated for each season. </w:t>
      </w:r>
      <w:commentRangeStart w:id="233"/>
      <w:r w:rsidRPr="000217F6">
        <w:rPr>
          <w:lang w:val="en-US"/>
        </w:rPr>
        <w:t>We extracted covariates at the spatial scale of each grid cell.</w:t>
      </w:r>
      <w:commentRangeEnd w:id="233"/>
      <w:r w:rsidR="0085690E">
        <w:rPr>
          <w:rStyle w:val="Marquedecommentaire"/>
        </w:rPr>
        <w:commentReference w:id="233"/>
      </w:r>
    </w:p>
    <w:p w14:paraId="57BB8D7A" w14:textId="77777777" w:rsidR="00250898" w:rsidRPr="000217F6" w:rsidRDefault="00FD0452">
      <w:pPr>
        <w:pStyle w:val="Titre2"/>
        <w:tabs>
          <w:tab w:val="center" w:pos="2070"/>
        </w:tabs>
        <w:spacing w:after="207"/>
        <w:ind w:left="0" w:firstLine="0"/>
        <w:rPr>
          <w:lang w:val="en-US"/>
        </w:rPr>
      </w:pPr>
      <w:r w:rsidRPr="000217F6">
        <w:rPr>
          <w:lang w:val="en-US"/>
        </w:rPr>
        <w:t>2.2</w:t>
      </w:r>
      <w:r w:rsidRPr="000217F6">
        <w:rPr>
          <w:lang w:val="en-US"/>
        </w:rPr>
        <w:tab/>
        <w:t>Statistical analysis</w:t>
      </w:r>
    </w:p>
    <w:p w14:paraId="512F78E8" w14:textId="77777777" w:rsidR="00250898" w:rsidRPr="000217F6" w:rsidRDefault="00FD0452">
      <w:pPr>
        <w:pStyle w:val="Titre3"/>
        <w:tabs>
          <w:tab w:val="center" w:pos="4521"/>
        </w:tabs>
        <w:ind w:left="0" w:firstLine="0"/>
        <w:rPr>
          <w:lang w:val="en-US"/>
        </w:rPr>
      </w:pPr>
      <w:r w:rsidRPr="000217F6">
        <w:rPr>
          <w:lang w:val="en-US"/>
        </w:rPr>
        <w:t>2.2.1</w:t>
      </w:r>
      <w:r w:rsidRPr="000217F6">
        <w:rPr>
          <w:lang w:val="en-US"/>
        </w:rPr>
        <w:tab/>
        <w:t>Seabirds occupancy models with detection/non-detection data</w:t>
      </w:r>
    </w:p>
    <w:p w14:paraId="253E323A" w14:textId="24EBA519" w:rsidR="00250898" w:rsidRPr="000217F6" w:rsidRDefault="00FD0452">
      <w:pPr>
        <w:spacing w:after="375" w:line="330" w:lineRule="auto"/>
        <w:ind w:left="24" w:hanging="12"/>
        <w:jc w:val="left"/>
        <w:rPr>
          <w:lang w:val="en-US"/>
        </w:rPr>
      </w:pPr>
      <w:r w:rsidRPr="000217F6">
        <w:rPr>
          <w:lang w:val="en-US"/>
        </w:rPr>
        <w:t xml:space="preserve">We first fitted occupancy models [32] to estimate seabird distribution in the Gulf of Lion for each species. The fundamental concept of this modeling approach is to consider the occurrence of a species as a Bernoulli random variable where the success is the species presence, and the success probability is the occurrence probability </w:t>
      </w:r>
      <w:r>
        <w:rPr>
          <w:i/>
        </w:rPr>
        <w:t>ψ</w:t>
      </w:r>
      <w:r w:rsidRPr="000217F6">
        <w:rPr>
          <w:i/>
          <w:lang w:val="en-US"/>
        </w:rPr>
        <w:t xml:space="preserve"> </w:t>
      </w:r>
      <w:r w:rsidRPr="000217F6">
        <w:rPr>
          <w:lang w:val="en-US"/>
        </w:rPr>
        <w:t>[34, 32].</w:t>
      </w:r>
    </w:p>
    <w:p w14:paraId="5E199BA8" w14:textId="77777777" w:rsidR="00250898" w:rsidRPr="000217F6" w:rsidRDefault="00FD0452">
      <w:pPr>
        <w:pStyle w:val="Titre3"/>
        <w:spacing w:after="65"/>
        <w:rPr>
          <w:lang w:val="en-US"/>
        </w:rPr>
      </w:pPr>
      <w:r w:rsidRPr="000217F6">
        <w:rPr>
          <w:lang w:val="en-US"/>
        </w:rPr>
        <w:t>Latent process</w:t>
      </w:r>
    </w:p>
    <w:p w14:paraId="17756BE7" w14:textId="77777777" w:rsidR="00250898" w:rsidRPr="000217F6" w:rsidRDefault="00FD0452">
      <w:pPr>
        <w:spacing w:after="32" w:line="330" w:lineRule="auto"/>
        <w:ind w:left="12" w:firstLine="350"/>
        <w:jc w:val="left"/>
        <w:rPr>
          <w:lang w:val="en-US"/>
        </w:rPr>
      </w:pPr>
      <w:r w:rsidRPr="000217F6">
        <w:rPr>
          <w:lang w:val="en-US"/>
        </w:rPr>
        <w:t>Let’s consider J sites (</w:t>
      </w:r>
      <w:proofErr w:type="gramStart"/>
      <w:r w:rsidRPr="000217F6">
        <w:rPr>
          <w:lang w:val="en-US"/>
        </w:rPr>
        <w:t>i.e.</w:t>
      </w:r>
      <w:proofErr w:type="gramEnd"/>
      <w:r w:rsidRPr="000217F6">
        <w:rPr>
          <w:lang w:val="en-US"/>
        </w:rPr>
        <w:t xml:space="preserve"> hexagonal cells of the grid), each surveyed K times. We denote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the true occupancy state at site j, where </w:t>
      </w:r>
      <w:r w:rsidRPr="000217F6">
        <w:rPr>
          <w:i/>
          <w:lang w:val="en-US"/>
        </w:rPr>
        <w:t xml:space="preserve">j </w:t>
      </w:r>
      <w:r w:rsidRPr="000217F6">
        <w:rPr>
          <w:lang w:val="en-US"/>
        </w:rPr>
        <w:t xml:space="preserve">∈ </w:t>
      </w:r>
      <w:proofErr w:type="gramStart"/>
      <w:r w:rsidRPr="000217F6">
        <w:rPr>
          <w:lang w:val="en-US"/>
        </w:rPr>
        <w:t>1</w:t>
      </w:r>
      <w:r w:rsidRPr="000217F6">
        <w:rPr>
          <w:i/>
          <w:lang w:val="en-US"/>
        </w:rPr>
        <w:t>,...</w:t>
      </w:r>
      <w:proofErr w:type="gramEnd"/>
      <w:r w:rsidRPr="000217F6">
        <w:rPr>
          <w:i/>
          <w:lang w:val="en-US"/>
        </w:rPr>
        <w:t>,J</w:t>
      </w:r>
      <w:r w:rsidRPr="000217F6">
        <w:rPr>
          <w:lang w:val="en-US"/>
        </w:rPr>
        <w:t xml:space="preserve">.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xml:space="preserve">= 0 if the species is absent and </w:t>
      </w:r>
      <w:proofErr w:type="spellStart"/>
      <w:r w:rsidRPr="000217F6">
        <w:rPr>
          <w:i/>
          <w:lang w:val="en-US"/>
        </w:rPr>
        <w:t>Z</w:t>
      </w:r>
      <w:r w:rsidRPr="000217F6">
        <w:rPr>
          <w:i/>
          <w:vertAlign w:val="subscript"/>
          <w:lang w:val="en-US"/>
        </w:rPr>
        <w:t>j</w:t>
      </w:r>
      <w:proofErr w:type="spellEnd"/>
      <w:r w:rsidRPr="000217F6">
        <w:rPr>
          <w:i/>
          <w:vertAlign w:val="subscript"/>
          <w:lang w:val="en-US"/>
        </w:rPr>
        <w:t xml:space="preserve"> </w:t>
      </w:r>
      <w:r w:rsidRPr="000217F6">
        <w:rPr>
          <w:lang w:val="en-US"/>
        </w:rPr>
        <w:t>= 1 if it is present. This latent occurrence variable is assumed to follow a Bernoulli process</w:t>
      </w:r>
    </w:p>
    <w:p w14:paraId="0EB937AA" w14:textId="77777777" w:rsidR="00250898" w:rsidRPr="000217F6" w:rsidRDefault="00FD0452">
      <w:pPr>
        <w:spacing w:after="329"/>
        <w:ind w:left="12" w:right="53" w:firstLine="0"/>
        <w:rPr>
          <w:lang w:val="en-US"/>
        </w:rPr>
      </w:pPr>
      <w:r w:rsidRPr="000217F6">
        <w:rPr>
          <w:lang w:val="en-US"/>
        </w:rPr>
        <w:t>[32]:</w:t>
      </w:r>
    </w:p>
    <w:p w14:paraId="2CC37964" w14:textId="33B0E91C" w:rsidR="00250898" w:rsidRPr="000217F6" w:rsidRDefault="00266776">
      <w:pPr>
        <w:spacing w:after="29"/>
        <w:ind w:left="12" w:right="53" w:firstLine="357"/>
        <w:rPr>
          <w:lang w:val="en-US"/>
        </w:rPr>
      </w:pPr>
      <w:r w:rsidRPr="00266776">
        <w:rPr>
          <w:noProof/>
          <w:lang w:val="en-US"/>
        </w:rPr>
        <w:drawing>
          <wp:inline distT="0" distB="0" distL="0" distR="0" wp14:anchorId="270EF20F" wp14:editId="0368F5BB">
            <wp:extent cx="5801535" cy="638264"/>
            <wp:effectExtent l="0" t="0" r="889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35" cy="638264"/>
                    </a:xfrm>
                    <a:prstGeom prst="rect">
                      <a:avLst/>
                    </a:prstGeom>
                  </pic:spPr>
                </pic:pic>
              </a:graphicData>
            </a:graphic>
          </wp:inline>
        </w:drawing>
      </w:r>
      <w:r w:rsidR="00FD0452" w:rsidRPr="000217F6">
        <w:rPr>
          <w:lang w:val="en-US"/>
        </w:rPr>
        <w:t xml:space="preserve">Here, </w:t>
      </w:r>
      <w:r w:rsidR="00FD0452">
        <w:rPr>
          <w:i/>
        </w:rPr>
        <w:t>ψ</w:t>
      </w:r>
      <w:r w:rsidR="00FD0452" w:rsidRPr="000217F6">
        <w:rPr>
          <w:i/>
          <w:vertAlign w:val="subscript"/>
          <w:lang w:val="en-US"/>
        </w:rPr>
        <w:t xml:space="preserve">j </w:t>
      </w:r>
      <w:r w:rsidR="00FD0452" w:rsidRPr="000217F6">
        <w:rPr>
          <w:lang w:val="en-US"/>
        </w:rPr>
        <w:t xml:space="preserve">represents the probability of species occurrence at site j. The occurrence probability is modeled by logistic regression of site-specific environmental covariates </w:t>
      </w:r>
      <w:proofErr w:type="spellStart"/>
      <w:r w:rsidR="00FD0452" w:rsidRPr="000217F6">
        <w:rPr>
          <w:i/>
          <w:lang w:val="en-US"/>
        </w:rPr>
        <w:t>X</w:t>
      </w:r>
      <w:r w:rsidR="00FD0452" w:rsidRPr="000217F6">
        <w:rPr>
          <w:i/>
          <w:vertAlign w:val="subscript"/>
          <w:lang w:val="en-US"/>
        </w:rPr>
        <w:t>j</w:t>
      </w:r>
      <w:proofErr w:type="spellEnd"/>
      <w:r w:rsidR="00FD0452" w:rsidRPr="000217F6">
        <w:rPr>
          <w:lang w:val="en-US"/>
        </w:rPr>
        <w:t xml:space="preserve">, with </w:t>
      </w:r>
      <w:r w:rsidR="00FD0452">
        <w:rPr>
          <w:i/>
        </w:rPr>
        <w:t>β</w:t>
      </w:r>
      <w:r w:rsidR="00FD0452" w:rsidRPr="000217F6">
        <w:rPr>
          <w:i/>
          <w:lang w:val="en-US"/>
        </w:rPr>
        <w:t xml:space="preserve"> </w:t>
      </w:r>
      <w:r w:rsidR="00FD0452" w:rsidRPr="000217F6">
        <w:rPr>
          <w:lang w:val="en-US"/>
        </w:rPr>
        <w:t>being a vector of regression coefficients [34, 32].</w:t>
      </w:r>
    </w:p>
    <w:p w14:paraId="7E452595" w14:textId="77777777" w:rsidR="000217F6" w:rsidRDefault="000217F6" w:rsidP="000217F6">
      <w:pPr>
        <w:ind w:left="0" w:firstLine="0"/>
        <w:rPr>
          <w:lang w:val="en-US"/>
        </w:rPr>
      </w:pPr>
    </w:p>
    <w:p w14:paraId="3DBFC1E3" w14:textId="77777777" w:rsidR="000217F6" w:rsidRPr="000217F6" w:rsidRDefault="000217F6" w:rsidP="000217F6">
      <w:pPr>
        <w:pStyle w:val="Titre3"/>
        <w:spacing w:after="65"/>
        <w:ind w:left="0" w:firstLine="0"/>
        <w:rPr>
          <w:lang w:val="en-US"/>
        </w:rPr>
      </w:pPr>
      <w:r w:rsidRPr="000217F6">
        <w:rPr>
          <w:lang w:val="en-US"/>
        </w:rPr>
        <w:t>Observation process</w:t>
      </w:r>
    </w:p>
    <w:p w14:paraId="007DE594" w14:textId="77777777" w:rsidR="000217F6" w:rsidRPr="000217F6" w:rsidRDefault="000217F6" w:rsidP="000217F6">
      <w:pPr>
        <w:spacing w:after="100" w:line="259" w:lineRule="auto"/>
        <w:ind w:left="10" w:right="58" w:hanging="10"/>
        <w:jc w:val="right"/>
        <w:rPr>
          <w:lang w:val="en-US"/>
        </w:rPr>
      </w:pPr>
      <w:r w:rsidRPr="000217F6">
        <w:rPr>
          <w:lang w:val="en-US"/>
        </w:rPr>
        <w:t xml:space="preserve">The non-detection of a species at a site does not necessarily </w:t>
      </w:r>
      <w:commentRangeStart w:id="234"/>
      <w:r w:rsidRPr="000217F6">
        <w:rPr>
          <w:lang w:val="en-US"/>
        </w:rPr>
        <w:t xml:space="preserve">mean </w:t>
      </w:r>
      <w:commentRangeEnd w:id="234"/>
      <w:r w:rsidR="00DE798D">
        <w:rPr>
          <w:rStyle w:val="Marquedecommentaire"/>
        </w:rPr>
        <w:commentReference w:id="234"/>
      </w:r>
      <w:r w:rsidRPr="000217F6">
        <w:rPr>
          <w:lang w:val="en-US"/>
        </w:rPr>
        <w:t>it is not using that site,</w:t>
      </w:r>
    </w:p>
    <w:p w14:paraId="78DD1682" w14:textId="62D69987" w:rsidR="000217F6" w:rsidRPr="000217F6" w:rsidRDefault="000217F6" w:rsidP="000217F6">
      <w:pPr>
        <w:spacing w:after="43" w:line="330" w:lineRule="auto"/>
        <w:ind w:left="12" w:firstLine="6"/>
        <w:jc w:val="left"/>
        <w:rPr>
          <w:lang w:val="en-US"/>
        </w:rPr>
      </w:pPr>
      <w:proofErr w:type="gramStart"/>
      <w:r w:rsidRPr="000217F6">
        <w:rPr>
          <w:lang w:val="en-US"/>
        </w:rPr>
        <w:t>i.e.</w:t>
      </w:r>
      <w:proofErr w:type="gramEnd"/>
      <w:r w:rsidRPr="000217F6">
        <w:rPr>
          <w:lang w:val="en-US"/>
        </w:rPr>
        <w:t xml:space="preserve"> the observation process can yield false absence (</w:t>
      </w:r>
      <w:r w:rsidRPr="000217F6">
        <w:rPr>
          <w:i/>
          <w:lang w:val="en-US"/>
        </w:rPr>
        <w:t xml:space="preserve">Y </w:t>
      </w:r>
      <w:r w:rsidRPr="000217F6">
        <w:rPr>
          <w:lang w:val="en-US"/>
        </w:rPr>
        <w:t>= 0) while the species is occupying a site (</w:t>
      </w:r>
      <w:r w:rsidRPr="000217F6">
        <w:rPr>
          <w:i/>
          <w:lang w:val="en-US"/>
        </w:rPr>
        <w:t xml:space="preserve">Z </w:t>
      </w:r>
      <w:r w:rsidRPr="000217F6">
        <w:rPr>
          <w:lang w:val="en-US"/>
        </w:rPr>
        <w:t>= 1) (false negative errors). Species can be missed by the observers or absent at the time of survey while it is using this site [62] (an individual of a mobile species with a large home range may regularly use a site but be absent from it at the time of survey because it is visiting part of its home range outside of the sample unit)</w:t>
      </w:r>
      <w:ins w:id="235" w:author="Valentin Lauret" w:date="2024-06-06T15:36:00Z">
        <w:r w:rsidR="00A9039F">
          <w:rPr>
            <w:lang w:val="en-US"/>
          </w:rPr>
          <w:t>.</w:t>
        </w:r>
      </w:ins>
      <w:r w:rsidRPr="000217F6">
        <w:rPr>
          <w:lang w:val="en-US"/>
        </w:rPr>
        <w:t xml:space="preserve"> Not accounting for such imperfect detection when modeling ecological data could lead to wrong inferences [34, 63, 64, 65].</w:t>
      </w:r>
    </w:p>
    <w:p w14:paraId="367691F7" w14:textId="77777777" w:rsidR="000217F6" w:rsidRDefault="000217F6" w:rsidP="000217F6">
      <w:pPr>
        <w:ind w:left="0" w:firstLine="0"/>
        <w:rPr>
          <w:lang w:val="en-US"/>
        </w:rPr>
      </w:pPr>
    </w:p>
    <w:p w14:paraId="7DCA8F49" w14:textId="5A0EC6AA" w:rsidR="000217F6" w:rsidRPr="000217F6" w:rsidRDefault="000217F6" w:rsidP="000217F6">
      <w:pPr>
        <w:spacing w:after="336"/>
        <w:ind w:left="12" w:right="53" w:firstLine="351"/>
        <w:rPr>
          <w:lang w:val="en-US"/>
        </w:rPr>
      </w:pPr>
      <w:r w:rsidRPr="000217F6">
        <w:rPr>
          <w:lang w:val="en-US"/>
        </w:rPr>
        <w:t xml:space="preserve">Let </w:t>
      </w:r>
      <w:proofErr w:type="spellStart"/>
      <w:proofErr w:type="gramStart"/>
      <w:r w:rsidRPr="000217F6">
        <w:rPr>
          <w:i/>
          <w:lang w:val="en-US"/>
        </w:rPr>
        <w:t>Y</w:t>
      </w:r>
      <w:r w:rsidRPr="000217F6">
        <w:rPr>
          <w:i/>
          <w:vertAlign w:val="subscript"/>
          <w:lang w:val="en-US"/>
        </w:rPr>
        <w:t>j,k</w:t>
      </w:r>
      <w:proofErr w:type="gramEnd"/>
      <w:r w:rsidRPr="000217F6">
        <w:rPr>
          <w:i/>
          <w:vertAlign w:val="subscript"/>
          <w:lang w:val="en-US"/>
        </w:rPr>
        <w:t>,r</w:t>
      </w:r>
      <w:proofErr w:type="spellEnd"/>
      <w:r w:rsidRPr="000217F6">
        <w:rPr>
          <w:i/>
          <w:vertAlign w:val="subscript"/>
          <w:lang w:val="en-US"/>
        </w:rPr>
        <w:t xml:space="preserve"> </w:t>
      </w:r>
      <w:r w:rsidRPr="000217F6">
        <w:rPr>
          <w:lang w:val="en-US"/>
        </w:rPr>
        <w:t xml:space="preserve">be the observed detection (1) or non-detection (0) at site j during sampling occasion k for dataset r. The observation process is modeled separately for each data source to account for the differences between each protocol, which results in different sources of bias and detection probabilities. However, the observation process is conditional on the latent process described in </w:t>
      </w:r>
      <w:ins w:id="236" w:author="Valentin Lauret" w:date="2024-06-06T15:37:00Z">
        <w:r w:rsidR="00A9039F">
          <w:rPr>
            <w:lang w:val="en-US"/>
          </w:rPr>
          <w:t>Equation (</w:t>
        </w:r>
      </w:ins>
      <w:r w:rsidRPr="000217F6">
        <w:rPr>
          <w:lang w:val="en-US"/>
        </w:rPr>
        <w:t>1</w:t>
      </w:r>
      <w:ins w:id="237" w:author="Valentin Lauret" w:date="2024-06-06T15:37:00Z">
        <w:r w:rsidR="00A9039F">
          <w:rPr>
            <w:lang w:val="en-US"/>
          </w:rPr>
          <w:t>)</w:t>
        </w:r>
      </w:ins>
      <w:r w:rsidRPr="000217F6">
        <w:rPr>
          <w:lang w:val="en-US"/>
        </w:rPr>
        <w:t xml:space="preserve">, which is shared for all data sources. For a </w:t>
      </w:r>
      <w:commentRangeStart w:id="238"/>
      <w:r w:rsidRPr="000217F6">
        <w:rPr>
          <w:lang w:val="en-US"/>
        </w:rPr>
        <w:t>data</w:t>
      </w:r>
      <w:commentRangeEnd w:id="238"/>
      <w:r w:rsidR="00DE798D">
        <w:rPr>
          <w:rStyle w:val="Marquedecommentaire"/>
        </w:rPr>
        <w:commentReference w:id="238"/>
      </w:r>
      <w:r w:rsidRPr="000217F6">
        <w:rPr>
          <w:lang w:val="en-US"/>
        </w:rPr>
        <w:t xml:space="preserve"> source r, the </w:t>
      </w:r>
      <w:r w:rsidRPr="000217F6">
        <w:rPr>
          <w:lang w:val="en-US"/>
        </w:rPr>
        <w:lastRenderedPageBreak/>
        <w:t>detection/non-detection data arises from a Bernoulli process conditional on the true latent occurrence process:</w:t>
      </w:r>
    </w:p>
    <w:p w14:paraId="3A1899AE" w14:textId="77777777" w:rsidR="000217F6" w:rsidRDefault="000217F6" w:rsidP="000217F6">
      <w:pPr>
        <w:ind w:left="0" w:firstLine="0"/>
        <w:rPr>
          <w:i/>
          <w:lang w:val="en-US"/>
        </w:rPr>
      </w:pPr>
    </w:p>
    <w:p w14:paraId="6214CEC3" w14:textId="2DA44579" w:rsidR="00266776" w:rsidRPr="000217F6" w:rsidRDefault="00266776" w:rsidP="000217F6">
      <w:pPr>
        <w:ind w:left="0" w:firstLine="0"/>
        <w:rPr>
          <w:lang w:val="en-US"/>
        </w:rPr>
        <w:sectPr w:rsidR="00266776" w:rsidRPr="000217F6">
          <w:headerReference w:type="even" r:id="rId13"/>
          <w:headerReference w:type="default" r:id="rId14"/>
          <w:footerReference w:type="even" r:id="rId15"/>
          <w:footerReference w:type="default" r:id="rId16"/>
          <w:headerReference w:type="first" r:id="rId17"/>
          <w:footerReference w:type="first" r:id="rId18"/>
          <w:pgSz w:w="11906" w:h="16838"/>
          <w:pgMar w:top="281" w:right="1150" w:bottom="430" w:left="1168" w:header="720" w:footer="720" w:gutter="0"/>
          <w:cols w:space="720"/>
          <w:titlePg/>
        </w:sectPr>
      </w:pPr>
      <w:r w:rsidRPr="00266776">
        <w:rPr>
          <w:noProof/>
          <w:lang w:val="en-US"/>
        </w:rPr>
        <w:drawing>
          <wp:inline distT="0" distB="0" distL="0" distR="0" wp14:anchorId="05DDF751" wp14:editId="407D9408">
            <wp:extent cx="5753100" cy="526227"/>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6757" cy="528391"/>
                    </a:xfrm>
                    <a:prstGeom prst="rect">
                      <a:avLst/>
                    </a:prstGeom>
                  </pic:spPr>
                </pic:pic>
              </a:graphicData>
            </a:graphic>
          </wp:inline>
        </w:drawing>
      </w:r>
    </w:p>
    <w:p w14:paraId="5BC7893E" w14:textId="77777777" w:rsidR="00250898" w:rsidRPr="000217F6" w:rsidRDefault="00FD0452">
      <w:pPr>
        <w:ind w:left="12" w:right="53" w:firstLine="351"/>
        <w:rPr>
          <w:lang w:val="en-US"/>
        </w:rPr>
      </w:pPr>
      <w:r w:rsidRPr="000217F6">
        <w:rPr>
          <w:lang w:val="en-US"/>
        </w:rPr>
        <w:lastRenderedPageBreak/>
        <w:t xml:space="preserve">Where </w:t>
      </w:r>
      <w:proofErr w:type="spellStart"/>
      <w:proofErr w:type="gramStart"/>
      <w:r w:rsidRPr="000217F6">
        <w:rPr>
          <w:i/>
          <w:lang w:val="en-US"/>
        </w:rPr>
        <w:t>p</w:t>
      </w:r>
      <w:r w:rsidRPr="000217F6">
        <w:rPr>
          <w:i/>
          <w:vertAlign w:val="subscript"/>
          <w:lang w:val="en-US"/>
        </w:rPr>
        <w:t>j,k</w:t>
      </w:r>
      <w:proofErr w:type="gramEnd"/>
      <w:r w:rsidRPr="000217F6">
        <w:rPr>
          <w:i/>
          <w:vertAlign w:val="subscript"/>
          <w:lang w:val="en-US"/>
        </w:rPr>
        <w:t>,r</w:t>
      </w:r>
      <w:proofErr w:type="spellEnd"/>
      <w:r w:rsidRPr="000217F6">
        <w:rPr>
          <w:i/>
          <w:vertAlign w:val="subscript"/>
          <w:lang w:val="en-US"/>
        </w:rPr>
        <w:t xml:space="preserve"> </w:t>
      </w:r>
      <w:r w:rsidRPr="000217F6">
        <w:rPr>
          <w:lang w:val="en-US"/>
        </w:rPr>
        <w:t>is the detection probability at site j for sampling occasion k and dataset r. In our model, the detection probability depends on one covariate: the length of the transect crossing the cells j at replicate k for dataset r. This covariate is a measure of the sampling effort.</w:t>
      </w:r>
    </w:p>
    <w:p w14:paraId="10E8E8C4" w14:textId="0456AC26" w:rsidR="00250898" w:rsidRPr="000217F6" w:rsidRDefault="00FD0452">
      <w:pPr>
        <w:spacing w:after="352"/>
        <w:ind w:left="12" w:right="53" w:firstLine="360"/>
        <w:rPr>
          <w:lang w:val="en-US"/>
        </w:rPr>
      </w:pPr>
      <w:r w:rsidRPr="000217F6">
        <w:rPr>
          <w:lang w:val="en-US"/>
        </w:rPr>
        <w:t>To ensure th</w:t>
      </w:r>
      <w:ins w:id="239" w:author="Valentin Lauret" w:date="2024-06-06T15:37:00Z">
        <w:r w:rsidR="00A9039F">
          <w:rPr>
            <w:lang w:val="en-US"/>
          </w:rPr>
          <w:t>at</w:t>
        </w:r>
      </w:ins>
      <w:del w:id="240" w:author="Valentin Lauret" w:date="2024-06-06T15:37:00Z">
        <w:r w:rsidRPr="000217F6" w:rsidDel="00A9039F">
          <w:rPr>
            <w:lang w:val="en-US"/>
          </w:rPr>
          <w:delText>e</w:delText>
        </w:r>
      </w:del>
      <w:r w:rsidRPr="000217F6">
        <w:rPr>
          <w:lang w:val="en-US"/>
        </w:rPr>
        <w:t xml:space="preserve"> detection probability could be accurately identified, multiple sampling occasions are needed. Counts were repeated for each dataset over different years. We considered these counts as </w:t>
      </w:r>
      <w:commentRangeStart w:id="241"/>
      <w:r w:rsidRPr="000217F6">
        <w:rPr>
          <w:lang w:val="en-US"/>
        </w:rPr>
        <w:t xml:space="preserve">identical </w:t>
      </w:r>
      <w:commentRangeEnd w:id="241"/>
      <w:r w:rsidR="00DE798D">
        <w:rPr>
          <w:rStyle w:val="Marquedecommentaire"/>
        </w:rPr>
        <w:commentReference w:id="241"/>
      </w:r>
      <w:r w:rsidRPr="000217F6">
        <w:rPr>
          <w:lang w:val="en-US"/>
        </w:rPr>
        <w:t xml:space="preserve">replicates despite potential inter-annual variability. This decision was made to obtain a static and averaged representation of seabird distribution, without accounting for year-to-year fluctuations. Additionally, seabirds are long-lived species with colonies locations that remain relatively fixed over time. Their population sizes are not expected to vary significantly between years, except for occasional migration variability. </w:t>
      </w:r>
      <w:commentRangeStart w:id="242"/>
      <w:r w:rsidRPr="000217F6">
        <w:rPr>
          <w:lang w:val="en-US"/>
        </w:rPr>
        <w:t>For all these reasons, this approach was deemed appropriate.</w:t>
      </w:r>
      <w:commentRangeEnd w:id="242"/>
      <w:r w:rsidR="00DE798D">
        <w:rPr>
          <w:rStyle w:val="Marquedecommentaire"/>
        </w:rPr>
        <w:commentReference w:id="242"/>
      </w:r>
    </w:p>
    <w:p w14:paraId="5236677E" w14:textId="77777777" w:rsidR="00250898" w:rsidRPr="000217F6" w:rsidRDefault="00FD0452">
      <w:pPr>
        <w:pStyle w:val="Titre3"/>
        <w:tabs>
          <w:tab w:val="center" w:pos="3575"/>
        </w:tabs>
        <w:spacing w:after="260"/>
        <w:ind w:left="0" w:firstLine="0"/>
        <w:rPr>
          <w:lang w:val="en-US"/>
        </w:rPr>
      </w:pPr>
      <w:r w:rsidRPr="000217F6">
        <w:rPr>
          <w:lang w:val="en-US"/>
        </w:rPr>
        <w:t>2.2.2</w:t>
      </w:r>
      <w:r w:rsidRPr="000217F6">
        <w:rPr>
          <w:lang w:val="en-US"/>
        </w:rPr>
        <w:tab/>
        <w:t xml:space="preserve">Seabirds </w:t>
      </w:r>
      <w:commentRangeStart w:id="243"/>
      <w:r w:rsidRPr="000217F6">
        <w:rPr>
          <w:lang w:val="en-US"/>
        </w:rPr>
        <w:t>abundance</w:t>
      </w:r>
      <w:commentRangeEnd w:id="243"/>
      <w:r w:rsidR="00DE798D">
        <w:rPr>
          <w:rStyle w:val="Marquedecommentaire"/>
          <w:b w:val="0"/>
        </w:rPr>
        <w:commentReference w:id="243"/>
      </w:r>
      <w:r w:rsidRPr="000217F6">
        <w:rPr>
          <w:lang w:val="en-US"/>
        </w:rPr>
        <w:t xml:space="preserve"> modeling with count data</w:t>
      </w:r>
    </w:p>
    <w:p w14:paraId="0C2D20C6" w14:textId="388E95EA" w:rsidR="00250898" w:rsidRPr="000217F6" w:rsidRDefault="00FD0452">
      <w:pPr>
        <w:ind w:left="21" w:right="53" w:hanging="9"/>
        <w:rPr>
          <w:lang w:val="en-US"/>
        </w:rPr>
      </w:pPr>
      <w:r w:rsidRPr="000217F6">
        <w:rPr>
          <w:lang w:val="en-US"/>
        </w:rPr>
        <w:t xml:space="preserve">As a second step, we inferred seabird at-sea abundance using N-mixture models [41, 33]. </w:t>
      </w:r>
      <w:r w:rsidR="000217F6" w:rsidRPr="000217F6">
        <w:rPr>
          <w:lang w:val="en-US"/>
        </w:rPr>
        <w:t>Similar</w:t>
      </w:r>
      <w:del w:id="244" w:author="Valentin Lauret" w:date="2024-06-06T15:38:00Z">
        <w:r w:rsidR="000217F6" w:rsidRPr="000217F6" w:rsidDel="00A9039F">
          <w:rPr>
            <w:lang w:val="en-US"/>
          </w:rPr>
          <w:delText>ly</w:delText>
        </w:r>
      </w:del>
      <w:r w:rsidRPr="000217F6">
        <w:rPr>
          <w:lang w:val="en-US"/>
        </w:rPr>
        <w:t xml:space="preserve"> to occupancy models, N-mixture models have a hierarchical structure where the observation is defined conditionally on the latent process describing the true abundance [41,</w:t>
      </w:r>
    </w:p>
    <w:p w14:paraId="3A4EF0CC" w14:textId="77777777" w:rsidR="00250898" w:rsidRPr="000217F6" w:rsidRDefault="00FD0452">
      <w:pPr>
        <w:spacing w:after="71" w:line="259" w:lineRule="auto"/>
        <w:ind w:left="12" w:right="53" w:firstLine="0"/>
        <w:rPr>
          <w:lang w:val="en-US"/>
        </w:rPr>
      </w:pPr>
      <w:r w:rsidRPr="000217F6">
        <w:rPr>
          <w:lang w:val="en-US"/>
        </w:rPr>
        <w:t>33].</w:t>
      </w:r>
    </w:p>
    <w:p w14:paraId="017883AD" w14:textId="77777777" w:rsidR="00250898" w:rsidRPr="000217F6" w:rsidRDefault="00FD0452">
      <w:pPr>
        <w:pStyle w:val="Titre3"/>
        <w:spacing w:after="107"/>
        <w:rPr>
          <w:lang w:val="en-US"/>
        </w:rPr>
      </w:pPr>
      <w:r w:rsidRPr="000217F6">
        <w:rPr>
          <w:lang w:val="en-US"/>
        </w:rPr>
        <w:t>Latent process</w:t>
      </w:r>
    </w:p>
    <w:p w14:paraId="076034DB" w14:textId="77777777" w:rsidR="00250898" w:rsidRPr="000217F6" w:rsidRDefault="00FD0452">
      <w:pPr>
        <w:ind w:left="12" w:right="53" w:firstLine="351"/>
        <w:rPr>
          <w:lang w:val="en-US"/>
        </w:rPr>
      </w:pPr>
      <w:r w:rsidRPr="000217F6">
        <w:rPr>
          <w:lang w:val="en-US"/>
        </w:rPr>
        <w:t xml:space="preserve">Let </w:t>
      </w:r>
      <w:r w:rsidRPr="000217F6">
        <w:rPr>
          <w:i/>
          <w:lang w:val="en-US"/>
        </w:rPr>
        <w:t>N</w:t>
      </w:r>
      <w:r w:rsidRPr="000217F6">
        <w:rPr>
          <w:i/>
          <w:vertAlign w:val="subscript"/>
          <w:lang w:val="en-US"/>
        </w:rPr>
        <w:t xml:space="preserve">j </w:t>
      </w:r>
      <w:r w:rsidRPr="000217F6">
        <w:rPr>
          <w:lang w:val="en-US"/>
        </w:rPr>
        <w:t>represent the true abundance at site j. This latent variable is assumed to follow a negative binomial distribution:</w:t>
      </w:r>
    </w:p>
    <w:p w14:paraId="10D86119" w14:textId="7363D3BC" w:rsidR="00250898" w:rsidRPr="000217F6" w:rsidRDefault="00FD0452">
      <w:pPr>
        <w:spacing w:after="0" w:line="259" w:lineRule="auto"/>
        <w:ind w:left="10" w:right="73" w:hanging="10"/>
        <w:jc w:val="center"/>
        <w:rPr>
          <w:lang w:val="en-US"/>
        </w:rPr>
      </w:pPr>
      <w:r w:rsidRPr="000217F6">
        <w:rPr>
          <w:i/>
          <w:lang w:val="en-US"/>
        </w:rPr>
        <w:t>N</w:t>
      </w:r>
      <w:r w:rsidRPr="000217F6">
        <w:rPr>
          <w:i/>
          <w:vertAlign w:val="subscript"/>
          <w:lang w:val="en-US"/>
        </w:rPr>
        <w:t xml:space="preserve">j </w:t>
      </w:r>
      <w:r w:rsidRPr="000217F6">
        <w:rPr>
          <w:lang w:val="en-US"/>
        </w:rPr>
        <w:t xml:space="preserve">∼ </w:t>
      </w:r>
      <w:proofErr w:type="spellStart"/>
      <w:proofErr w:type="gramStart"/>
      <w:r w:rsidRPr="000217F6">
        <w:rPr>
          <w:i/>
          <w:lang w:val="en-US"/>
        </w:rPr>
        <w:t>NegBin</w:t>
      </w:r>
      <w:proofErr w:type="spellEnd"/>
      <w:r w:rsidRPr="000217F6">
        <w:rPr>
          <w:lang w:val="en-US"/>
        </w:rPr>
        <w:t>(</w:t>
      </w:r>
      <w:proofErr w:type="gramEnd"/>
      <w:r>
        <w:rPr>
          <w:i/>
        </w:rPr>
        <w:t>λ</w:t>
      </w:r>
      <w:r w:rsidRPr="000217F6">
        <w:rPr>
          <w:i/>
          <w:vertAlign w:val="subscript"/>
          <w:lang w:val="en-US"/>
        </w:rPr>
        <w:t>j</w:t>
      </w:r>
      <w:r w:rsidRPr="000217F6">
        <w:rPr>
          <w:i/>
          <w:lang w:val="en-US"/>
        </w:rPr>
        <w:t>,</w:t>
      </w:r>
      <w:r w:rsidR="00266776">
        <w:rPr>
          <w:i/>
          <w:lang w:val="en-US"/>
        </w:rPr>
        <w:t xml:space="preserve"> </w:t>
      </w:r>
      <w:r>
        <w:rPr>
          <w:i/>
        </w:rPr>
        <w:t>κ</w:t>
      </w:r>
      <w:r w:rsidRPr="000217F6">
        <w:rPr>
          <w:lang w:val="en-US"/>
        </w:rPr>
        <w:t>)</w:t>
      </w:r>
    </w:p>
    <w:p w14:paraId="5811A926" w14:textId="77777777" w:rsidR="00250898" w:rsidRPr="000217F6" w:rsidRDefault="00FD0452">
      <w:pPr>
        <w:spacing w:after="268" w:line="249" w:lineRule="auto"/>
        <w:ind w:left="4025" w:right="53" w:firstLine="5246"/>
        <w:rPr>
          <w:lang w:val="en-US"/>
        </w:rPr>
      </w:pPr>
      <w:r w:rsidRPr="000217F6">
        <w:rPr>
          <w:lang w:val="en-US"/>
        </w:rPr>
        <w:t xml:space="preserve">(3) </w:t>
      </w:r>
      <w:r w:rsidRPr="000217F6">
        <w:rPr>
          <w:i/>
          <w:lang w:val="en-US"/>
        </w:rPr>
        <w:t>log</w:t>
      </w:r>
      <w:r w:rsidRPr="000217F6">
        <w:rPr>
          <w:lang w:val="en-US"/>
        </w:rPr>
        <w:t>(</w:t>
      </w:r>
      <w:r>
        <w:rPr>
          <w:i/>
        </w:rPr>
        <w:t>λ</w:t>
      </w:r>
      <w:r w:rsidRPr="000217F6">
        <w:rPr>
          <w:i/>
          <w:vertAlign w:val="subscript"/>
          <w:lang w:val="en-US"/>
        </w:rPr>
        <w:t>j</w:t>
      </w:r>
      <w:r w:rsidRPr="000217F6">
        <w:rPr>
          <w:lang w:val="en-US"/>
        </w:rPr>
        <w:t xml:space="preserve">) = </w:t>
      </w:r>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38930DAE" w14:textId="37898B6C" w:rsidR="00250898" w:rsidRPr="000217F6" w:rsidRDefault="00FD0452">
      <w:pPr>
        <w:ind w:left="12" w:right="53" w:firstLine="351"/>
        <w:rPr>
          <w:lang w:val="en-US"/>
        </w:rPr>
      </w:pPr>
      <w:r w:rsidRPr="000217F6">
        <w:rPr>
          <w:lang w:val="en-US"/>
        </w:rPr>
        <w:t xml:space="preserve">Where </w:t>
      </w:r>
      <w:r>
        <w:rPr>
          <w:i/>
        </w:rPr>
        <w:t>λ</w:t>
      </w:r>
      <w:r w:rsidRPr="000217F6">
        <w:rPr>
          <w:i/>
          <w:vertAlign w:val="subscript"/>
          <w:lang w:val="en-US"/>
        </w:rPr>
        <w:t>j</w:t>
      </w:r>
      <w:r w:rsidRPr="000217F6">
        <w:rPr>
          <w:lang w:val="en-US"/>
        </w:rPr>
        <w:t xml:space="preserve">, the mean of the distribution, </w:t>
      </w:r>
      <w:del w:id="245" w:author="Coline CANONNE" w:date="2024-06-07T10:45:00Z">
        <w:r w:rsidRPr="000217F6" w:rsidDel="00DE798D">
          <w:rPr>
            <w:lang w:val="en-US"/>
          </w:rPr>
          <w:delText xml:space="preserve">was </w:delText>
        </w:r>
      </w:del>
      <w:ins w:id="246" w:author="Coline CANONNE" w:date="2024-06-07T10:45:00Z">
        <w:r w:rsidR="00DE798D">
          <w:rPr>
            <w:lang w:val="en-US"/>
          </w:rPr>
          <w:t>is</w:t>
        </w:r>
        <w:r w:rsidR="00DE798D" w:rsidRPr="000217F6">
          <w:rPr>
            <w:lang w:val="en-US"/>
          </w:rPr>
          <w:t xml:space="preserve"> </w:t>
        </w:r>
      </w:ins>
      <w:r w:rsidRPr="000217F6">
        <w:rPr>
          <w:lang w:val="en-US"/>
        </w:rPr>
        <w:t xml:space="preserve">modeled as a function of site-specific covariates, and </w:t>
      </w:r>
      <w:r>
        <w:rPr>
          <w:i/>
        </w:rPr>
        <w:t>κ</w:t>
      </w:r>
      <w:r w:rsidRPr="000217F6">
        <w:rPr>
          <w:i/>
          <w:lang w:val="en-US"/>
        </w:rPr>
        <w:t xml:space="preserve"> </w:t>
      </w:r>
      <w:del w:id="247" w:author="Coline CANONNE" w:date="2024-06-07T10:46:00Z">
        <w:r w:rsidRPr="000217F6" w:rsidDel="00DE798D">
          <w:rPr>
            <w:lang w:val="en-US"/>
          </w:rPr>
          <w:delText xml:space="preserve">was </w:delText>
        </w:r>
      </w:del>
      <w:ins w:id="248" w:author="Coline CANONNE" w:date="2024-06-07T10:46:00Z">
        <w:r w:rsidR="00DE798D">
          <w:rPr>
            <w:lang w:val="en-US"/>
          </w:rPr>
          <w:t>is</w:t>
        </w:r>
        <w:r w:rsidR="00DE798D" w:rsidRPr="000217F6">
          <w:rPr>
            <w:lang w:val="en-US"/>
          </w:rPr>
          <w:t xml:space="preserve"> </w:t>
        </w:r>
      </w:ins>
      <w:r w:rsidRPr="000217F6">
        <w:rPr>
          <w:lang w:val="en-US"/>
        </w:rPr>
        <w:t xml:space="preserve">the overdispersion parameter. A negative binomial distribution was preferred to a Poisson distribution to </w:t>
      </w:r>
      <w:commentRangeStart w:id="249"/>
      <w:r w:rsidRPr="000217F6">
        <w:rPr>
          <w:lang w:val="en-US"/>
        </w:rPr>
        <w:t xml:space="preserve">take </w:t>
      </w:r>
      <w:commentRangeEnd w:id="249"/>
      <w:r w:rsidR="00FA1995">
        <w:rPr>
          <w:rStyle w:val="Marquedecommentaire"/>
        </w:rPr>
        <w:commentReference w:id="249"/>
      </w:r>
      <w:r w:rsidRPr="000217F6">
        <w:rPr>
          <w:lang w:val="en-US"/>
        </w:rPr>
        <w:t xml:space="preserve">overdispersion of the count data into account [66, 62], </w:t>
      </w:r>
      <w:ins w:id="250" w:author="Coline CANONNE" w:date="2024-06-07T10:48:00Z">
        <w:r w:rsidR="00FA1995">
          <w:rPr>
            <w:lang w:val="en-US"/>
          </w:rPr>
          <w:t xml:space="preserve">as </w:t>
        </w:r>
      </w:ins>
      <w:r w:rsidRPr="000217F6">
        <w:rPr>
          <w:lang w:val="en-US"/>
        </w:rPr>
        <w:t xml:space="preserve">the negative binomial </w:t>
      </w:r>
      <w:ins w:id="251" w:author="Coline CANONNE" w:date="2024-06-07T10:48:00Z">
        <w:r w:rsidR="00FA1995">
          <w:rPr>
            <w:lang w:val="en-US"/>
          </w:rPr>
          <w:t xml:space="preserve">distribution </w:t>
        </w:r>
      </w:ins>
      <w:r w:rsidRPr="000217F6">
        <w:rPr>
          <w:lang w:val="en-US"/>
        </w:rPr>
        <w:t>allow</w:t>
      </w:r>
      <w:ins w:id="252" w:author="Coline CANONNE" w:date="2024-06-07T10:48:00Z">
        <w:r w:rsidR="00FA1995">
          <w:rPr>
            <w:lang w:val="en-US"/>
          </w:rPr>
          <w:t>s for</w:t>
        </w:r>
      </w:ins>
      <w:del w:id="253" w:author="Coline CANONNE" w:date="2024-06-07T10:48:00Z">
        <w:r w:rsidRPr="000217F6" w:rsidDel="00FA1995">
          <w:rPr>
            <w:lang w:val="en-US"/>
          </w:rPr>
          <w:delText>ing</w:delText>
        </w:r>
      </w:del>
      <w:r w:rsidRPr="000217F6">
        <w:rPr>
          <w:lang w:val="en-US"/>
        </w:rPr>
        <w:t xml:space="preserve"> the standard deviation and the mean to be different (the variance is </w:t>
      </w:r>
      <w:r>
        <w:rPr>
          <w:i/>
        </w:rPr>
        <w:t>λ</w:t>
      </w:r>
      <w:r w:rsidRPr="000217F6">
        <w:rPr>
          <w:i/>
          <w:lang w:val="en-US"/>
        </w:rPr>
        <w:t xml:space="preserve"> </w:t>
      </w:r>
      <w:r w:rsidRPr="000217F6">
        <w:rPr>
          <w:lang w:val="en-US"/>
        </w:rPr>
        <w:t xml:space="preserve">+ </w:t>
      </w:r>
      <w:r>
        <w:rPr>
          <w:i/>
        </w:rPr>
        <w:t>λ</w:t>
      </w:r>
      <w:r w:rsidRPr="000217F6">
        <w:rPr>
          <w:vertAlign w:val="superscript"/>
          <w:lang w:val="en-US"/>
        </w:rPr>
        <w:t>2</w:t>
      </w:r>
      <w:r w:rsidRPr="000217F6">
        <w:rPr>
          <w:i/>
          <w:lang w:val="en-US"/>
        </w:rPr>
        <w:t>/</w:t>
      </w:r>
      <w:r>
        <w:rPr>
          <w:i/>
        </w:rPr>
        <w:t>κ</w:t>
      </w:r>
      <w:r w:rsidRPr="000217F6">
        <w:rPr>
          <w:lang w:val="en-US"/>
        </w:rPr>
        <w:t>). Overdispersion is frequent with seabirds counts as individuals aggregate in great numbers at the same place for many species. This phenomenon occurs because seabirds are colonial birds that often displace and forage in groups.</w:t>
      </w:r>
    </w:p>
    <w:p w14:paraId="7C809989" w14:textId="77777777" w:rsidR="00250898" w:rsidRPr="000217F6" w:rsidRDefault="00FD0452">
      <w:pPr>
        <w:pStyle w:val="Titre3"/>
        <w:spacing w:after="65"/>
        <w:rPr>
          <w:lang w:val="en-US"/>
        </w:rPr>
      </w:pPr>
      <w:r w:rsidRPr="000217F6">
        <w:rPr>
          <w:lang w:val="en-US"/>
        </w:rPr>
        <w:t>Observation process</w:t>
      </w:r>
    </w:p>
    <w:p w14:paraId="6C8F07FD" w14:textId="1A3359F0" w:rsidR="00250898" w:rsidRPr="000217F6" w:rsidRDefault="00FD0452">
      <w:pPr>
        <w:spacing w:after="360"/>
        <w:ind w:left="12" w:right="53" w:firstLine="351"/>
        <w:rPr>
          <w:lang w:val="en-US"/>
        </w:rPr>
      </w:pPr>
      <w:r w:rsidRPr="000217F6">
        <w:rPr>
          <w:lang w:val="en-US"/>
        </w:rPr>
        <w:t>We employed an integrated model with a specific detection process to accommodate</w:t>
      </w:r>
      <w:ins w:id="254" w:author="Coline CANONNE" w:date="2024-06-07T10:50:00Z">
        <w:r w:rsidR="00FA1995">
          <w:rPr>
            <w:lang w:val="en-US"/>
          </w:rPr>
          <w:t xml:space="preserve"> the</w:t>
        </w:r>
      </w:ins>
      <w:r w:rsidRPr="000217F6">
        <w:rPr>
          <w:lang w:val="en-US"/>
        </w:rPr>
        <w:t xml:space="preserve"> differences between each dataset. The real number of individuals at a site was consistent across all datasets (latent abundance), but the number of observed individuals varied for each dataset. The observed number of individuals </w:t>
      </w:r>
      <w:proofErr w:type="spellStart"/>
      <w:proofErr w:type="gramStart"/>
      <w:r w:rsidRPr="000217F6">
        <w:rPr>
          <w:i/>
          <w:lang w:val="en-US"/>
        </w:rPr>
        <w:t>N</w:t>
      </w:r>
      <w:r w:rsidRPr="000217F6">
        <w:rPr>
          <w:i/>
          <w:vertAlign w:val="subscript"/>
          <w:lang w:val="en-US"/>
        </w:rPr>
        <w:t>j,k</w:t>
      </w:r>
      <w:proofErr w:type="gramEnd"/>
      <w:r w:rsidRPr="000217F6">
        <w:rPr>
          <w:i/>
          <w:vertAlign w:val="subscript"/>
          <w:lang w:val="en-US"/>
        </w:rPr>
        <w:t>,r</w:t>
      </w:r>
      <w:r w:rsidRPr="000217F6">
        <w:rPr>
          <w:i/>
          <w:vertAlign w:val="superscript"/>
          <w:lang w:val="en-US"/>
        </w:rPr>
        <w:t>obs</w:t>
      </w:r>
      <w:proofErr w:type="spellEnd"/>
      <w:r w:rsidRPr="000217F6">
        <w:rPr>
          <w:i/>
          <w:vertAlign w:val="superscript"/>
          <w:lang w:val="en-US"/>
        </w:rPr>
        <w:t xml:space="preserve"> </w:t>
      </w:r>
      <w:r w:rsidRPr="000217F6">
        <w:rPr>
          <w:lang w:val="en-US"/>
        </w:rPr>
        <w:t>is assumed to follow a Binomial distribution conditional on the true number of individual</w:t>
      </w:r>
      <w:ins w:id="255" w:author="Coline CANONNE" w:date="2024-06-07T10:50:00Z">
        <w:r w:rsidR="00FA1995">
          <w:rPr>
            <w:lang w:val="en-US"/>
          </w:rPr>
          <w:t>s</w:t>
        </w:r>
      </w:ins>
      <w:r w:rsidRPr="000217F6">
        <w:rPr>
          <w:lang w:val="en-US"/>
        </w:rPr>
        <w:t xml:space="preserve"> </w:t>
      </w:r>
      <w:r w:rsidRPr="000217F6">
        <w:rPr>
          <w:i/>
          <w:lang w:val="en-US"/>
        </w:rPr>
        <w:t>N</w:t>
      </w:r>
      <w:r w:rsidRPr="000217F6">
        <w:rPr>
          <w:i/>
          <w:vertAlign w:val="subscript"/>
          <w:lang w:val="en-US"/>
        </w:rPr>
        <w:t>j</w:t>
      </w:r>
      <w:r w:rsidRPr="000217F6">
        <w:rPr>
          <w:lang w:val="en-US"/>
        </w:rPr>
        <w:t>:</w:t>
      </w:r>
    </w:p>
    <w:p w14:paraId="23A7E574" w14:textId="3AB245D5" w:rsidR="00250898" w:rsidRPr="000217F6" w:rsidRDefault="00266776">
      <w:pPr>
        <w:spacing w:after="725" w:line="330" w:lineRule="auto"/>
        <w:ind w:left="12" w:firstLine="350"/>
        <w:jc w:val="left"/>
        <w:rPr>
          <w:lang w:val="en-US"/>
        </w:rPr>
      </w:pPr>
      <w:r w:rsidRPr="00266776">
        <w:rPr>
          <w:noProof/>
          <w:lang w:val="en-US"/>
        </w:rPr>
        <w:lastRenderedPageBreak/>
        <w:drawing>
          <wp:inline distT="0" distB="0" distL="0" distR="0" wp14:anchorId="642DD5D7" wp14:editId="4D7194A9">
            <wp:extent cx="5792008" cy="657317"/>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2008" cy="657317"/>
                    </a:xfrm>
                    <a:prstGeom prst="rect">
                      <a:avLst/>
                    </a:prstGeom>
                  </pic:spPr>
                </pic:pic>
              </a:graphicData>
            </a:graphic>
          </wp:inline>
        </w:drawing>
      </w:r>
      <w:r w:rsidR="00FD0452" w:rsidRPr="000217F6">
        <w:rPr>
          <w:lang w:val="en-US"/>
        </w:rPr>
        <w:t xml:space="preserve">In other words, each individual at site j has a probability </w:t>
      </w:r>
      <w:proofErr w:type="spellStart"/>
      <w:proofErr w:type="gramStart"/>
      <w:r w:rsidR="00FD0452" w:rsidRPr="000217F6">
        <w:rPr>
          <w:i/>
          <w:lang w:val="en-US"/>
        </w:rPr>
        <w:t>p</w:t>
      </w:r>
      <w:r w:rsidR="00FD0452" w:rsidRPr="000217F6">
        <w:rPr>
          <w:i/>
          <w:vertAlign w:val="subscript"/>
          <w:lang w:val="en-US"/>
        </w:rPr>
        <w:t>j,k</w:t>
      </w:r>
      <w:proofErr w:type="gramEnd"/>
      <w:r w:rsidR="00FD0452" w:rsidRPr="000217F6">
        <w:rPr>
          <w:i/>
          <w:vertAlign w:val="subscript"/>
          <w:lang w:val="en-US"/>
        </w:rPr>
        <w:t>,r</w:t>
      </w:r>
      <w:proofErr w:type="spellEnd"/>
      <w:r w:rsidR="00FD0452" w:rsidRPr="000217F6">
        <w:rPr>
          <w:i/>
          <w:vertAlign w:val="subscript"/>
          <w:lang w:val="en-US"/>
        </w:rPr>
        <w:t xml:space="preserve"> </w:t>
      </w:r>
      <w:r w:rsidR="00FD0452" w:rsidRPr="000217F6">
        <w:rPr>
          <w:lang w:val="en-US"/>
        </w:rPr>
        <w:t xml:space="preserve">of being detected. Detection is considered independent for each individual. The detection probability </w:t>
      </w:r>
      <w:proofErr w:type="spellStart"/>
      <w:proofErr w:type="gramStart"/>
      <w:r w:rsidR="00FD0452" w:rsidRPr="000217F6">
        <w:rPr>
          <w:i/>
          <w:lang w:val="en-US"/>
        </w:rPr>
        <w:t>p</w:t>
      </w:r>
      <w:r w:rsidR="00FD0452" w:rsidRPr="000217F6">
        <w:rPr>
          <w:i/>
          <w:vertAlign w:val="subscript"/>
          <w:lang w:val="en-US"/>
        </w:rPr>
        <w:t>j,k</w:t>
      </w:r>
      <w:proofErr w:type="gramEnd"/>
      <w:r w:rsidR="00FD0452" w:rsidRPr="000217F6">
        <w:rPr>
          <w:i/>
          <w:vertAlign w:val="subscript"/>
          <w:lang w:val="en-US"/>
        </w:rPr>
        <w:t>,r</w:t>
      </w:r>
      <w:proofErr w:type="spellEnd"/>
      <w:r w:rsidR="00FD0452" w:rsidRPr="000217F6">
        <w:rPr>
          <w:i/>
          <w:vertAlign w:val="subscript"/>
          <w:lang w:val="en-US"/>
        </w:rPr>
        <w:t xml:space="preserve"> </w:t>
      </w:r>
      <w:r w:rsidR="00FD0452" w:rsidRPr="000217F6">
        <w:rPr>
          <w:lang w:val="en-US"/>
        </w:rPr>
        <w:t>is a function of the sampling effort, measured by the length of the transect crossing the cells as for occupancy modelling.</w:t>
      </w:r>
    </w:p>
    <w:p w14:paraId="7B1A4FC1" w14:textId="0D9A5F3F" w:rsidR="00250898" w:rsidRPr="000217F6" w:rsidRDefault="00FD0452">
      <w:pPr>
        <w:pStyle w:val="Titre3"/>
        <w:spacing w:after="143" w:line="329" w:lineRule="auto"/>
        <w:ind w:left="834" w:hanging="822"/>
        <w:rPr>
          <w:lang w:val="en-US"/>
        </w:rPr>
      </w:pPr>
      <w:r w:rsidRPr="000217F6">
        <w:rPr>
          <w:lang w:val="en-US"/>
        </w:rPr>
        <w:t>2.2.3</w:t>
      </w:r>
      <w:r w:rsidRPr="000217F6">
        <w:rPr>
          <w:lang w:val="en-US"/>
        </w:rPr>
        <w:tab/>
        <w:t xml:space="preserve">Resource Selection Function </w:t>
      </w:r>
      <w:del w:id="256" w:author="Valentin Lauret" w:date="2024-06-06T15:41:00Z">
        <w:r w:rsidRPr="000217F6" w:rsidDel="00AD7067">
          <w:rPr>
            <w:lang w:val="en-US"/>
          </w:rPr>
          <w:delText>space-use modeling based on</w:delText>
        </w:r>
      </w:del>
      <w:ins w:id="257" w:author="Valentin Lauret" w:date="2024-06-06T15:41:00Z">
        <w:r w:rsidR="00AD7067">
          <w:rPr>
            <w:lang w:val="en-US"/>
          </w:rPr>
          <w:t>using</w:t>
        </w:r>
      </w:ins>
      <w:r w:rsidRPr="000217F6">
        <w:rPr>
          <w:lang w:val="en-US"/>
        </w:rPr>
        <w:t xml:space="preserve"> </w:t>
      </w:r>
      <w:ins w:id="258" w:author="Valentin Lauret" w:date="2024-06-06T15:41:00Z">
        <w:r w:rsidR="00AD7067">
          <w:rPr>
            <w:lang w:val="en-US"/>
          </w:rPr>
          <w:t>t</w:t>
        </w:r>
      </w:ins>
      <w:del w:id="259" w:author="Valentin Lauret" w:date="2024-06-06T15:41:00Z">
        <w:r w:rsidRPr="000217F6" w:rsidDel="00AD7067">
          <w:rPr>
            <w:lang w:val="en-US"/>
          </w:rPr>
          <w:delText>T</w:delText>
        </w:r>
      </w:del>
      <w:r w:rsidRPr="000217F6">
        <w:rPr>
          <w:lang w:val="en-US"/>
        </w:rPr>
        <w:t xml:space="preserve">elemetry </w:t>
      </w:r>
      <w:del w:id="260" w:author="Valentin Lauret" w:date="2024-06-06T15:41:00Z">
        <w:r w:rsidRPr="000217F6" w:rsidDel="00AD7067">
          <w:rPr>
            <w:lang w:val="en-US"/>
          </w:rPr>
          <w:delText xml:space="preserve">GPS </w:delText>
        </w:r>
      </w:del>
      <w:r w:rsidRPr="000217F6">
        <w:rPr>
          <w:lang w:val="en-US"/>
        </w:rPr>
        <w:t>data</w:t>
      </w:r>
    </w:p>
    <w:p w14:paraId="3B729D4B" w14:textId="3A771CCC" w:rsidR="00250898" w:rsidRPr="000217F6" w:rsidRDefault="00FD0452">
      <w:pPr>
        <w:ind w:left="12" w:right="53" w:firstLine="8"/>
        <w:rPr>
          <w:lang w:val="en-US"/>
        </w:rPr>
      </w:pPr>
      <w:r w:rsidRPr="000217F6">
        <w:rPr>
          <w:lang w:val="en-US"/>
        </w:rPr>
        <w:t xml:space="preserve">Here, we used Resource Selection Function (RSF), a particular case of habitat selection function, where </w:t>
      </w:r>
      <w:ins w:id="261" w:author="Valentin Lauret" w:date="2024-06-06T15:42:00Z">
        <w:r w:rsidR="00AD7067">
          <w:rPr>
            <w:lang w:val="en-US"/>
          </w:rPr>
          <w:t xml:space="preserve">we fitted </w:t>
        </w:r>
      </w:ins>
      <w:del w:id="262" w:author="Valentin Lauret" w:date="2024-06-06T15:41:00Z">
        <w:r w:rsidRPr="000217F6" w:rsidDel="00AD7067">
          <w:rPr>
            <w:lang w:val="en-US"/>
          </w:rPr>
          <w:delText xml:space="preserve">the </w:delText>
        </w:r>
      </w:del>
      <w:ins w:id="263" w:author="Valentin Lauret" w:date="2024-06-06T15:41:00Z">
        <w:r w:rsidR="00AD7067">
          <w:rPr>
            <w:lang w:val="en-US"/>
          </w:rPr>
          <w:t>a</w:t>
        </w:r>
        <w:r w:rsidR="00AD7067" w:rsidRPr="000217F6">
          <w:rPr>
            <w:lang w:val="en-US"/>
          </w:rPr>
          <w:t xml:space="preserve"> </w:t>
        </w:r>
      </w:ins>
      <w:r w:rsidRPr="000217F6">
        <w:rPr>
          <w:lang w:val="en-US"/>
        </w:rPr>
        <w:t>logistic regression of used and available location</w:t>
      </w:r>
      <w:ins w:id="264" w:author="Valentin Lauret" w:date="2024-06-06T15:41:00Z">
        <w:r w:rsidR="00AD7067">
          <w:rPr>
            <w:lang w:val="en-US"/>
          </w:rPr>
          <w:t>s</w:t>
        </w:r>
      </w:ins>
      <w:r w:rsidRPr="000217F6">
        <w:rPr>
          <w:lang w:val="en-US"/>
        </w:rPr>
        <w:t xml:space="preserve"> </w:t>
      </w:r>
      <w:del w:id="265" w:author="Valentin Lauret" w:date="2024-06-06T15:42:00Z">
        <w:r w:rsidRPr="000217F6" w:rsidDel="00AD7067">
          <w:rPr>
            <w:lang w:val="en-US"/>
          </w:rPr>
          <w:delText xml:space="preserve">is fitted </w:delText>
        </w:r>
      </w:del>
      <w:r w:rsidRPr="000217F6">
        <w:rPr>
          <w:lang w:val="en-US"/>
        </w:rPr>
        <w:t>simultaneously on the entire dataset.</w:t>
      </w:r>
    </w:p>
    <w:p w14:paraId="37091B97" w14:textId="7AFD236B" w:rsidR="00250898" w:rsidRPr="000217F6" w:rsidRDefault="00FD0452">
      <w:pPr>
        <w:ind w:left="12" w:right="53" w:firstLine="351"/>
        <w:rPr>
          <w:lang w:val="en-US"/>
        </w:rPr>
      </w:pPr>
      <w:r w:rsidRPr="000217F6">
        <w:rPr>
          <w:lang w:val="en-US"/>
        </w:rPr>
        <w:t>For each recorded location</w:t>
      </w:r>
      <w:ins w:id="266" w:author="Valentin Lauret" w:date="2024-06-06T15:42:00Z">
        <w:r w:rsidR="00AD7067">
          <w:rPr>
            <w:lang w:val="en-US"/>
          </w:rPr>
          <w:t xml:space="preserve"> on the GPS track</w:t>
        </w:r>
      </w:ins>
      <w:r w:rsidRPr="000217F6">
        <w:rPr>
          <w:lang w:val="en-US"/>
        </w:rPr>
        <w:t xml:space="preserve">, we randomly selected 10 available points, </w:t>
      </w:r>
      <w:proofErr w:type="gramStart"/>
      <w:r w:rsidRPr="000217F6">
        <w:rPr>
          <w:lang w:val="en-US"/>
        </w:rPr>
        <w:t>or ”pseudo</w:t>
      </w:r>
      <w:proofErr w:type="gramEnd"/>
      <w:r w:rsidRPr="000217F6">
        <w:rPr>
          <w:lang w:val="en-US"/>
        </w:rPr>
        <w:t>-absences,” uniformly distributed across the study area. We chose a uniform distribution because we considered the entire area to be equally accessible to seabirds, given its small size compared to the distances seabirds can travel [6, 67].</w:t>
      </w:r>
    </w:p>
    <w:p w14:paraId="7374456C" w14:textId="6A81089B" w:rsidR="00250898" w:rsidRPr="000217F6" w:rsidRDefault="00FD0452">
      <w:pPr>
        <w:spacing w:after="31"/>
        <w:ind w:left="12" w:right="53" w:firstLine="351"/>
        <w:rPr>
          <w:lang w:val="en-US"/>
        </w:rPr>
      </w:pPr>
      <w:del w:id="267" w:author="Valentin Lauret" w:date="2024-06-06T15:43:00Z">
        <w:r w:rsidRPr="000217F6" w:rsidDel="00AD7067">
          <w:rPr>
            <w:lang w:val="en-US"/>
          </w:rPr>
          <w:delText xml:space="preserve">Movement </w:delText>
        </w:r>
      </w:del>
      <w:ins w:id="268" w:author="Valentin Lauret" w:date="2024-06-06T15:43:00Z">
        <w:r w:rsidR="00AD7067">
          <w:rPr>
            <w:lang w:val="en-US"/>
          </w:rPr>
          <w:t>Then, our</w:t>
        </w:r>
        <w:r w:rsidR="00AD7067" w:rsidRPr="000217F6">
          <w:rPr>
            <w:lang w:val="en-US"/>
          </w:rPr>
          <w:t xml:space="preserve"> </w:t>
        </w:r>
      </w:ins>
      <w:r w:rsidRPr="000217F6">
        <w:rPr>
          <w:lang w:val="en-US"/>
        </w:rPr>
        <w:t>data</w:t>
      </w:r>
      <w:ins w:id="269" w:author="Valentin Lauret" w:date="2024-06-06T15:43:00Z">
        <w:r w:rsidR="00AD7067">
          <w:rPr>
            <w:lang w:val="en-US"/>
          </w:rPr>
          <w:t>set</w:t>
        </w:r>
      </w:ins>
      <w:r w:rsidRPr="000217F6">
        <w:rPr>
          <w:lang w:val="en-US"/>
        </w:rPr>
        <w:t xml:space="preserve"> </w:t>
      </w:r>
      <w:proofErr w:type="gramStart"/>
      <w:r w:rsidRPr="000217F6">
        <w:rPr>
          <w:lang w:val="en-US"/>
        </w:rPr>
        <w:t>take</w:t>
      </w:r>
      <w:proofErr w:type="gramEnd"/>
      <w:r w:rsidRPr="000217F6">
        <w:rPr>
          <w:lang w:val="en-US"/>
        </w:rPr>
        <w:t xml:space="preserve"> the form of a set of locations, divided between used and available locations. Let’s denote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the variable describing the location j.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1 for used locations and 0 for the available locations. </w:t>
      </w: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is considered to result from a Bernoulli draw:</w:t>
      </w:r>
    </w:p>
    <w:p w14:paraId="4E982AB5" w14:textId="77777777" w:rsidR="00250898" w:rsidRPr="000217F6" w:rsidRDefault="00FD0452">
      <w:pPr>
        <w:spacing w:after="0" w:line="259" w:lineRule="auto"/>
        <w:ind w:left="10" w:right="73" w:hanging="10"/>
        <w:jc w:val="center"/>
        <w:rPr>
          <w:lang w:val="en-US"/>
        </w:rPr>
      </w:pPr>
      <w:proofErr w:type="spellStart"/>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xml:space="preserve">∼ </w:t>
      </w:r>
      <w:r w:rsidRPr="000217F6">
        <w:rPr>
          <w:i/>
          <w:lang w:val="en-US"/>
        </w:rPr>
        <w:t>Bernoulli</w:t>
      </w:r>
      <w:r w:rsidRPr="000217F6">
        <w:rPr>
          <w:lang w:val="en-US"/>
        </w:rPr>
        <w:t>(</w:t>
      </w:r>
      <w:r>
        <w:rPr>
          <w:i/>
        </w:rPr>
        <w:t>λ</w:t>
      </w:r>
      <w:r w:rsidRPr="000217F6">
        <w:rPr>
          <w:i/>
          <w:vertAlign w:val="subscript"/>
          <w:lang w:val="en-US"/>
        </w:rPr>
        <w:t>j</w:t>
      </w:r>
      <w:r w:rsidRPr="000217F6">
        <w:rPr>
          <w:lang w:val="en-US"/>
        </w:rPr>
        <w:t>)</w:t>
      </w:r>
    </w:p>
    <w:p w14:paraId="3EAB3FF0" w14:textId="604CE357" w:rsidR="00250898" w:rsidRPr="000217F6" w:rsidRDefault="00FD0452">
      <w:pPr>
        <w:spacing w:after="264" w:line="255" w:lineRule="auto"/>
        <w:ind w:left="3942" w:firstLine="5328"/>
        <w:jc w:val="left"/>
        <w:rPr>
          <w:lang w:val="en-US"/>
        </w:rPr>
      </w:pPr>
      <w:r w:rsidRPr="000217F6">
        <w:rPr>
          <w:lang w:val="en-US"/>
        </w:rPr>
        <w:t xml:space="preserve">(5) </w:t>
      </w:r>
      <w:commentRangeStart w:id="270"/>
      <w:r w:rsidRPr="000217F6">
        <w:rPr>
          <w:i/>
          <w:lang w:val="en-US"/>
        </w:rPr>
        <w:t>logit</w:t>
      </w:r>
      <w:commentRangeEnd w:id="270"/>
      <w:r w:rsidR="00AD7067">
        <w:rPr>
          <w:rStyle w:val="Marquedecommentaire"/>
        </w:rPr>
        <w:commentReference w:id="270"/>
      </w:r>
      <w:r w:rsidRPr="000217F6">
        <w:rPr>
          <w:lang w:val="en-US"/>
        </w:rPr>
        <w:t>(</w:t>
      </w:r>
      <w:r>
        <w:rPr>
          <w:i/>
        </w:rPr>
        <w:t>λ</w:t>
      </w:r>
      <w:r w:rsidRPr="000217F6">
        <w:rPr>
          <w:i/>
          <w:vertAlign w:val="subscript"/>
          <w:lang w:val="en-US"/>
        </w:rPr>
        <w:t>j</w:t>
      </w:r>
      <w:r w:rsidRPr="000217F6">
        <w:rPr>
          <w:lang w:val="en-US"/>
        </w:rPr>
        <w:t xml:space="preserve">) = </w:t>
      </w:r>
      <w:ins w:id="271" w:author="Valentin Lauret" w:date="2024-06-06T15:45:00Z">
        <w:r w:rsidR="00AD7067">
          <w:rPr>
            <w:lang w:val="en-US"/>
          </w:rPr>
          <w:t xml:space="preserve">beta0 + </w:t>
        </w:r>
      </w:ins>
      <w:proofErr w:type="spellStart"/>
      <w:r w:rsidRPr="000217F6">
        <w:rPr>
          <w:i/>
          <w:lang w:val="en-US"/>
        </w:rPr>
        <w:t>X</w:t>
      </w:r>
      <w:r w:rsidRPr="000217F6">
        <w:rPr>
          <w:i/>
          <w:vertAlign w:val="subscript"/>
          <w:lang w:val="en-US"/>
        </w:rPr>
        <w:t>j</w:t>
      </w:r>
      <w:r w:rsidRPr="000217F6">
        <w:rPr>
          <w:i/>
          <w:vertAlign w:val="superscript"/>
          <w:lang w:val="en-US"/>
        </w:rPr>
        <w:t>T</w:t>
      </w:r>
      <w:proofErr w:type="spellEnd"/>
      <w:r w:rsidRPr="000217F6">
        <w:rPr>
          <w:i/>
          <w:vertAlign w:val="superscript"/>
          <w:lang w:val="en-US"/>
        </w:rPr>
        <w:t xml:space="preserve"> </w:t>
      </w:r>
      <w:r>
        <w:rPr>
          <w:i/>
        </w:rPr>
        <w:t>β</w:t>
      </w:r>
    </w:p>
    <w:p w14:paraId="4AC0C064" w14:textId="77777777" w:rsidR="00250898" w:rsidRPr="000217F6" w:rsidRDefault="00FD0452">
      <w:pPr>
        <w:ind w:left="12" w:right="53" w:firstLine="357"/>
        <w:rPr>
          <w:lang w:val="en-US"/>
        </w:rPr>
      </w:pPr>
      <w:r w:rsidRPr="000217F6">
        <w:rPr>
          <w:lang w:val="en-US"/>
        </w:rPr>
        <w:t xml:space="preserve">Where </w:t>
      </w:r>
      <w:r>
        <w:rPr>
          <w:i/>
        </w:rPr>
        <w:t>λ</w:t>
      </w:r>
      <w:r w:rsidRPr="000217F6">
        <w:rPr>
          <w:i/>
          <w:vertAlign w:val="subscript"/>
          <w:lang w:val="en-US"/>
        </w:rPr>
        <w:t xml:space="preserve">j </w:t>
      </w:r>
      <w:r w:rsidRPr="000217F6">
        <w:rPr>
          <w:lang w:val="en-US"/>
        </w:rPr>
        <w:t>is the probability for a location being used knowing its environmental covariates values (</w:t>
      </w:r>
      <w:r>
        <w:rPr>
          <w:i/>
        </w:rPr>
        <w:t>λ</w:t>
      </w:r>
      <w:r w:rsidRPr="000217F6">
        <w:rPr>
          <w:i/>
          <w:vertAlign w:val="subscript"/>
          <w:lang w:val="en-US"/>
        </w:rPr>
        <w:t xml:space="preserve">j </w:t>
      </w:r>
      <w:r w:rsidRPr="000217F6">
        <w:rPr>
          <w:lang w:val="en-US"/>
        </w:rPr>
        <w:t xml:space="preserve">= </w:t>
      </w:r>
      <w:proofErr w:type="gramStart"/>
      <w:r w:rsidRPr="000217F6">
        <w:rPr>
          <w:i/>
          <w:lang w:val="en-US"/>
        </w:rPr>
        <w:t>P</w:t>
      </w:r>
      <w:r w:rsidRPr="000217F6">
        <w:rPr>
          <w:lang w:val="en-US"/>
        </w:rPr>
        <w:t>(</w:t>
      </w:r>
      <w:proofErr w:type="spellStart"/>
      <w:proofErr w:type="gramEnd"/>
      <w:r w:rsidRPr="000217F6">
        <w:rPr>
          <w:i/>
          <w:lang w:val="en-US"/>
        </w:rPr>
        <w:t>K</w:t>
      </w:r>
      <w:r w:rsidRPr="000217F6">
        <w:rPr>
          <w:i/>
          <w:vertAlign w:val="subscript"/>
          <w:lang w:val="en-US"/>
        </w:rPr>
        <w:t>j</w:t>
      </w:r>
      <w:proofErr w:type="spellEnd"/>
      <w:r w:rsidRPr="000217F6">
        <w:rPr>
          <w:i/>
          <w:vertAlign w:val="subscript"/>
          <w:lang w:val="en-US"/>
        </w:rPr>
        <w:t xml:space="preserve"> </w:t>
      </w:r>
      <w:r w:rsidRPr="000217F6">
        <w:rPr>
          <w:lang w:val="en-US"/>
        </w:rPr>
        <w:t>= 1|</w:t>
      </w:r>
      <w:r w:rsidRPr="000217F6">
        <w:rPr>
          <w:i/>
          <w:lang w:val="en-US"/>
        </w:rPr>
        <w:t>X</w:t>
      </w:r>
      <w:r w:rsidRPr="000217F6">
        <w:rPr>
          <w:i/>
          <w:vertAlign w:val="subscript"/>
          <w:lang w:val="en-US"/>
        </w:rPr>
        <w:t>j</w:t>
      </w:r>
      <w:r w:rsidRPr="000217F6">
        <w:rPr>
          <w:lang w:val="en-US"/>
        </w:rPr>
        <w:t xml:space="preserve">)). </w:t>
      </w:r>
      <w:proofErr w:type="gramStart"/>
      <w:r>
        <w:rPr>
          <w:i/>
        </w:rPr>
        <w:t>λ</w:t>
      </w:r>
      <w:proofErr w:type="gramEnd"/>
      <w:r w:rsidRPr="000217F6">
        <w:rPr>
          <w:i/>
          <w:vertAlign w:val="subscript"/>
          <w:lang w:val="en-US"/>
        </w:rPr>
        <w:t xml:space="preserve">j </w:t>
      </w:r>
      <w:r w:rsidRPr="000217F6">
        <w:rPr>
          <w:lang w:val="en-US"/>
        </w:rPr>
        <w:t xml:space="preserve">is modeled as a logistic regression of location-specific covariates and regression coefficients </w:t>
      </w:r>
      <w:r>
        <w:rPr>
          <w:i/>
        </w:rPr>
        <w:t>β</w:t>
      </w:r>
      <w:r w:rsidRPr="000217F6">
        <w:rPr>
          <w:lang w:val="en-US"/>
        </w:rPr>
        <w:t xml:space="preserve">. Coefficients </w:t>
      </w:r>
      <w:r>
        <w:rPr>
          <w:i/>
        </w:rPr>
        <w:t>β</w:t>
      </w:r>
      <w:r w:rsidRPr="000217F6">
        <w:rPr>
          <w:i/>
          <w:lang w:val="en-US"/>
        </w:rPr>
        <w:t xml:space="preserve"> </w:t>
      </w:r>
      <w:r w:rsidRPr="000217F6">
        <w:rPr>
          <w:lang w:val="en-US"/>
        </w:rPr>
        <w:t>represent the strength of the selection on the associated covariates.</w:t>
      </w:r>
    </w:p>
    <w:p w14:paraId="5FA18CE0" w14:textId="77777777" w:rsidR="00250898" w:rsidRPr="000217F6" w:rsidRDefault="00FD0452">
      <w:pPr>
        <w:spacing w:after="100" w:line="259" w:lineRule="auto"/>
        <w:ind w:left="10" w:right="58" w:hanging="10"/>
        <w:jc w:val="right"/>
        <w:rPr>
          <w:lang w:val="en-US"/>
        </w:rPr>
      </w:pPr>
      <w:r w:rsidRPr="000217F6">
        <w:rPr>
          <w:lang w:val="en-US"/>
        </w:rPr>
        <w:t xml:space="preserve">To model potential </w:t>
      </w:r>
      <w:commentRangeStart w:id="272"/>
      <w:r w:rsidRPr="000217F6">
        <w:rPr>
          <w:lang w:val="en-US"/>
        </w:rPr>
        <w:t>population heterogeneity</w:t>
      </w:r>
      <w:commentRangeEnd w:id="272"/>
      <w:r w:rsidR="00FA1995">
        <w:rPr>
          <w:rStyle w:val="Marquedecommentaire"/>
        </w:rPr>
        <w:commentReference w:id="272"/>
      </w:r>
      <w:r w:rsidRPr="000217F6">
        <w:rPr>
          <w:lang w:val="en-US"/>
        </w:rPr>
        <w:t>, we added a random effect on slope coefficients</w:t>
      </w:r>
    </w:p>
    <w:p w14:paraId="53A65154" w14:textId="77777777" w:rsidR="00250898" w:rsidRPr="000217F6" w:rsidRDefault="00FD0452">
      <w:pPr>
        <w:spacing w:after="435"/>
        <w:ind w:left="12" w:right="53" w:firstLine="0"/>
        <w:rPr>
          <w:lang w:val="en-US"/>
        </w:rPr>
      </w:pPr>
      <w:r>
        <w:rPr>
          <w:i/>
        </w:rPr>
        <w:t>β</w:t>
      </w:r>
      <w:r w:rsidRPr="000217F6">
        <w:rPr>
          <w:lang w:val="en-US"/>
        </w:rPr>
        <w:t xml:space="preserve">. Let’s I denote the total number of individuals, and take an individual </w:t>
      </w:r>
      <w:proofErr w:type="spellStart"/>
      <w:r w:rsidRPr="000217F6">
        <w:rPr>
          <w:i/>
          <w:lang w:val="en-US"/>
        </w:rPr>
        <w:t>i</w:t>
      </w:r>
      <w:proofErr w:type="spellEnd"/>
      <w:r w:rsidRPr="000217F6">
        <w:rPr>
          <w:i/>
          <w:lang w:val="en-US"/>
        </w:rPr>
        <w:t xml:space="preserve"> </w:t>
      </w:r>
      <w:r w:rsidRPr="000217F6">
        <w:rPr>
          <w:lang w:val="en-US"/>
        </w:rPr>
        <w:t>∈ [</w:t>
      </w:r>
      <w:proofErr w:type="gramStart"/>
      <w:r w:rsidRPr="000217F6">
        <w:rPr>
          <w:lang w:val="en-US"/>
        </w:rPr>
        <w:t>1;</w:t>
      </w:r>
      <w:r w:rsidRPr="000217F6">
        <w:rPr>
          <w:i/>
          <w:lang w:val="en-US"/>
        </w:rPr>
        <w:t>I</w:t>
      </w:r>
      <w:proofErr w:type="gramEnd"/>
      <w:r w:rsidRPr="000217F6">
        <w:rPr>
          <w:lang w:val="en-US"/>
        </w:rPr>
        <w:t>], we have:</w:t>
      </w:r>
    </w:p>
    <w:p w14:paraId="2E8AE932" w14:textId="77777777" w:rsidR="00250898" w:rsidRPr="000217F6" w:rsidRDefault="00FD0452">
      <w:pPr>
        <w:tabs>
          <w:tab w:val="center" w:pos="4785"/>
          <w:tab w:val="right" w:pos="9642"/>
        </w:tabs>
        <w:spacing w:after="278" w:line="259" w:lineRule="auto"/>
        <w:ind w:left="0" w:firstLine="0"/>
        <w:jc w:val="left"/>
        <w:rPr>
          <w:lang w:val="en-US"/>
        </w:rPr>
      </w:pPr>
      <w:r w:rsidRPr="000217F6">
        <w:rPr>
          <w:rFonts w:ascii="Calibri" w:eastAsia="Calibri" w:hAnsi="Calibri" w:cs="Calibri"/>
          <w:sz w:val="22"/>
          <w:lang w:val="en-US"/>
        </w:rPr>
        <w:tab/>
      </w:r>
      <w:proofErr w:type="gramStart"/>
      <w:r>
        <w:rPr>
          <w:i/>
        </w:rPr>
        <w:t>β</w:t>
      </w:r>
      <w:proofErr w:type="spellStart"/>
      <w:proofErr w:type="gramEnd"/>
      <w:r w:rsidRPr="000217F6">
        <w:rPr>
          <w:i/>
          <w:vertAlign w:val="subscript"/>
          <w:lang w:val="en-US"/>
        </w:rPr>
        <w:t>i</w:t>
      </w:r>
      <w:proofErr w:type="spellEnd"/>
      <w:r w:rsidRPr="000217F6">
        <w:rPr>
          <w:i/>
          <w:vertAlign w:val="subscript"/>
          <w:lang w:val="en-US"/>
        </w:rPr>
        <w:t xml:space="preserve"> </w:t>
      </w:r>
      <w:r w:rsidRPr="000217F6">
        <w:rPr>
          <w:lang w:val="en-US"/>
        </w:rPr>
        <w:t xml:space="preserve">∼ </w:t>
      </w:r>
      <w:r w:rsidRPr="000217F6">
        <w:rPr>
          <w:i/>
          <w:lang w:val="en-US"/>
        </w:rPr>
        <w:t>Normal</w:t>
      </w:r>
      <w:r w:rsidRPr="000217F6">
        <w:rPr>
          <w:lang w:val="en-US"/>
        </w:rPr>
        <w:t>(</w:t>
      </w:r>
      <w:r>
        <w:rPr>
          <w:i/>
        </w:rPr>
        <w:t>β</w:t>
      </w:r>
      <w:r w:rsidRPr="000217F6">
        <w:rPr>
          <w:i/>
          <w:lang w:val="en-US"/>
        </w:rPr>
        <w:t>,</w:t>
      </w:r>
      <w:r>
        <w:rPr>
          <w:i/>
        </w:rPr>
        <w:t>τ</w:t>
      </w:r>
      <w:r w:rsidRPr="000217F6">
        <w:rPr>
          <w:lang w:val="en-US"/>
        </w:rPr>
        <w:t>)</w:t>
      </w:r>
      <w:r w:rsidRPr="000217F6">
        <w:rPr>
          <w:lang w:val="en-US"/>
        </w:rPr>
        <w:tab/>
        <w:t>(6)</w:t>
      </w:r>
    </w:p>
    <w:p w14:paraId="2220E94D" w14:textId="77777777" w:rsidR="00250898" w:rsidRPr="000217F6" w:rsidRDefault="00FD0452">
      <w:pPr>
        <w:spacing w:after="350"/>
        <w:ind w:left="12" w:right="53" w:firstLine="357"/>
        <w:rPr>
          <w:lang w:val="en-US"/>
        </w:rPr>
      </w:pPr>
      <w:r w:rsidRPr="000217F6">
        <w:rPr>
          <w:lang w:val="en-US"/>
        </w:rPr>
        <w:t xml:space="preserve">With </w:t>
      </w:r>
      <w:r>
        <w:rPr>
          <w:i/>
        </w:rPr>
        <w:t>β</w:t>
      </w:r>
      <w:r w:rsidRPr="000217F6">
        <w:rPr>
          <w:i/>
          <w:lang w:val="en-US"/>
        </w:rPr>
        <w:t xml:space="preserve"> </w:t>
      </w:r>
      <w:r w:rsidRPr="000217F6">
        <w:rPr>
          <w:lang w:val="en-US"/>
        </w:rPr>
        <w:t xml:space="preserve">being the slope coefficient and </w:t>
      </w:r>
      <w:r>
        <w:rPr>
          <w:i/>
        </w:rPr>
        <w:t>τ</w:t>
      </w:r>
      <w:r w:rsidRPr="000217F6">
        <w:rPr>
          <w:i/>
          <w:lang w:val="en-US"/>
        </w:rPr>
        <w:t xml:space="preserve"> </w:t>
      </w:r>
      <w:r w:rsidRPr="000217F6">
        <w:rPr>
          <w:lang w:val="en-US"/>
        </w:rPr>
        <w:t>a parameter quantifying the inter-individual variability regarding habitat selection on the associated covariate.</w:t>
      </w:r>
    </w:p>
    <w:p w14:paraId="63A2E30C" w14:textId="77777777" w:rsidR="00250898" w:rsidRPr="000217F6" w:rsidRDefault="00FD0452">
      <w:pPr>
        <w:pStyle w:val="Titre3"/>
        <w:tabs>
          <w:tab w:val="center" w:pos="4743"/>
        </w:tabs>
        <w:ind w:left="0" w:firstLine="0"/>
        <w:rPr>
          <w:lang w:val="en-US"/>
        </w:rPr>
      </w:pPr>
      <w:r w:rsidRPr="000217F6">
        <w:rPr>
          <w:lang w:val="en-US"/>
        </w:rPr>
        <w:lastRenderedPageBreak/>
        <w:t>2.2.4</w:t>
      </w:r>
      <w:r w:rsidRPr="000217F6">
        <w:rPr>
          <w:lang w:val="en-US"/>
        </w:rPr>
        <w:tab/>
        <w:t>Relative space use models integrating N-mixture and RSF models</w:t>
      </w:r>
    </w:p>
    <w:p w14:paraId="7AED2669" w14:textId="77777777" w:rsidR="00250898" w:rsidRPr="000217F6" w:rsidRDefault="00FD0452">
      <w:pPr>
        <w:ind w:left="12" w:right="53" w:firstLine="0"/>
        <w:rPr>
          <w:lang w:val="en-US"/>
        </w:rPr>
      </w:pPr>
      <w:r w:rsidRPr="000217F6">
        <w:rPr>
          <w:lang w:val="en-US"/>
        </w:rPr>
        <w:t>Lastly, we integrated GPS data with count data into a single model by combining an N-mixture model with a Resource Selection Function.</w:t>
      </w:r>
    </w:p>
    <w:p w14:paraId="76E78F4A" w14:textId="4E640622" w:rsidR="00250898" w:rsidRPr="000217F6" w:rsidRDefault="00FD0452">
      <w:pPr>
        <w:spacing w:after="373"/>
        <w:ind w:left="12" w:right="53" w:firstLine="351"/>
        <w:rPr>
          <w:lang w:val="en-US"/>
        </w:rPr>
      </w:pPr>
      <w:r w:rsidRPr="000217F6">
        <w:rPr>
          <w:lang w:val="en-US"/>
        </w:rPr>
        <w:t xml:space="preserve">N-mixture and RSF both quantify habitat selection through the use of generalized linear regression on covariates X. Based on previous work [45, 46] showing that these models are similar to </w:t>
      </w:r>
      <w:commentRangeStart w:id="273"/>
      <w:r w:rsidRPr="000217F6">
        <w:rPr>
          <w:lang w:val="en-US"/>
        </w:rPr>
        <w:t>Inhomogeneous</w:t>
      </w:r>
      <w:commentRangeEnd w:id="273"/>
      <w:r w:rsidR="00FA1995">
        <w:rPr>
          <w:rStyle w:val="Marquedecommentaire"/>
        </w:rPr>
        <w:commentReference w:id="273"/>
      </w:r>
      <w:r w:rsidRPr="000217F6">
        <w:rPr>
          <w:lang w:val="en-US"/>
        </w:rPr>
        <w:t xml:space="preserve"> Poisson Point process (IPP), </w:t>
      </w:r>
      <w:proofErr w:type="spellStart"/>
      <w:r w:rsidRPr="000217F6">
        <w:rPr>
          <w:lang w:val="en-US"/>
        </w:rPr>
        <w:t>Lauret</w:t>
      </w:r>
      <w:proofErr w:type="spellEnd"/>
      <w:r w:rsidRPr="000217F6">
        <w:rPr>
          <w:lang w:val="en-US"/>
        </w:rPr>
        <w:t xml:space="preserve"> et al. (under review) [49] proposed to integrate these two data sources in</w:t>
      </w:r>
      <w:ins w:id="274" w:author="Coline CANONNE" w:date="2024-06-07T10:56:00Z">
        <w:r w:rsidR="00FA1995">
          <w:rPr>
            <w:lang w:val="en-US"/>
          </w:rPr>
          <w:t>to</w:t>
        </w:r>
      </w:ins>
      <w:r w:rsidRPr="000217F6">
        <w:rPr>
          <w:lang w:val="en-US"/>
        </w:rPr>
        <w:t xml:space="preserve"> a single model using IPP as a unifying framework. IPP describes the stochastic distribution of points in space when the expected density of points is correlated </w:t>
      </w:r>
      <w:del w:id="275" w:author="Coline CANONNE" w:date="2024-06-07T10:56:00Z">
        <w:r w:rsidRPr="000217F6" w:rsidDel="00FA1995">
          <w:rPr>
            <w:lang w:val="en-US"/>
          </w:rPr>
          <w:delText xml:space="preserve">to </w:delText>
        </w:r>
      </w:del>
      <w:ins w:id="276" w:author="Coline CANONNE" w:date="2024-06-07T10:56:00Z">
        <w:r w:rsidR="00FA1995">
          <w:rPr>
            <w:lang w:val="en-US"/>
          </w:rPr>
          <w:t>with</w:t>
        </w:r>
        <w:r w:rsidR="00FA1995" w:rsidRPr="000217F6">
          <w:rPr>
            <w:lang w:val="en-US"/>
          </w:rPr>
          <w:t xml:space="preserve"> </w:t>
        </w:r>
      </w:ins>
      <w:r w:rsidRPr="000217F6">
        <w:rPr>
          <w:lang w:val="en-US"/>
        </w:rPr>
        <w:t xml:space="preserve">environmental covariates, as in occupancy, N-mixture, and RSF models. </w:t>
      </w:r>
      <w:ins w:id="277" w:author="Valentin Lauret" w:date="2024-06-06T15:45:00Z">
        <w:r w:rsidR="00AD7067">
          <w:rPr>
            <w:lang w:val="en-US"/>
          </w:rPr>
          <w:t xml:space="preserve">An </w:t>
        </w:r>
      </w:ins>
      <w:r w:rsidRPr="000217F6">
        <w:rPr>
          <w:lang w:val="en-US"/>
        </w:rPr>
        <w:t xml:space="preserve">IPP reflects the intensity </w:t>
      </w:r>
      <w:r>
        <w:rPr>
          <w:i/>
        </w:rPr>
        <w:t>λ</w:t>
      </w:r>
      <w:r w:rsidRPr="000217F6">
        <w:rPr>
          <w:i/>
          <w:lang w:val="en-US"/>
        </w:rPr>
        <w:t xml:space="preserve"> </w:t>
      </w:r>
      <w:r w:rsidRPr="000217F6">
        <w:rPr>
          <w:lang w:val="en-US"/>
        </w:rPr>
        <w:t xml:space="preserve">of a spatial point process over a defined study area. N-mixture and RSF do not estimate the same IPP </w:t>
      </w:r>
      <w:ins w:id="278" w:author="Valentin Lauret" w:date="2024-06-06T15:45:00Z">
        <w:r w:rsidR="00AD7067">
          <w:rPr>
            <w:lang w:val="en-US"/>
          </w:rPr>
          <w:t xml:space="preserve">absolute </w:t>
        </w:r>
      </w:ins>
      <w:r w:rsidRPr="000217F6">
        <w:rPr>
          <w:lang w:val="en-US"/>
        </w:rPr>
        <w:t xml:space="preserve">intensity </w:t>
      </w:r>
      <w:r>
        <w:rPr>
          <w:i/>
        </w:rPr>
        <w:t>λ</w:t>
      </w:r>
      <w:r w:rsidRPr="000217F6">
        <w:rPr>
          <w:lang w:val="en-US"/>
        </w:rPr>
        <w:t>. In RSF, the intercept</w:t>
      </w:r>
      <w:ins w:id="279" w:author="Valentin Lauret" w:date="2024-06-06T15:45:00Z">
        <w:r w:rsidR="00AD7067">
          <w:rPr>
            <w:lang w:val="en-US"/>
          </w:rPr>
          <w:t xml:space="preserve"> beta0</w:t>
        </w:r>
      </w:ins>
      <w:r w:rsidRPr="000217F6">
        <w:rPr>
          <w:lang w:val="en-US"/>
        </w:rPr>
        <w:t xml:space="preserve"> has no biological meaning and only the relative habitat selection is estimated [68]. </w:t>
      </w:r>
      <w:ins w:id="280" w:author="Coline CANONNE" w:date="2024-06-07T10:57:00Z">
        <w:r w:rsidR="006F39BE">
          <w:rPr>
            <w:lang w:val="en-US"/>
          </w:rPr>
          <w:t xml:space="preserve">Since the </w:t>
        </w:r>
      </w:ins>
      <w:ins w:id="281" w:author="Valentin Lauret" w:date="2024-06-06T15:45:00Z">
        <w:del w:id="282" w:author="Coline CANONNE" w:date="2024-06-07T10:57:00Z">
          <w:r w:rsidR="00AD7067" w:rsidDel="006F39BE">
            <w:rPr>
              <w:lang w:val="en-US"/>
            </w:rPr>
            <w:delText>R</w:delText>
          </w:r>
        </w:del>
      </w:ins>
      <w:ins w:id="283" w:author="Coline CANONNE" w:date="2024-06-07T10:57:00Z">
        <w:r w:rsidR="006F39BE">
          <w:rPr>
            <w:lang w:val="en-US"/>
          </w:rPr>
          <w:t>r</w:t>
        </w:r>
      </w:ins>
      <w:ins w:id="284" w:author="Valentin Lauret" w:date="2024-06-06T15:45:00Z">
        <w:r w:rsidR="00AD7067">
          <w:rPr>
            <w:lang w:val="en-US"/>
          </w:rPr>
          <w:t xml:space="preserve">elative </w:t>
        </w:r>
      </w:ins>
      <w:r w:rsidRPr="000217F6">
        <w:rPr>
          <w:lang w:val="en-US"/>
        </w:rPr>
        <w:t xml:space="preserve">IPP intensity </w:t>
      </w:r>
      <w:r>
        <w:rPr>
          <w:i/>
        </w:rPr>
        <w:t>λ</w:t>
      </w:r>
      <w:r w:rsidRPr="000217F6">
        <w:rPr>
          <w:i/>
          <w:lang w:val="en-US"/>
        </w:rPr>
        <w:t xml:space="preserve"> </w:t>
      </w:r>
      <w:del w:id="285" w:author="Coline CANONNE" w:date="2024-06-07T10:57:00Z">
        <w:r w:rsidRPr="000217F6" w:rsidDel="006F39BE">
          <w:rPr>
            <w:lang w:val="en-US"/>
          </w:rPr>
          <w:delText xml:space="preserve">being </w:delText>
        </w:r>
      </w:del>
      <w:ins w:id="286" w:author="Coline CANONNE" w:date="2024-06-07T10:57:00Z">
        <w:r w:rsidR="006F39BE">
          <w:rPr>
            <w:lang w:val="en-US"/>
          </w:rPr>
          <w:t>is</w:t>
        </w:r>
        <w:r w:rsidR="006F39BE" w:rsidRPr="000217F6">
          <w:rPr>
            <w:lang w:val="en-US"/>
          </w:rPr>
          <w:t xml:space="preserve"> </w:t>
        </w:r>
      </w:ins>
      <w:r w:rsidRPr="000217F6">
        <w:rPr>
          <w:lang w:val="en-US"/>
        </w:rPr>
        <w:t xml:space="preserve">determined by </w:t>
      </w:r>
      <w:ins w:id="287" w:author="Coline CANONNE" w:date="2024-06-07T10:57:00Z">
        <w:r w:rsidR="006F39BE">
          <w:rPr>
            <w:lang w:val="en-US"/>
          </w:rPr>
          <w:t xml:space="preserve">the </w:t>
        </w:r>
      </w:ins>
      <w:r w:rsidRPr="000217F6">
        <w:rPr>
          <w:lang w:val="en-US"/>
        </w:rPr>
        <w:t xml:space="preserve">slope coefficients </w:t>
      </w:r>
      <w:r>
        <w:rPr>
          <w:i/>
        </w:rPr>
        <w:t>β</w:t>
      </w:r>
      <w:r w:rsidRPr="000217F6">
        <w:rPr>
          <w:lang w:val="en-US"/>
        </w:rPr>
        <w:t xml:space="preserve">, </w:t>
      </w:r>
      <w:ins w:id="288" w:author="Coline CANONNE" w:date="2024-06-07T10:57:00Z">
        <w:r w:rsidR="006F39BE">
          <w:rPr>
            <w:lang w:val="en-US"/>
          </w:rPr>
          <w:t xml:space="preserve">the </w:t>
        </w:r>
      </w:ins>
      <w:r w:rsidRPr="000217F6">
        <w:rPr>
          <w:lang w:val="en-US"/>
        </w:rPr>
        <w:t xml:space="preserve">coefficient estimates </w:t>
      </w:r>
      <w:commentRangeStart w:id="289"/>
      <w:r w:rsidRPr="000217F6">
        <w:rPr>
          <w:lang w:val="en-US"/>
        </w:rPr>
        <w:t xml:space="preserve">should be </w:t>
      </w:r>
      <w:commentRangeEnd w:id="289"/>
      <w:r w:rsidR="006F39BE">
        <w:rPr>
          <w:rStyle w:val="Marquedecommentaire"/>
        </w:rPr>
        <w:commentReference w:id="289"/>
      </w:r>
      <w:r w:rsidRPr="000217F6">
        <w:rPr>
          <w:lang w:val="en-US"/>
        </w:rPr>
        <w:t xml:space="preserve">consistent between RSF and N-mixture. </w:t>
      </w:r>
      <w:del w:id="290" w:author="Valentin Lauret" w:date="2024-06-06T15:46:00Z">
        <w:r w:rsidRPr="000217F6" w:rsidDel="00AD7067">
          <w:rPr>
            <w:lang w:val="en-US"/>
          </w:rPr>
          <w:delText xml:space="preserve">Then N-mixture and RSF estimate the same relative intensity of the IPP. </w:delText>
        </w:r>
      </w:del>
      <w:r w:rsidRPr="000217F6">
        <w:rPr>
          <w:lang w:val="en-US"/>
        </w:rPr>
        <w:t xml:space="preserve">The integrated model keeps the hierarchical structure of the N-mixture and the logistic regression of the RSF and jointly estimates </w:t>
      </w:r>
      <w:ins w:id="291" w:author="Coline CANONNE" w:date="2024-06-07T10:58:00Z">
        <w:r w:rsidR="006F39BE">
          <w:rPr>
            <w:lang w:val="en-US"/>
          </w:rPr>
          <w:t xml:space="preserve">the </w:t>
        </w:r>
      </w:ins>
      <w:r>
        <w:rPr>
          <w:i/>
        </w:rPr>
        <w:t>β</w:t>
      </w:r>
      <w:r w:rsidRPr="000217F6">
        <w:rPr>
          <w:i/>
          <w:lang w:val="en-US"/>
        </w:rPr>
        <w:t xml:space="preserve"> </w:t>
      </w:r>
      <w:r w:rsidRPr="000217F6">
        <w:rPr>
          <w:lang w:val="en-US"/>
        </w:rPr>
        <w:t>parameters.</w:t>
      </w:r>
    </w:p>
    <w:p w14:paraId="2C71018B" w14:textId="77777777" w:rsidR="00250898" w:rsidRPr="000217F6" w:rsidRDefault="00FD0452">
      <w:pPr>
        <w:spacing w:after="336" w:line="259" w:lineRule="auto"/>
        <w:ind w:left="379" w:right="53" w:firstLine="0"/>
        <w:rPr>
          <w:lang w:val="en-US"/>
        </w:rPr>
      </w:pPr>
      <w:r w:rsidRPr="000217F6">
        <w:rPr>
          <w:lang w:val="en-US"/>
        </w:rPr>
        <w:t xml:space="preserve">The model is divided into the N-mixture </w:t>
      </w:r>
      <w:proofErr w:type="spellStart"/>
      <w:r w:rsidRPr="000217F6">
        <w:rPr>
          <w:lang w:val="en-US"/>
        </w:rPr>
        <w:t>submodel</w:t>
      </w:r>
      <w:proofErr w:type="spellEnd"/>
      <w:r w:rsidRPr="000217F6">
        <w:rPr>
          <w:lang w:val="en-US"/>
        </w:rPr>
        <w:t>:</w:t>
      </w:r>
    </w:p>
    <w:p w14:paraId="52B050CE" w14:textId="2680A874" w:rsidR="00250898" w:rsidRPr="000217F6" w:rsidRDefault="00A80452">
      <w:pPr>
        <w:spacing w:after="27" w:line="259" w:lineRule="auto"/>
        <w:ind w:left="379" w:right="53" w:firstLine="0"/>
        <w:rPr>
          <w:lang w:val="en-US"/>
        </w:rPr>
      </w:pPr>
      <w:r w:rsidRPr="00A80452">
        <w:rPr>
          <w:noProof/>
          <w:lang w:val="en-US"/>
        </w:rPr>
        <w:drawing>
          <wp:inline distT="0" distB="0" distL="0" distR="0" wp14:anchorId="30CB397E" wp14:editId="238DE3D4">
            <wp:extent cx="6123305" cy="7429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3305" cy="742950"/>
                    </a:xfrm>
                    <a:prstGeom prst="rect">
                      <a:avLst/>
                    </a:prstGeom>
                  </pic:spPr>
                </pic:pic>
              </a:graphicData>
            </a:graphic>
          </wp:inline>
        </w:drawing>
      </w:r>
      <w:r w:rsidR="00FD0452" w:rsidRPr="000217F6">
        <w:rPr>
          <w:lang w:val="en-US"/>
        </w:rPr>
        <w:t xml:space="preserve">And the RSF </w:t>
      </w:r>
      <w:proofErr w:type="spellStart"/>
      <w:r w:rsidR="00FD0452" w:rsidRPr="000217F6">
        <w:rPr>
          <w:lang w:val="en-US"/>
        </w:rPr>
        <w:t>submodel</w:t>
      </w:r>
      <w:proofErr w:type="spellEnd"/>
      <w:r w:rsidR="00FD0452" w:rsidRPr="000217F6">
        <w:rPr>
          <w:lang w:val="en-US"/>
        </w:rPr>
        <w:t>:</w:t>
      </w:r>
    </w:p>
    <w:p w14:paraId="19A595B2" w14:textId="045080E0" w:rsidR="00250898" w:rsidRDefault="00FD0452" w:rsidP="00266776">
      <w:pPr>
        <w:tabs>
          <w:tab w:val="center" w:pos="4722"/>
          <w:tab w:val="center" w:pos="5905"/>
        </w:tabs>
        <w:spacing w:after="0" w:line="259" w:lineRule="auto"/>
        <w:ind w:left="0" w:firstLine="0"/>
        <w:jc w:val="left"/>
      </w:pPr>
      <w:r w:rsidRPr="000217F6">
        <w:rPr>
          <w:rFonts w:ascii="Calibri" w:eastAsia="Calibri" w:hAnsi="Calibri" w:cs="Calibri"/>
          <w:sz w:val="22"/>
          <w:lang w:val="en-US"/>
        </w:rPr>
        <w:tab/>
      </w:r>
      <w:r w:rsidR="00266776" w:rsidRPr="00266776">
        <w:rPr>
          <w:rFonts w:ascii="Calibri" w:eastAsia="Calibri" w:hAnsi="Calibri" w:cs="Calibri"/>
          <w:noProof/>
          <w:sz w:val="22"/>
          <w:lang w:val="en-US"/>
        </w:rPr>
        <w:drawing>
          <wp:inline distT="0" distB="0" distL="0" distR="0" wp14:anchorId="4452D276" wp14:editId="3860C49F">
            <wp:extent cx="5867400" cy="5429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7400" cy="542925"/>
                    </a:xfrm>
                    <a:prstGeom prst="rect">
                      <a:avLst/>
                    </a:prstGeom>
                  </pic:spPr>
                </pic:pic>
              </a:graphicData>
            </a:graphic>
          </wp:inline>
        </w:drawing>
      </w:r>
    </w:p>
    <w:p w14:paraId="6B90C02E" w14:textId="77777777" w:rsidR="000217F6" w:rsidRDefault="000217F6">
      <w:pPr>
        <w:pStyle w:val="Titre3"/>
        <w:tabs>
          <w:tab w:val="center" w:pos="2843"/>
        </w:tabs>
        <w:ind w:left="0" w:firstLine="0"/>
        <w:rPr>
          <w:lang w:val="en-US"/>
        </w:rPr>
      </w:pPr>
    </w:p>
    <w:p w14:paraId="6889C890" w14:textId="5119F31F" w:rsidR="00250898" w:rsidRPr="000217F6" w:rsidRDefault="00FD0452">
      <w:pPr>
        <w:pStyle w:val="Titre3"/>
        <w:tabs>
          <w:tab w:val="center" w:pos="2843"/>
        </w:tabs>
        <w:ind w:left="0" w:firstLine="0"/>
        <w:rPr>
          <w:lang w:val="en-US"/>
        </w:rPr>
      </w:pPr>
      <w:r w:rsidRPr="000217F6">
        <w:rPr>
          <w:lang w:val="en-US"/>
        </w:rPr>
        <w:t>2.2.5</w:t>
      </w:r>
      <w:r w:rsidRPr="000217F6">
        <w:rPr>
          <w:lang w:val="en-US"/>
        </w:rPr>
        <w:tab/>
        <w:t>Implementation and model fitting</w:t>
      </w:r>
    </w:p>
    <w:p w14:paraId="08E03ADF" w14:textId="77777777" w:rsidR="00250898" w:rsidRPr="000217F6" w:rsidRDefault="00FD0452">
      <w:pPr>
        <w:ind w:left="15" w:right="53" w:hanging="3"/>
        <w:rPr>
          <w:lang w:val="en-US"/>
        </w:rPr>
      </w:pPr>
      <w:r w:rsidRPr="000217F6">
        <w:rPr>
          <w:lang w:val="en-US"/>
        </w:rPr>
        <w:t>All models were implemented in R (</w:t>
      </w:r>
      <w:commentRangeStart w:id="292"/>
      <w:r w:rsidRPr="000217F6">
        <w:rPr>
          <w:lang w:val="en-US"/>
        </w:rPr>
        <w:t>ref</w:t>
      </w:r>
      <w:commentRangeEnd w:id="292"/>
      <w:r w:rsidR="006F39BE">
        <w:rPr>
          <w:rStyle w:val="Marquedecommentaire"/>
        </w:rPr>
        <w:commentReference w:id="292"/>
      </w:r>
      <w:r w:rsidRPr="000217F6">
        <w:rPr>
          <w:lang w:val="en-US"/>
        </w:rPr>
        <w:t xml:space="preserve">). Occupancy models were fitted with the package </w:t>
      </w:r>
      <w:proofErr w:type="spellStart"/>
      <w:r w:rsidRPr="000217F6">
        <w:rPr>
          <w:lang w:val="en-US"/>
        </w:rPr>
        <w:t>spOccupancy</w:t>
      </w:r>
      <w:proofErr w:type="spellEnd"/>
      <w:r w:rsidRPr="000217F6">
        <w:rPr>
          <w:lang w:val="en-US"/>
        </w:rPr>
        <w:t xml:space="preserve"> [69], </w:t>
      </w:r>
      <w:commentRangeStart w:id="293"/>
      <w:r w:rsidRPr="000217F6">
        <w:rPr>
          <w:lang w:val="en-US"/>
        </w:rPr>
        <w:t>allowing fast computation</w:t>
      </w:r>
      <w:del w:id="294" w:author="Coline CANONNE" w:date="2024-06-07T10:59:00Z">
        <w:r w:rsidRPr="000217F6" w:rsidDel="006F39BE">
          <w:rPr>
            <w:lang w:val="en-US"/>
          </w:rPr>
          <w:delText>,</w:delText>
        </w:r>
      </w:del>
      <w:r w:rsidRPr="000217F6">
        <w:rPr>
          <w:lang w:val="en-US"/>
        </w:rPr>
        <w:t xml:space="preserve"> and easy model selection. With this package, models are fit in a Bayesian framework. </w:t>
      </w:r>
      <w:commentRangeEnd w:id="293"/>
      <w:r w:rsidR="006F39BE">
        <w:rPr>
          <w:rStyle w:val="Marquedecommentaire"/>
        </w:rPr>
        <w:commentReference w:id="293"/>
      </w:r>
      <w:r w:rsidRPr="000217F6">
        <w:rPr>
          <w:lang w:val="en-US"/>
        </w:rPr>
        <w:t xml:space="preserve">We ran 3 MCMC chains with 30,000 iterations each and a burn-in of 3,000 iterations. N-mixture, RSF, and the model integrating N-mixture and RSF were implemented with </w:t>
      </w:r>
      <w:commentRangeStart w:id="295"/>
      <w:r w:rsidRPr="000217F6">
        <w:rPr>
          <w:lang w:val="en-US"/>
        </w:rPr>
        <w:t xml:space="preserve">Nimble </w:t>
      </w:r>
      <w:commentRangeEnd w:id="295"/>
      <w:r w:rsidR="006F39BE">
        <w:rPr>
          <w:rStyle w:val="Marquedecommentaire"/>
        </w:rPr>
        <w:commentReference w:id="295"/>
      </w:r>
      <w:r w:rsidRPr="000217F6">
        <w:rPr>
          <w:lang w:val="en-US"/>
        </w:rPr>
        <w:t xml:space="preserve">[70]. We ran 3 MCMC chains with 100,000 iterations each and a burn-in of 10,000 iterations. We used uninformative priors for all parameters (see </w:t>
      </w:r>
      <w:commentRangeStart w:id="296"/>
      <w:r w:rsidRPr="000217F6">
        <w:rPr>
          <w:lang w:val="en-US"/>
        </w:rPr>
        <w:t xml:space="preserve">Table </w:t>
      </w:r>
      <w:commentRangeEnd w:id="296"/>
      <w:r w:rsidR="00695F4D">
        <w:rPr>
          <w:rStyle w:val="Marquedecommentaire"/>
        </w:rPr>
        <w:commentReference w:id="296"/>
      </w:r>
      <w:r w:rsidRPr="000217F6">
        <w:rPr>
          <w:lang w:val="en-US"/>
        </w:rPr>
        <w:t xml:space="preserve">2). For all the models, convergence was checked by verifying that </w:t>
      </w:r>
      <w:r w:rsidRPr="000217F6">
        <w:rPr>
          <w:i/>
          <w:lang w:val="en-US"/>
        </w:rPr>
        <w:t>R &lt;</w:t>
      </w:r>
      <w:r w:rsidRPr="000217F6">
        <w:rPr>
          <w:lang w:val="en-US"/>
        </w:rPr>
        <w:t>ˆ 1</w:t>
      </w:r>
      <w:r w:rsidRPr="000217F6">
        <w:rPr>
          <w:i/>
          <w:lang w:val="en-US"/>
        </w:rPr>
        <w:t>.</w:t>
      </w:r>
      <w:r w:rsidRPr="000217F6">
        <w:rPr>
          <w:lang w:val="en-US"/>
        </w:rPr>
        <w:t>1 [71] and by visual checks on trace plot.</w:t>
      </w:r>
    </w:p>
    <w:p w14:paraId="746C9BFF" w14:textId="77777777" w:rsidR="000217F6" w:rsidRDefault="000217F6">
      <w:pPr>
        <w:spacing w:after="358"/>
        <w:ind w:left="12" w:right="53" w:firstLine="351"/>
        <w:rPr>
          <w:lang w:val="en-US"/>
        </w:rPr>
      </w:pPr>
    </w:p>
    <w:p w14:paraId="541E73D0" w14:textId="6969115D" w:rsidR="000217F6" w:rsidRDefault="000217F6">
      <w:pPr>
        <w:spacing w:after="358"/>
        <w:ind w:left="12" w:right="53" w:firstLine="351"/>
        <w:rPr>
          <w:lang w:val="en-US"/>
        </w:rPr>
      </w:pPr>
      <w:commentRangeStart w:id="297"/>
      <w:r w:rsidRPr="000217F6">
        <w:rPr>
          <w:noProof/>
          <w:lang w:val="en-US"/>
        </w:rPr>
        <w:lastRenderedPageBreak/>
        <w:drawing>
          <wp:inline distT="0" distB="0" distL="0" distR="0" wp14:anchorId="7ECC1065" wp14:editId="10FF8AD1">
            <wp:extent cx="5305425" cy="312614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08005" cy="3127666"/>
                    </a:xfrm>
                    <a:prstGeom prst="rect">
                      <a:avLst/>
                    </a:prstGeom>
                  </pic:spPr>
                </pic:pic>
              </a:graphicData>
            </a:graphic>
          </wp:inline>
        </w:drawing>
      </w:r>
      <w:commentRangeEnd w:id="297"/>
      <w:r w:rsidR="00695F4D">
        <w:rPr>
          <w:rStyle w:val="Marquedecommentaire"/>
        </w:rPr>
        <w:commentReference w:id="297"/>
      </w:r>
    </w:p>
    <w:p w14:paraId="1D3F2879" w14:textId="597DA247" w:rsidR="00250898" w:rsidRPr="000217F6" w:rsidRDefault="00FD0452">
      <w:pPr>
        <w:spacing w:after="358"/>
        <w:ind w:left="12" w:right="53" w:firstLine="351"/>
        <w:rPr>
          <w:lang w:val="en-US"/>
        </w:rPr>
      </w:pPr>
      <w:commentRangeStart w:id="298"/>
      <w:r w:rsidRPr="000217F6">
        <w:rPr>
          <w:lang w:val="en-US"/>
        </w:rPr>
        <w:t xml:space="preserve">Each method provides slightly different insights into seabird distribution. Occupancy models give the probability of species presence predicting the occurrence of the species for each grid cell. N-mixture models aim to model abundance predicting the number of </w:t>
      </w:r>
      <w:r w:rsidR="000217F6" w:rsidRPr="000217F6">
        <w:rPr>
          <w:lang w:val="en-US"/>
        </w:rPr>
        <w:t>individuals</w:t>
      </w:r>
      <w:r w:rsidRPr="000217F6">
        <w:rPr>
          <w:lang w:val="en-US"/>
        </w:rPr>
        <w:t xml:space="preserve"> in each grid cell. However, in our case, </w:t>
      </w:r>
      <w:ins w:id="299" w:author="Coline CANONNE" w:date="2024-06-07T11:12:00Z">
        <w:r w:rsidR="00695F4D">
          <w:rPr>
            <w:lang w:val="en-US"/>
          </w:rPr>
          <w:t xml:space="preserve">the </w:t>
        </w:r>
        <w:r w:rsidR="00695F4D" w:rsidRPr="000217F6">
          <w:rPr>
            <w:lang w:val="en-US"/>
          </w:rPr>
          <w:t xml:space="preserve">interpretation </w:t>
        </w:r>
        <w:r w:rsidR="00695F4D">
          <w:rPr>
            <w:lang w:val="en-US"/>
          </w:rPr>
          <w:t>o</w:t>
        </w:r>
      </w:ins>
      <w:ins w:id="300" w:author="Coline CANONNE" w:date="2024-06-07T11:13:00Z">
        <w:r w:rsidR="00695F4D">
          <w:rPr>
            <w:lang w:val="en-US"/>
          </w:rPr>
          <w:t xml:space="preserve">f </w:t>
        </w:r>
      </w:ins>
      <w:r w:rsidRPr="000217F6">
        <w:rPr>
          <w:lang w:val="en-US"/>
        </w:rPr>
        <w:t xml:space="preserve">model outputs </w:t>
      </w:r>
      <w:del w:id="301" w:author="Coline CANONNE" w:date="2024-06-07T11:12:00Z">
        <w:r w:rsidRPr="000217F6" w:rsidDel="00695F4D">
          <w:rPr>
            <w:lang w:val="en-US"/>
          </w:rPr>
          <w:delText xml:space="preserve">interpretation </w:delText>
        </w:r>
      </w:del>
      <w:r w:rsidRPr="000217F6">
        <w:rPr>
          <w:lang w:val="en-US"/>
        </w:rPr>
        <w:t xml:space="preserve">is slightly different as the </w:t>
      </w:r>
      <w:ins w:id="302" w:author="Valentin Lauret" w:date="2024-06-06T15:47:00Z">
        <w:r w:rsidR="00AD7067">
          <w:rPr>
            <w:lang w:val="en-US"/>
          </w:rPr>
          <w:t xml:space="preserve">site </w:t>
        </w:r>
      </w:ins>
      <w:r w:rsidRPr="000217F6">
        <w:rPr>
          <w:lang w:val="en-US"/>
        </w:rPr>
        <w:t xml:space="preserve">closure assumption is not </w:t>
      </w:r>
      <w:r w:rsidR="000217F6" w:rsidRPr="000217F6">
        <w:rPr>
          <w:lang w:val="en-US"/>
        </w:rPr>
        <w:t>met.</w:t>
      </w:r>
      <w:r w:rsidRPr="000217F6">
        <w:rPr>
          <w:lang w:val="en-US"/>
        </w:rPr>
        <w:t xml:space="preserve"> This assumption, </w:t>
      </w:r>
      <w:ins w:id="303" w:author="Coline CANONNE" w:date="2024-06-07T11:13:00Z">
        <w:r w:rsidR="00695F4D">
          <w:rPr>
            <w:lang w:val="en-US"/>
          </w:rPr>
          <w:t xml:space="preserve">which is </w:t>
        </w:r>
      </w:ins>
      <w:r w:rsidRPr="000217F6">
        <w:rPr>
          <w:lang w:val="en-US"/>
        </w:rPr>
        <w:t>crucial to the interpretation of occupancy and N-mixture models’ parameters, impl</w:t>
      </w:r>
      <w:ins w:id="304" w:author="Coline CANONNE" w:date="2024-06-07T11:13:00Z">
        <w:r w:rsidR="00695F4D">
          <w:rPr>
            <w:lang w:val="en-US"/>
          </w:rPr>
          <w:t>ies</w:t>
        </w:r>
      </w:ins>
      <w:del w:id="305" w:author="Coline CANONNE" w:date="2024-06-07T11:13:00Z">
        <w:r w:rsidRPr="000217F6" w:rsidDel="00695F4D">
          <w:rPr>
            <w:lang w:val="en-US"/>
          </w:rPr>
          <w:delText>y</w:delText>
        </w:r>
      </w:del>
      <w:r w:rsidRPr="000217F6">
        <w:rPr>
          <w:lang w:val="en-US"/>
        </w:rPr>
        <w:t xml:space="preserve"> that the latent ecological state of a site (</w:t>
      </w:r>
      <w:proofErr w:type="gramStart"/>
      <w:r w:rsidRPr="000217F6">
        <w:rPr>
          <w:lang w:val="en-US"/>
        </w:rPr>
        <w:t>i.e.</w:t>
      </w:r>
      <w:proofErr w:type="gramEnd"/>
      <w:r w:rsidRPr="000217F6">
        <w:rPr>
          <w:lang w:val="en-US"/>
        </w:rPr>
        <w:t xml:space="preserve"> a grid cell) remains unchanged between the repeated visits [72]. For seabirds, this assumption is unrealistic, as they can easily travel from one site to another and occupied </w:t>
      </w:r>
      <w:commentRangeStart w:id="306"/>
      <w:r w:rsidRPr="000217F6">
        <w:rPr>
          <w:lang w:val="en-US"/>
        </w:rPr>
        <w:t xml:space="preserve">locations </w:t>
      </w:r>
      <w:commentRangeEnd w:id="306"/>
      <w:r w:rsidR="00695F4D">
        <w:rPr>
          <w:rStyle w:val="Marquedecommentaire"/>
        </w:rPr>
        <w:commentReference w:id="306"/>
      </w:r>
      <w:r w:rsidRPr="000217F6">
        <w:rPr>
          <w:lang w:val="en-US"/>
        </w:rPr>
        <w:t xml:space="preserve">are used only temporarily by individuals [73]. The size of a sampling grid cell is much </w:t>
      </w:r>
      <w:del w:id="307" w:author="Coline CANONNE" w:date="2024-06-07T11:14:00Z">
        <w:r w:rsidRPr="000217F6" w:rsidDel="00695F4D">
          <w:rPr>
            <w:lang w:val="en-US"/>
          </w:rPr>
          <w:delText xml:space="preserve">lower </w:delText>
        </w:r>
      </w:del>
      <w:ins w:id="308" w:author="Coline CANONNE" w:date="2024-06-07T11:14:00Z">
        <w:r w:rsidR="00695F4D">
          <w:rPr>
            <w:lang w:val="en-US"/>
          </w:rPr>
          <w:t>smaller</w:t>
        </w:r>
        <w:r w:rsidR="00695F4D" w:rsidRPr="000217F6">
          <w:rPr>
            <w:lang w:val="en-US"/>
          </w:rPr>
          <w:t xml:space="preserve"> </w:t>
        </w:r>
      </w:ins>
      <w:r w:rsidRPr="000217F6">
        <w:rPr>
          <w:lang w:val="en-US"/>
        </w:rPr>
        <w:t xml:space="preserve">than their range of activity. In this situation, the occupancy estimator </w:t>
      </w:r>
      <w:r>
        <w:rPr>
          <w:i/>
        </w:rPr>
        <w:t>ψ</w:t>
      </w:r>
      <w:r w:rsidRPr="000217F6">
        <w:rPr>
          <w:i/>
          <w:vertAlign w:val="subscript"/>
          <w:lang w:val="en-US"/>
        </w:rPr>
        <w:t xml:space="preserve">j </w:t>
      </w:r>
      <w:r w:rsidRPr="000217F6">
        <w:rPr>
          <w:lang w:val="en-US"/>
        </w:rPr>
        <w:t xml:space="preserve">represents the probability that grid cell j is used by the target species [74], </w:t>
      </w:r>
      <w:del w:id="309" w:author="Coline CANONNE" w:date="2024-06-07T11:14:00Z">
        <w:r w:rsidRPr="000217F6" w:rsidDel="00695F4D">
          <w:rPr>
            <w:lang w:val="en-US"/>
          </w:rPr>
          <w:delText xml:space="preserve">being </w:delText>
        </w:r>
      </w:del>
      <w:ins w:id="310" w:author="Coline CANONNE" w:date="2024-06-07T11:14:00Z">
        <w:r w:rsidR="00695F4D">
          <w:rPr>
            <w:lang w:val="en-US"/>
          </w:rPr>
          <w:t>and is</w:t>
        </w:r>
        <w:r w:rsidR="00695F4D" w:rsidRPr="000217F6">
          <w:rPr>
            <w:lang w:val="en-US"/>
          </w:rPr>
          <w:t xml:space="preserve"> </w:t>
        </w:r>
      </w:ins>
      <w:r w:rsidRPr="000217F6">
        <w:rPr>
          <w:lang w:val="en-US"/>
        </w:rPr>
        <w:t>interpreted as space use by the seabird species. Similarly, N-mixture estimation does not capture the expected number of individuals at a site, but reflect</w:t>
      </w:r>
      <w:ins w:id="311" w:author="Coline CANONNE" w:date="2024-06-07T11:15:00Z">
        <w:r w:rsidR="00695F4D">
          <w:rPr>
            <w:lang w:val="en-US"/>
          </w:rPr>
          <w:t>s</w:t>
        </w:r>
      </w:ins>
      <w:r w:rsidRPr="000217F6">
        <w:rPr>
          <w:lang w:val="en-US"/>
        </w:rPr>
        <w:t xml:space="preserve"> the relative number of individuals using the site when it is surveyed [34, 75]. Consequently, occupancy and N-mixture models do not directly measure occurrence and abundance</w:t>
      </w:r>
      <w:ins w:id="312" w:author="Coline CANONNE" w:date="2024-06-07T11:15:00Z">
        <w:r w:rsidR="00695F4D">
          <w:rPr>
            <w:lang w:val="en-US"/>
          </w:rPr>
          <w:t>,</w:t>
        </w:r>
      </w:ins>
      <w:r w:rsidRPr="000217F6">
        <w:rPr>
          <w:lang w:val="en-US"/>
        </w:rPr>
        <w:t xml:space="preserve"> but rather provide a relative intensity of space use by seabirds. Besides, the intercept of the RSF is not meaningful (see section on RSF), and the output reflects relative habitat selection, indicating areas of higher or lower use. Overall, we interpreted our model outputs as </w:t>
      </w:r>
      <w:ins w:id="313" w:author="Coline CANONNE" w:date="2024-06-07T11:16:00Z">
        <w:r w:rsidR="00695F4D">
          <w:rPr>
            <w:lang w:val="en-US"/>
          </w:rPr>
          <w:t xml:space="preserve">a </w:t>
        </w:r>
      </w:ins>
      <w:r w:rsidRPr="000217F6">
        <w:rPr>
          <w:lang w:val="en-US"/>
        </w:rPr>
        <w:t>relative intensity of space use, which is consistent across different data sources and model</w:t>
      </w:r>
      <w:del w:id="314" w:author="Coline CANONNE" w:date="2024-06-07T11:16:00Z">
        <w:r w:rsidRPr="000217F6" w:rsidDel="00695F4D">
          <w:rPr>
            <w:lang w:val="en-US"/>
          </w:rPr>
          <w:delText>l</w:delText>
        </w:r>
      </w:del>
      <w:r w:rsidRPr="000217F6">
        <w:rPr>
          <w:lang w:val="en-US"/>
        </w:rPr>
        <w:t xml:space="preserve">ing approaches. Thus, we will use the </w:t>
      </w:r>
      <w:proofErr w:type="gramStart"/>
      <w:r w:rsidRPr="000217F6">
        <w:rPr>
          <w:lang w:val="en-US"/>
        </w:rPr>
        <w:t>term ”relative</w:t>
      </w:r>
      <w:proofErr w:type="gramEnd"/>
      <w:r w:rsidRPr="000217F6">
        <w:rPr>
          <w:lang w:val="en-US"/>
        </w:rPr>
        <w:t xml:space="preserve"> space-use”, despite subtle differences in what each method specifically measures.</w:t>
      </w:r>
      <w:commentRangeEnd w:id="298"/>
      <w:r w:rsidR="00EE1A96">
        <w:rPr>
          <w:rStyle w:val="Marquedecommentaire"/>
        </w:rPr>
        <w:commentReference w:id="298"/>
      </w:r>
    </w:p>
    <w:p w14:paraId="1B006AEC" w14:textId="77777777" w:rsidR="00250898" w:rsidRPr="000217F6" w:rsidRDefault="00FD0452">
      <w:pPr>
        <w:pStyle w:val="Titre3"/>
        <w:tabs>
          <w:tab w:val="center" w:pos="1771"/>
        </w:tabs>
        <w:ind w:left="0" w:firstLine="0"/>
        <w:rPr>
          <w:lang w:val="en-US"/>
        </w:rPr>
      </w:pPr>
      <w:r w:rsidRPr="000217F6">
        <w:rPr>
          <w:lang w:val="en-US"/>
        </w:rPr>
        <w:lastRenderedPageBreak/>
        <w:t>2.2.6</w:t>
      </w:r>
      <w:r w:rsidRPr="000217F6">
        <w:rPr>
          <w:lang w:val="en-US"/>
        </w:rPr>
        <w:tab/>
        <w:t>Model selection</w:t>
      </w:r>
    </w:p>
    <w:p w14:paraId="7A12A5B7" w14:textId="77777777" w:rsidR="00250898" w:rsidRPr="000217F6" w:rsidRDefault="00FD0452">
      <w:pPr>
        <w:ind w:left="20" w:right="53" w:hanging="8"/>
        <w:rPr>
          <w:lang w:val="en-US"/>
        </w:rPr>
      </w:pPr>
      <w:r w:rsidRPr="000217F6">
        <w:rPr>
          <w:lang w:val="en-US"/>
        </w:rPr>
        <w:t>The selection procedure was carried out exclusively using the occupancy model. For each species, the set of covariates used in the N-mixture, RSF, and the integrated N-mixture and</w:t>
      </w:r>
    </w:p>
    <w:p w14:paraId="386C5059" w14:textId="2FD5EA44" w:rsidR="00250898" w:rsidRPr="000217F6" w:rsidRDefault="00FD0452">
      <w:pPr>
        <w:spacing w:after="0" w:line="330" w:lineRule="auto"/>
        <w:ind w:left="12" w:firstLine="8"/>
        <w:jc w:val="left"/>
        <w:rPr>
          <w:lang w:val="en-US"/>
        </w:rPr>
      </w:pPr>
      <w:r w:rsidRPr="000217F6">
        <w:rPr>
          <w:lang w:val="en-US"/>
        </w:rPr>
        <w:t xml:space="preserve">RSF models was the same as that obtained through model selection on the occupancy models. This ensured that the results produced by each model were comparable. </w:t>
      </w:r>
      <w:commentRangeStart w:id="315"/>
      <w:r w:rsidRPr="000217F6">
        <w:rPr>
          <w:lang w:val="en-US"/>
        </w:rPr>
        <w:t xml:space="preserve">It was also due to </w:t>
      </w:r>
      <w:ins w:id="316" w:author="Coline CANONNE" w:date="2024-06-07T11:26:00Z">
        <w:r w:rsidR="00B804AA">
          <w:rPr>
            <w:lang w:val="en-US"/>
          </w:rPr>
          <w:t xml:space="preserve">the </w:t>
        </w:r>
      </w:ins>
      <w:r w:rsidRPr="000217F6">
        <w:rPr>
          <w:lang w:val="en-US"/>
        </w:rPr>
        <w:t xml:space="preserve">computation time </w:t>
      </w:r>
      <w:ins w:id="317" w:author="Coline CANONNE" w:date="2024-06-07T11:26:00Z">
        <w:r w:rsidR="00B804AA">
          <w:rPr>
            <w:lang w:val="en-US"/>
          </w:rPr>
          <w:t xml:space="preserve">required </w:t>
        </w:r>
      </w:ins>
      <w:r w:rsidRPr="000217F6">
        <w:rPr>
          <w:lang w:val="en-US"/>
        </w:rPr>
        <w:t xml:space="preserve">that </w:t>
      </w:r>
      <w:del w:id="318" w:author="Coline CANONNE" w:date="2024-06-07T11:27:00Z">
        <w:r w:rsidRPr="000217F6" w:rsidDel="00B804AA">
          <w:rPr>
            <w:lang w:val="en-US"/>
          </w:rPr>
          <w:delText xml:space="preserve">were </w:delText>
        </w:r>
      </w:del>
      <w:ins w:id="319" w:author="Coline CANONNE" w:date="2024-06-07T11:27:00Z">
        <w:r w:rsidR="00B804AA">
          <w:rPr>
            <w:lang w:val="en-US"/>
          </w:rPr>
          <w:t>was</w:t>
        </w:r>
        <w:r w:rsidR="00B804AA" w:rsidRPr="000217F6">
          <w:rPr>
            <w:lang w:val="en-US"/>
          </w:rPr>
          <w:t xml:space="preserve"> </w:t>
        </w:r>
      </w:ins>
      <w:r w:rsidRPr="000217F6">
        <w:rPr>
          <w:lang w:val="en-US"/>
        </w:rPr>
        <w:t>too long to perform model selection with the other models during the time of the internship.</w:t>
      </w:r>
      <w:commentRangeEnd w:id="315"/>
      <w:r w:rsidR="00E83424">
        <w:rPr>
          <w:rStyle w:val="Marquedecommentaire"/>
        </w:rPr>
        <w:commentReference w:id="315"/>
      </w:r>
    </w:p>
    <w:p w14:paraId="2E532B58" w14:textId="12E14AA9" w:rsidR="00250898" w:rsidRPr="000217F6" w:rsidRDefault="00FD0452">
      <w:pPr>
        <w:spacing w:after="22" w:line="330" w:lineRule="auto"/>
        <w:ind w:left="12" w:firstLine="350"/>
        <w:jc w:val="left"/>
        <w:rPr>
          <w:lang w:val="en-US"/>
        </w:rPr>
      </w:pPr>
      <w:r w:rsidRPr="000217F6">
        <w:rPr>
          <w:lang w:val="en-US"/>
        </w:rPr>
        <w:t xml:space="preserve">To have the most accurate prediction </w:t>
      </w:r>
      <w:del w:id="320" w:author="Coline CANONNE" w:date="2024-06-07T11:31:00Z">
        <w:r w:rsidRPr="000217F6" w:rsidDel="00E83424">
          <w:rPr>
            <w:lang w:val="en-US"/>
          </w:rPr>
          <w:delText xml:space="preserve">on </w:delText>
        </w:r>
      </w:del>
      <w:ins w:id="321" w:author="Coline CANONNE" w:date="2024-06-07T11:31:00Z">
        <w:r w:rsidR="00E83424">
          <w:rPr>
            <w:lang w:val="en-US"/>
          </w:rPr>
          <w:t>of</w:t>
        </w:r>
        <w:r w:rsidR="00E83424" w:rsidRPr="000217F6">
          <w:rPr>
            <w:lang w:val="en-US"/>
          </w:rPr>
          <w:t xml:space="preserve"> </w:t>
        </w:r>
      </w:ins>
      <w:r w:rsidRPr="000217F6">
        <w:rPr>
          <w:lang w:val="en-US"/>
        </w:rPr>
        <w:t>seabird distribution as possible to inform wind farm policies, the selection procedure aimed to maximize the predictive power of our models. For this purpose, we evaluated model performance using two criteria: the Widely Applicable Information Criterion (WAIC) [76] and cross-validation [77]. In cross-validation, the model is fitted q times, each time excluding a fraction J/q of the data, with J being the total number of sites. Then, predictions are made on the q sites excluded from model fitting. Predictive performance is assessed by computing the difference between real site values and predicted values using the deviance [77]. When predictive scores were too close (</w:t>
      </w:r>
      <w:r w:rsidRPr="000217F6">
        <w:rPr>
          <w:i/>
          <w:lang w:val="en-US"/>
        </w:rPr>
        <w:t xml:space="preserve">difference &lt; </w:t>
      </w:r>
      <w:r w:rsidRPr="000217F6">
        <w:rPr>
          <w:lang w:val="en-US"/>
        </w:rPr>
        <w:t>3), we chose the model with fewer covariates.</w:t>
      </w:r>
    </w:p>
    <w:p w14:paraId="47B28D9C" w14:textId="7F7E2473" w:rsidR="00250898" w:rsidRPr="000217F6" w:rsidRDefault="00FD0452">
      <w:pPr>
        <w:ind w:left="12" w:right="53" w:firstLine="360"/>
        <w:rPr>
          <w:lang w:val="en-US"/>
        </w:rPr>
      </w:pPr>
      <w:r w:rsidRPr="000217F6">
        <w:rPr>
          <w:lang w:val="en-US"/>
        </w:rPr>
        <w:t>When the correlation between two covariates was too high (</w:t>
      </w:r>
      <w:r w:rsidRPr="000217F6">
        <w:rPr>
          <w:i/>
          <w:lang w:val="en-US"/>
        </w:rPr>
        <w:t>R</w:t>
      </w:r>
      <w:r w:rsidRPr="000217F6">
        <w:rPr>
          <w:vertAlign w:val="superscript"/>
          <w:lang w:val="en-US"/>
        </w:rPr>
        <w:t xml:space="preserve">2 </w:t>
      </w:r>
      <w:r w:rsidRPr="000217F6">
        <w:rPr>
          <w:i/>
          <w:lang w:val="en-US"/>
        </w:rPr>
        <w:t xml:space="preserve">&gt; </w:t>
      </w:r>
      <w:r w:rsidRPr="000217F6">
        <w:rPr>
          <w:lang w:val="en-US"/>
        </w:rPr>
        <w:t>0</w:t>
      </w:r>
      <w:r w:rsidRPr="000217F6">
        <w:rPr>
          <w:i/>
          <w:lang w:val="en-US"/>
        </w:rPr>
        <w:t>.</w:t>
      </w:r>
      <w:r w:rsidRPr="000217F6">
        <w:rPr>
          <w:lang w:val="en-US"/>
        </w:rPr>
        <w:t xml:space="preserve">8), one of the covariates was excluded from the model selection procedure. </w:t>
      </w:r>
      <w:del w:id="322" w:author="Coline CANONNE" w:date="2024-06-07T11:32:00Z">
        <w:r w:rsidRPr="000217F6" w:rsidDel="00E83424">
          <w:rPr>
            <w:lang w:val="en-US"/>
          </w:rPr>
          <w:delText xml:space="preserve">Were </w:delText>
        </w:r>
      </w:del>
      <w:ins w:id="323" w:author="Coline CANONNE" w:date="2024-06-07T11:32:00Z">
        <w:r w:rsidR="00E83424">
          <w:rPr>
            <w:lang w:val="en-US"/>
          </w:rPr>
          <w:t>We</w:t>
        </w:r>
        <w:r w:rsidR="00E83424" w:rsidRPr="000217F6">
          <w:rPr>
            <w:lang w:val="en-US"/>
          </w:rPr>
          <w:t xml:space="preserve"> </w:t>
        </w:r>
      </w:ins>
      <w:r w:rsidRPr="000217F6">
        <w:rPr>
          <w:lang w:val="en-US"/>
        </w:rPr>
        <w:t>excluded in priority covariates highly correlated with more than one variable, and covariates based on standard deviation before mean values.</w:t>
      </w:r>
    </w:p>
    <w:p w14:paraId="27EF6DD1" w14:textId="77777777" w:rsidR="00250898" w:rsidRPr="000217F6" w:rsidRDefault="00FD0452">
      <w:pPr>
        <w:ind w:left="12" w:right="53" w:firstLine="351"/>
        <w:rPr>
          <w:lang w:val="en-US"/>
        </w:rPr>
      </w:pPr>
      <w:r w:rsidRPr="000217F6">
        <w:rPr>
          <w:lang w:val="en-US"/>
        </w:rPr>
        <w:t>Testing all possible models was computationally intensive, so we implemented a selection procedure in four steps:</w:t>
      </w:r>
    </w:p>
    <w:p w14:paraId="2754C418" w14:textId="77777777" w:rsidR="00250898" w:rsidRPr="000217F6" w:rsidRDefault="00FD0452">
      <w:pPr>
        <w:numPr>
          <w:ilvl w:val="0"/>
          <w:numId w:val="1"/>
        </w:numPr>
        <w:ind w:right="53" w:firstLine="351"/>
        <w:rPr>
          <w:lang w:val="en-US"/>
        </w:rPr>
      </w:pPr>
      <w:r w:rsidRPr="000217F6">
        <w:rPr>
          <w:lang w:val="en-US"/>
        </w:rPr>
        <w:t>First, for each covariate, we tested whether adding a quadratic effect or applying a log transformation improved the predictive performance of a one-covariate model. Quadratic effects allow to take into account the existence of optimal value rather than linear effect for some covariates.</w:t>
      </w:r>
    </w:p>
    <w:p w14:paraId="79F38609" w14:textId="77777777" w:rsidR="00250898" w:rsidRPr="000217F6" w:rsidRDefault="00FD0452">
      <w:pPr>
        <w:numPr>
          <w:ilvl w:val="0"/>
          <w:numId w:val="1"/>
        </w:numPr>
        <w:spacing w:after="16" w:line="330" w:lineRule="auto"/>
        <w:ind w:right="53" w:firstLine="351"/>
        <w:rPr>
          <w:lang w:val="en-US"/>
        </w:rPr>
      </w:pPr>
      <w:r w:rsidRPr="000217F6">
        <w:rPr>
          <w:lang w:val="en-US"/>
        </w:rPr>
        <w:t>Second, we divided the covariates into three thematic blocks (static, dynamic and SST covariates, see Table 1) and tested all possible combinations within each block, selecting the one with the best predictive performance. The three blocks were: the static covariates, the covariates linked to sea surface temperature, and the other dynamic covariates.</w:t>
      </w:r>
    </w:p>
    <w:p w14:paraId="46764061" w14:textId="77777777" w:rsidR="00A80452" w:rsidRPr="000217F6" w:rsidRDefault="00FD0452" w:rsidP="00A80452">
      <w:pPr>
        <w:spacing w:after="100" w:line="259" w:lineRule="auto"/>
        <w:ind w:left="12" w:right="53" w:firstLine="0"/>
        <w:rPr>
          <w:lang w:val="en-US"/>
        </w:rPr>
      </w:pPr>
      <w:r w:rsidRPr="000217F6">
        <w:rPr>
          <w:lang w:val="en-US"/>
        </w:rPr>
        <w:t>Then, with the best covariates of each of the three blocks resulting from step two, we tested whether combining all three blocks improved performance, or if two or even one block</w:t>
      </w:r>
      <w:r w:rsidR="00A80452">
        <w:rPr>
          <w:lang w:val="en-US"/>
        </w:rPr>
        <w:t xml:space="preserve"> </w:t>
      </w:r>
      <w:r w:rsidR="00A80452" w:rsidRPr="000217F6">
        <w:rPr>
          <w:lang w:val="en-US"/>
        </w:rPr>
        <w:t>yielded the same predictive performance.</w:t>
      </w:r>
    </w:p>
    <w:p w14:paraId="4190AE18" w14:textId="77777777" w:rsidR="00A80452" w:rsidRPr="000217F6" w:rsidRDefault="00A80452" w:rsidP="00A80452">
      <w:pPr>
        <w:numPr>
          <w:ilvl w:val="0"/>
          <w:numId w:val="1"/>
        </w:numPr>
        <w:ind w:right="53" w:firstLine="351"/>
        <w:rPr>
          <w:lang w:val="en-US"/>
        </w:rPr>
      </w:pPr>
      <w:r w:rsidRPr="000217F6">
        <w:rPr>
          <w:lang w:val="en-US"/>
        </w:rPr>
        <w:t xml:space="preserve">In the final step, we evaluated whether incorporating a spatial autocorrelation structure would enhance predictive performance, as it is noted in many situations [78]. The </w:t>
      </w:r>
      <w:proofErr w:type="spellStart"/>
      <w:r w:rsidRPr="000217F6">
        <w:rPr>
          <w:lang w:val="en-US"/>
        </w:rPr>
        <w:t>spOccupancy</w:t>
      </w:r>
      <w:proofErr w:type="spellEnd"/>
      <w:r w:rsidRPr="000217F6">
        <w:rPr>
          <w:lang w:val="en-US"/>
        </w:rPr>
        <w:t xml:space="preserve"> package offers various spatial covariance models (spherical, exponential, and Gaussian) [69],</w:t>
      </w:r>
    </w:p>
    <w:p w14:paraId="35EA1C61" w14:textId="66C7B5E8" w:rsidR="00A80452" w:rsidRPr="000217F6" w:rsidRDefault="00A80452" w:rsidP="00A80452">
      <w:pPr>
        <w:spacing w:after="459"/>
        <w:ind w:left="12" w:right="53" w:firstLine="0"/>
        <w:rPr>
          <w:lang w:val="en-US"/>
        </w:rPr>
      </w:pPr>
      <w:r w:rsidRPr="000217F6">
        <w:rPr>
          <w:lang w:val="en-US"/>
        </w:rPr>
        <w:t>which we all tested.</w:t>
      </w:r>
    </w:p>
    <w:p w14:paraId="146B619B" w14:textId="4F242644" w:rsidR="00250898" w:rsidRDefault="00FD0452">
      <w:pPr>
        <w:spacing w:after="40" w:line="259" w:lineRule="auto"/>
        <w:ind w:left="616" w:firstLine="0"/>
        <w:jc w:val="left"/>
      </w:pPr>
      <w:r>
        <w:rPr>
          <w:rFonts w:ascii="Calibri" w:eastAsia="Calibri" w:hAnsi="Calibri" w:cs="Calibri"/>
          <w:noProof/>
          <w:sz w:val="22"/>
        </w:rPr>
        <w:lastRenderedPageBreak/>
        <mc:AlternateContent>
          <mc:Choice Requires="wpg">
            <w:drawing>
              <wp:inline distT="0" distB="0" distL="0" distR="0" wp14:anchorId="27F93C23" wp14:editId="1F84D20D">
                <wp:extent cx="5293881" cy="5055"/>
                <wp:effectExtent l="0" t="0" r="0" b="0"/>
                <wp:docPr id="52288" name="Group 52288"/>
                <wp:cNvGraphicFramePr/>
                <a:graphic xmlns:a="http://schemas.openxmlformats.org/drawingml/2006/main">
                  <a:graphicData uri="http://schemas.microsoft.com/office/word/2010/wordprocessingGroup">
                    <wpg:wgp>
                      <wpg:cNvGrpSpPr/>
                      <wpg:grpSpPr>
                        <a:xfrm>
                          <a:off x="0" y="0"/>
                          <a:ext cx="5293881" cy="5055"/>
                          <a:chOff x="0" y="0"/>
                          <a:chExt cx="5293881" cy="5055"/>
                        </a:xfrm>
                      </wpg:grpSpPr>
                      <wps:wsp>
                        <wps:cNvPr id="1867" name="Shape 1867"/>
                        <wps:cNvSpPr/>
                        <wps:spPr>
                          <a:xfrm>
                            <a:off x="0" y="0"/>
                            <a:ext cx="5293881" cy="0"/>
                          </a:xfrm>
                          <a:custGeom>
                            <a:avLst/>
                            <a:gdLst/>
                            <a:ahLst/>
                            <a:cxnLst/>
                            <a:rect l="0" t="0" r="0" b="0"/>
                            <a:pathLst>
                              <a:path w="5293881">
                                <a:moveTo>
                                  <a:pt x="0" y="0"/>
                                </a:moveTo>
                                <a:lnTo>
                                  <a:pt x="52938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2288" style="width:416.841pt;height:0.398pt;mso-position-horizontal-relative:char;mso-position-vertical-relative:line" coordsize="52938,50">
                <v:shape id="Shape 1867" style="position:absolute;width:52938;height:0;left:0;top:0;" coordsize="5293881,0" path="m0,0l5293881,0">
                  <v:stroke weight="0.398pt" endcap="flat" joinstyle="miter" miterlimit="10" on="true" color="#000000"/>
                  <v:fill on="false" color="#000000" opacity="0"/>
                </v:shape>
              </v:group>
            </w:pict>
          </mc:Fallback>
        </mc:AlternateContent>
      </w:r>
    </w:p>
    <w:p w14:paraId="768C3C64" w14:textId="77777777" w:rsidR="00250898" w:rsidRPr="000217F6" w:rsidRDefault="00FD0452">
      <w:pPr>
        <w:spacing w:line="259" w:lineRule="auto"/>
        <w:ind w:left="6315" w:right="53" w:firstLine="0"/>
        <w:rPr>
          <w:lang w:val="en-US"/>
        </w:rPr>
      </w:pPr>
      <w:r w:rsidRPr="000217F6">
        <w:rPr>
          <w:lang w:val="en-US"/>
        </w:rPr>
        <w:t>Vulnerability index</w:t>
      </w:r>
    </w:p>
    <w:p w14:paraId="7CF5B44C" w14:textId="77777777" w:rsidR="00250898" w:rsidRPr="000217F6" w:rsidRDefault="00FD0452">
      <w:pPr>
        <w:tabs>
          <w:tab w:val="center" w:pos="1506"/>
          <w:tab w:val="center" w:pos="4530"/>
        </w:tabs>
        <w:spacing w:line="259" w:lineRule="auto"/>
        <w:ind w:left="0" w:firstLine="0"/>
        <w:jc w:val="left"/>
        <w:rPr>
          <w:lang w:val="en-US"/>
        </w:rPr>
      </w:pPr>
      <w:r w:rsidRPr="000217F6">
        <w:rPr>
          <w:rFonts w:ascii="Calibri" w:eastAsia="Calibri" w:hAnsi="Calibri" w:cs="Calibri"/>
          <w:sz w:val="22"/>
          <w:lang w:val="en-US"/>
        </w:rPr>
        <w:tab/>
      </w:r>
      <w:r w:rsidRPr="000217F6">
        <w:rPr>
          <w:lang w:val="en-US"/>
        </w:rPr>
        <w:t>Scientific name</w:t>
      </w:r>
      <w:r w:rsidRPr="000217F6">
        <w:rPr>
          <w:lang w:val="en-US"/>
        </w:rPr>
        <w:tab/>
        <w:t>Common name</w:t>
      </w:r>
    </w:p>
    <w:tbl>
      <w:tblPr>
        <w:tblStyle w:val="TableGrid"/>
        <w:tblW w:w="8337" w:type="dxa"/>
        <w:tblInd w:w="616" w:type="dxa"/>
        <w:tblCellMar>
          <w:top w:w="32" w:type="dxa"/>
          <w:right w:w="115" w:type="dxa"/>
        </w:tblCellMar>
        <w:tblLook w:val="04A0" w:firstRow="1" w:lastRow="0" w:firstColumn="1" w:lastColumn="0" w:noHBand="0" w:noVBand="1"/>
      </w:tblPr>
      <w:tblGrid>
        <w:gridCol w:w="3140"/>
        <w:gridCol w:w="2559"/>
        <w:gridCol w:w="1146"/>
        <w:gridCol w:w="1492"/>
      </w:tblGrid>
      <w:tr w:rsidR="00250898" w14:paraId="7CF37BA2" w14:textId="77777777">
        <w:trPr>
          <w:trHeight w:val="578"/>
        </w:trPr>
        <w:tc>
          <w:tcPr>
            <w:tcW w:w="3140" w:type="dxa"/>
            <w:tcBorders>
              <w:top w:val="nil"/>
              <w:left w:val="nil"/>
              <w:bottom w:val="single" w:sz="3" w:space="0" w:color="000000"/>
              <w:right w:val="nil"/>
            </w:tcBorders>
          </w:tcPr>
          <w:p w14:paraId="7912BE11" w14:textId="77777777" w:rsidR="00250898" w:rsidRPr="000217F6" w:rsidRDefault="00250898">
            <w:pPr>
              <w:spacing w:after="160" w:line="259" w:lineRule="auto"/>
              <w:ind w:left="0" w:firstLine="0"/>
              <w:jc w:val="left"/>
              <w:rPr>
                <w:lang w:val="en-US"/>
              </w:rPr>
            </w:pPr>
          </w:p>
        </w:tc>
        <w:tc>
          <w:tcPr>
            <w:tcW w:w="2559" w:type="dxa"/>
            <w:tcBorders>
              <w:top w:val="nil"/>
              <w:left w:val="nil"/>
              <w:bottom w:val="single" w:sz="3" w:space="0" w:color="000000"/>
              <w:right w:val="nil"/>
            </w:tcBorders>
          </w:tcPr>
          <w:p w14:paraId="5F12991F" w14:textId="77777777" w:rsidR="00250898" w:rsidRPr="000217F6" w:rsidRDefault="00250898">
            <w:pPr>
              <w:spacing w:after="160" w:line="259" w:lineRule="auto"/>
              <w:ind w:left="0" w:firstLine="0"/>
              <w:jc w:val="left"/>
              <w:rPr>
                <w:lang w:val="en-US"/>
              </w:rPr>
            </w:pPr>
          </w:p>
        </w:tc>
        <w:tc>
          <w:tcPr>
            <w:tcW w:w="1146" w:type="dxa"/>
            <w:tcBorders>
              <w:top w:val="single" w:sz="3" w:space="0" w:color="000000"/>
              <w:left w:val="nil"/>
              <w:bottom w:val="single" w:sz="3" w:space="0" w:color="000000"/>
              <w:right w:val="nil"/>
            </w:tcBorders>
          </w:tcPr>
          <w:p w14:paraId="67891958" w14:textId="77777777" w:rsidR="00250898" w:rsidRDefault="00FD0452">
            <w:pPr>
              <w:spacing w:after="0" w:line="259" w:lineRule="auto"/>
              <w:ind w:left="0" w:firstLine="0"/>
              <w:jc w:val="left"/>
            </w:pPr>
            <w:proofErr w:type="spellStart"/>
            <w:r>
              <w:t>Breeding</w:t>
            </w:r>
            <w:proofErr w:type="spellEnd"/>
            <w:r>
              <w:t xml:space="preserve"> </w:t>
            </w:r>
            <w:proofErr w:type="spellStart"/>
            <w:r>
              <w:t>season</w:t>
            </w:r>
            <w:proofErr w:type="spellEnd"/>
          </w:p>
        </w:tc>
        <w:tc>
          <w:tcPr>
            <w:tcW w:w="1492" w:type="dxa"/>
            <w:tcBorders>
              <w:top w:val="single" w:sz="3" w:space="0" w:color="000000"/>
              <w:left w:val="nil"/>
              <w:bottom w:val="single" w:sz="3" w:space="0" w:color="000000"/>
              <w:right w:val="nil"/>
            </w:tcBorders>
          </w:tcPr>
          <w:p w14:paraId="119E3211" w14:textId="77777777" w:rsidR="00250898" w:rsidRDefault="00FD0452">
            <w:pPr>
              <w:spacing w:after="0" w:line="259" w:lineRule="auto"/>
              <w:ind w:left="0" w:firstLine="0"/>
              <w:jc w:val="left"/>
            </w:pPr>
            <w:r>
              <w:t>Non-</w:t>
            </w:r>
            <w:proofErr w:type="spellStart"/>
            <w:r>
              <w:t>breeding</w:t>
            </w:r>
            <w:proofErr w:type="spellEnd"/>
            <w:r>
              <w:t xml:space="preserve"> </w:t>
            </w:r>
            <w:proofErr w:type="spellStart"/>
            <w:r>
              <w:t>season</w:t>
            </w:r>
            <w:proofErr w:type="spellEnd"/>
          </w:p>
        </w:tc>
      </w:tr>
      <w:tr w:rsidR="00250898" w14:paraId="6944C2A2" w14:textId="77777777">
        <w:trPr>
          <w:trHeight w:val="291"/>
        </w:trPr>
        <w:tc>
          <w:tcPr>
            <w:tcW w:w="3140" w:type="dxa"/>
            <w:tcBorders>
              <w:top w:val="single" w:sz="3" w:space="0" w:color="000000"/>
              <w:left w:val="nil"/>
              <w:bottom w:val="nil"/>
              <w:right w:val="nil"/>
            </w:tcBorders>
          </w:tcPr>
          <w:p w14:paraId="23DADE4E" w14:textId="77777777" w:rsidR="00250898" w:rsidRDefault="00FD0452">
            <w:pPr>
              <w:spacing w:after="0" w:line="259" w:lineRule="auto"/>
              <w:ind w:left="120" w:firstLine="0"/>
              <w:jc w:val="left"/>
            </w:pPr>
            <w:proofErr w:type="spellStart"/>
            <w:r>
              <w:rPr>
                <w:i/>
              </w:rPr>
              <w:t>Calonectris</w:t>
            </w:r>
            <w:proofErr w:type="spellEnd"/>
            <w:r>
              <w:rPr>
                <w:i/>
              </w:rPr>
              <w:t xml:space="preserve"> </w:t>
            </w:r>
            <w:proofErr w:type="spellStart"/>
            <w:r>
              <w:rPr>
                <w:i/>
              </w:rPr>
              <w:t>diomedea</w:t>
            </w:r>
            <w:proofErr w:type="spellEnd"/>
          </w:p>
        </w:tc>
        <w:tc>
          <w:tcPr>
            <w:tcW w:w="2559" w:type="dxa"/>
            <w:tcBorders>
              <w:top w:val="single" w:sz="3" w:space="0" w:color="000000"/>
              <w:left w:val="nil"/>
              <w:bottom w:val="nil"/>
              <w:right w:val="nil"/>
            </w:tcBorders>
          </w:tcPr>
          <w:p w14:paraId="1E8F11E8" w14:textId="77777777" w:rsidR="00250898" w:rsidRDefault="00FD0452">
            <w:pPr>
              <w:spacing w:after="0" w:line="259" w:lineRule="auto"/>
              <w:ind w:left="0" w:firstLine="0"/>
              <w:jc w:val="left"/>
            </w:pPr>
            <w:proofErr w:type="spellStart"/>
            <w:r>
              <w:t>Scopoli’s</w:t>
            </w:r>
            <w:proofErr w:type="spellEnd"/>
            <w:r>
              <w:t xml:space="preserve"> </w:t>
            </w:r>
            <w:proofErr w:type="spellStart"/>
            <w:r>
              <w:t>shearwater</w:t>
            </w:r>
            <w:proofErr w:type="spellEnd"/>
          </w:p>
        </w:tc>
        <w:tc>
          <w:tcPr>
            <w:tcW w:w="1146" w:type="dxa"/>
            <w:tcBorders>
              <w:top w:val="single" w:sz="3" w:space="0" w:color="000000"/>
              <w:left w:val="nil"/>
              <w:bottom w:val="nil"/>
              <w:right w:val="nil"/>
            </w:tcBorders>
          </w:tcPr>
          <w:p w14:paraId="71AEB444" w14:textId="77777777" w:rsidR="00250898" w:rsidRDefault="00FD0452">
            <w:pPr>
              <w:spacing w:after="0" w:line="259" w:lineRule="auto"/>
              <w:ind w:left="0" w:firstLine="0"/>
              <w:jc w:val="left"/>
            </w:pPr>
            <w:r>
              <w:t>2.2</w:t>
            </w:r>
          </w:p>
        </w:tc>
        <w:tc>
          <w:tcPr>
            <w:tcW w:w="1492" w:type="dxa"/>
            <w:tcBorders>
              <w:top w:val="single" w:sz="3" w:space="0" w:color="000000"/>
              <w:left w:val="nil"/>
              <w:bottom w:val="nil"/>
              <w:right w:val="nil"/>
            </w:tcBorders>
          </w:tcPr>
          <w:p w14:paraId="56467D60" w14:textId="77777777" w:rsidR="00250898" w:rsidRDefault="00FD0452">
            <w:pPr>
              <w:spacing w:after="0" w:line="259" w:lineRule="auto"/>
              <w:ind w:left="0" w:firstLine="0"/>
              <w:jc w:val="left"/>
            </w:pPr>
            <w:r>
              <w:t>1.7</w:t>
            </w:r>
          </w:p>
        </w:tc>
      </w:tr>
      <w:tr w:rsidR="00250898" w14:paraId="7F2EA54E" w14:textId="77777777">
        <w:trPr>
          <w:trHeight w:val="289"/>
        </w:trPr>
        <w:tc>
          <w:tcPr>
            <w:tcW w:w="3140" w:type="dxa"/>
            <w:tcBorders>
              <w:top w:val="nil"/>
              <w:left w:val="nil"/>
              <w:bottom w:val="nil"/>
              <w:right w:val="nil"/>
            </w:tcBorders>
          </w:tcPr>
          <w:p w14:paraId="0DEBBD3C" w14:textId="77777777" w:rsidR="00250898" w:rsidRDefault="00FD0452">
            <w:pPr>
              <w:spacing w:after="0" w:line="259" w:lineRule="auto"/>
              <w:ind w:left="120" w:firstLine="0"/>
              <w:jc w:val="left"/>
            </w:pPr>
            <w:proofErr w:type="spellStart"/>
            <w:r>
              <w:rPr>
                <w:i/>
              </w:rPr>
              <w:t>Chroicocephalus</w:t>
            </w:r>
            <w:proofErr w:type="spellEnd"/>
            <w:r>
              <w:rPr>
                <w:i/>
              </w:rPr>
              <w:t xml:space="preserve"> </w:t>
            </w:r>
            <w:proofErr w:type="spellStart"/>
            <w:r>
              <w:rPr>
                <w:i/>
              </w:rPr>
              <w:t>ridibundus</w:t>
            </w:r>
            <w:proofErr w:type="spellEnd"/>
          </w:p>
        </w:tc>
        <w:tc>
          <w:tcPr>
            <w:tcW w:w="2559" w:type="dxa"/>
            <w:tcBorders>
              <w:top w:val="nil"/>
              <w:left w:val="nil"/>
              <w:bottom w:val="nil"/>
              <w:right w:val="nil"/>
            </w:tcBorders>
          </w:tcPr>
          <w:p w14:paraId="27C76E5B" w14:textId="77777777" w:rsidR="00250898" w:rsidRDefault="00FD0452">
            <w:pPr>
              <w:spacing w:after="0" w:line="259" w:lineRule="auto"/>
              <w:ind w:left="0" w:firstLine="0"/>
              <w:jc w:val="left"/>
            </w:pPr>
            <w:r>
              <w:t>Black-</w:t>
            </w:r>
            <w:proofErr w:type="spellStart"/>
            <w:r>
              <w:t>headed</w:t>
            </w:r>
            <w:proofErr w:type="spellEnd"/>
            <w:r>
              <w:t xml:space="preserve"> </w:t>
            </w:r>
            <w:proofErr w:type="spellStart"/>
            <w:r>
              <w:t>gull</w:t>
            </w:r>
            <w:proofErr w:type="spellEnd"/>
          </w:p>
        </w:tc>
        <w:tc>
          <w:tcPr>
            <w:tcW w:w="1146" w:type="dxa"/>
            <w:tcBorders>
              <w:top w:val="nil"/>
              <w:left w:val="nil"/>
              <w:bottom w:val="nil"/>
              <w:right w:val="nil"/>
            </w:tcBorders>
          </w:tcPr>
          <w:p w14:paraId="28E15E72" w14:textId="77777777" w:rsidR="00250898" w:rsidRDefault="00FD0452">
            <w:pPr>
              <w:spacing w:after="0" w:line="259" w:lineRule="auto"/>
              <w:ind w:left="0" w:firstLine="0"/>
              <w:jc w:val="left"/>
            </w:pPr>
            <w:r>
              <w:t>7.2</w:t>
            </w:r>
          </w:p>
        </w:tc>
        <w:tc>
          <w:tcPr>
            <w:tcW w:w="1492" w:type="dxa"/>
            <w:tcBorders>
              <w:top w:val="nil"/>
              <w:left w:val="nil"/>
              <w:bottom w:val="nil"/>
              <w:right w:val="nil"/>
            </w:tcBorders>
          </w:tcPr>
          <w:p w14:paraId="68F0F688" w14:textId="77777777" w:rsidR="00250898" w:rsidRDefault="00FD0452">
            <w:pPr>
              <w:spacing w:after="0" w:line="259" w:lineRule="auto"/>
              <w:ind w:left="0" w:firstLine="0"/>
              <w:jc w:val="left"/>
            </w:pPr>
            <w:r>
              <w:t>2.7</w:t>
            </w:r>
          </w:p>
        </w:tc>
      </w:tr>
      <w:tr w:rsidR="00250898" w14:paraId="07787C79" w14:textId="77777777">
        <w:trPr>
          <w:trHeight w:val="289"/>
        </w:trPr>
        <w:tc>
          <w:tcPr>
            <w:tcW w:w="3140" w:type="dxa"/>
            <w:tcBorders>
              <w:top w:val="nil"/>
              <w:left w:val="nil"/>
              <w:bottom w:val="nil"/>
              <w:right w:val="nil"/>
            </w:tcBorders>
          </w:tcPr>
          <w:p w14:paraId="3B88A2BD" w14:textId="77777777" w:rsidR="00250898" w:rsidRDefault="00FD0452">
            <w:pPr>
              <w:spacing w:after="0" w:line="259" w:lineRule="auto"/>
              <w:ind w:left="120" w:firstLine="0"/>
              <w:jc w:val="left"/>
            </w:pPr>
            <w:proofErr w:type="spellStart"/>
            <w:r>
              <w:rPr>
                <w:i/>
              </w:rPr>
              <w:t>Fratercula</w:t>
            </w:r>
            <w:proofErr w:type="spellEnd"/>
            <w:r>
              <w:rPr>
                <w:i/>
              </w:rPr>
              <w:t xml:space="preserve"> </w:t>
            </w:r>
            <w:proofErr w:type="spellStart"/>
            <w:r>
              <w:rPr>
                <w:i/>
              </w:rPr>
              <w:t>arctica</w:t>
            </w:r>
            <w:proofErr w:type="spellEnd"/>
          </w:p>
        </w:tc>
        <w:tc>
          <w:tcPr>
            <w:tcW w:w="2559" w:type="dxa"/>
            <w:tcBorders>
              <w:top w:val="nil"/>
              <w:left w:val="nil"/>
              <w:bottom w:val="nil"/>
              <w:right w:val="nil"/>
            </w:tcBorders>
          </w:tcPr>
          <w:p w14:paraId="03D7FAD0" w14:textId="77777777" w:rsidR="00250898" w:rsidRDefault="00FD0452">
            <w:pPr>
              <w:spacing w:after="0" w:line="259" w:lineRule="auto"/>
              <w:ind w:left="0" w:firstLine="0"/>
              <w:jc w:val="left"/>
            </w:pPr>
            <w:r>
              <w:t>Atlantic puffin</w:t>
            </w:r>
          </w:p>
        </w:tc>
        <w:tc>
          <w:tcPr>
            <w:tcW w:w="1146" w:type="dxa"/>
            <w:tcBorders>
              <w:top w:val="nil"/>
              <w:left w:val="nil"/>
              <w:bottom w:val="nil"/>
              <w:right w:val="nil"/>
            </w:tcBorders>
          </w:tcPr>
          <w:p w14:paraId="0FBDC25A"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DD5A06D" w14:textId="77777777" w:rsidR="00250898" w:rsidRDefault="00FD0452">
            <w:pPr>
              <w:spacing w:after="0" w:line="259" w:lineRule="auto"/>
              <w:ind w:left="0" w:firstLine="0"/>
              <w:jc w:val="left"/>
            </w:pPr>
            <w:r>
              <w:t>2.6</w:t>
            </w:r>
          </w:p>
        </w:tc>
      </w:tr>
      <w:tr w:rsidR="00250898" w14:paraId="0846D277" w14:textId="77777777">
        <w:trPr>
          <w:trHeight w:val="289"/>
        </w:trPr>
        <w:tc>
          <w:tcPr>
            <w:tcW w:w="3140" w:type="dxa"/>
            <w:tcBorders>
              <w:top w:val="nil"/>
              <w:left w:val="nil"/>
              <w:bottom w:val="nil"/>
              <w:right w:val="nil"/>
            </w:tcBorders>
          </w:tcPr>
          <w:p w14:paraId="344BDFA3" w14:textId="77777777" w:rsidR="00250898" w:rsidRDefault="00FD0452">
            <w:pPr>
              <w:spacing w:after="0" w:line="259" w:lineRule="auto"/>
              <w:ind w:left="120" w:firstLine="0"/>
              <w:jc w:val="left"/>
            </w:pPr>
            <w:proofErr w:type="spellStart"/>
            <w:r>
              <w:rPr>
                <w:i/>
              </w:rPr>
              <w:t>Hydrocoloeus</w:t>
            </w:r>
            <w:proofErr w:type="spellEnd"/>
            <w:r>
              <w:rPr>
                <w:i/>
              </w:rPr>
              <w:t xml:space="preserve"> </w:t>
            </w:r>
            <w:proofErr w:type="spellStart"/>
            <w:r>
              <w:rPr>
                <w:i/>
              </w:rPr>
              <w:t>minutus</w:t>
            </w:r>
            <w:proofErr w:type="spellEnd"/>
          </w:p>
        </w:tc>
        <w:tc>
          <w:tcPr>
            <w:tcW w:w="2559" w:type="dxa"/>
            <w:tcBorders>
              <w:top w:val="nil"/>
              <w:left w:val="nil"/>
              <w:bottom w:val="nil"/>
              <w:right w:val="nil"/>
            </w:tcBorders>
          </w:tcPr>
          <w:p w14:paraId="5DCF3419" w14:textId="77777777" w:rsidR="00250898" w:rsidRDefault="00FD0452">
            <w:pPr>
              <w:spacing w:after="0" w:line="259" w:lineRule="auto"/>
              <w:ind w:left="0" w:firstLine="0"/>
              <w:jc w:val="left"/>
            </w:pPr>
            <w:r>
              <w:t xml:space="preserve">Little </w:t>
            </w:r>
            <w:proofErr w:type="spellStart"/>
            <w:r>
              <w:t>gull</w:t>
            </w:r>
            <w:proofErr w:type="spellEnd"/>
          </w:p>
        </w:tc>
        <w:tc>
          <w:tcPr>
            <w:tcW w:w="1146" w:type="dxa"/>
            <w:tcBorders>
              <w:top w:val="nil"/>
              <w:left w:val="nil"/>
              <w:bottom w:val="nil"/>
              <w:right w:val="nil"/>
            </w:tcBorders>
          </w:tcPr>
          <w:p w14:paraId="710E92A6"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571CD5E7" w14:textId="77777777" w:rsidR="00250898" w:rsidRDefault="00FD0452">
            <w:pPr>
              <w:spacing w:after="0" w:line="259" w:lineRule="auto"/>
              <w:ind w:left="0" w:firstLine="0"/>
              <w:jc w:val="left"/>
            </w:pPr>
            <w:r>
              <w:t>10</w:t>
            </w:r>
          </w:p>
        </w:tc>
      </w:tr>
      <w:tr w:rsidR="00250898" w14:paraId="626F2477" w14:textId="77777777">
        <w:trPr>
          <w:trHeight w:val="578"/>
        </w:trPr>
        <w:tc>
          <w:tcPr>
            <w:tcW w:w="3140" w:type="dxa"/>
            <w:tcBorders>
              <w:top w:val="nil"/>
              <w:left w:val="nil"/>
              <w:bottom w:val="nil"/>
              <w:right w:val="nil"/>
            </w:tcBorders>
          </w:tcPr>
          <w:p w14:paraId="2004E704" w14:textId="77777777" w:rsidR="00250898" w:rsidRDefault="00FD0452">
            <w:pPr>
              <w:spacing w:after="0" w:line="259" w:lineRule="auto"/>
              <w:ind w:left="120" w:firstLine="0"/>
              <w:jc w:val="left"/>
            </w:pPr>
            <w:proofErr w:type="spellStart"/>
            <w:r>
              <w:rPr>
                <w:i/>
              </w:rPr>
              <w:t>Hydrobates</w:t>
            </w:r>
            <w:proofErr w:type="spellEnd"/>
            <w:r>
              <w:rPr>
                <w:i/>
              </w:rPr>
              <w:t xml:space="preserve"> </w:t>
            </w:r>
            <w:proofErr w:type="spellStart"/>
            <w:r>
              <w:rPr>
                <w:i/>
              </w:rPr>
              <w:t>pelagicus</w:t>
            </w:r>
            <w:proofErr w:type="spellEnd"/>
            <w:r>
              <w:rPr>
                <w:i/>
              </w:rPr>
              <w:t xml:space="preserve"> </w:t>
            </w:r>
            <w:proofErr w:type="spellStart"/>
            <w:r>
              <w:rPr>
                <w:i/>
              </w:rPr>
              <w:t>melitensis</w:t>
            </w:r>
            <w:proofErr w:type="spellEnd"/>
          </w:p>
        </w:tc>
        <w:tc>
          <w:tcPr>
            <w:tcW w:w="2559" w:type="dxa"/>
            <w:tcBorders>
              <w:top w:val="nil"/>
              <w:left w:val="nil"/>
              <w:bottom w:val="nil"/>
              <w:right w:val="nil"/>
            </w:tcBorders>
            <w:vAlign w:val="center"/>
          </w:tcPr>
          <w:p w14:paraId="771F3860" w14:textId="77777777" w:rsidR="00250898" w:rsidRDefault="00FD0452">
            <w:pPr>
              <w:spacing w:after="0" w:line="259" w:lineRule="auto"/>
              <w:ind w:left="0" w:firstLine="0"/>
              <w:jc w:val="left"/>
            </w:pPr>
            <w:proofErr w:type="spellStart"/>
            <w:r>
              <w:t>European</w:t>
            </w:r>
            <w:proofErr w:type="spellEnd"/>
            <w:r>
              <w:t xml:space="preserve"> </w:t>
            </w:r>
            <w:proofErr w:type="spellStart"/>
            <w:r>
              <w:t>storm-petrel</w:t>
            </w:r>
            <w:proofErr w:type="spellEnd"/>
          </w:p>
        </w:tc>
        <w:tc>
          <w:tcPr>
            <w:tcW w:w="1146" w:type="dxa"/>
            <w:tcBorders>
              <w:top w:val="nil"/>
              <w:left w:val="nil"/>
              <w:bottom w:val="nil"/>
              <w:right w:val="nil"/>
            </w:tcBorders>
            <w:vAlign w:val="center"/>
          </w:tcPr>
          <w:p w14:paraId="03C2B65C" w14:textId="77777777" w:rsidR="00250898" w:rsidRDefault="00FD0452">
            <w:pPr>
              <w:spacing w:after="0" w:line="259" w:lineRule="auto"/>
              <w:ind w:left="0" w:firstLine="0"/>
              <w:jc w:val="left"/>
            </w:pPr>
            <w:r>
              <w:t>3.5</w:t>
            </w:r>
          </w:p>
        </w:tc>
        <w:tc>
          <w:tcPr>
            <w:tcW w:w="1492" w:type="dxa"/>
            <w:tcBorders>
              <w:top w:val="nil"/>
              <w:left w:val="nil"/>
              <w:bottom w:val="nil"/>
              <w:right w:val="nil"/>
            </w:tcBorders>
          </w:tcPr>
          <w:p w14:paraId="5FDAA815" w14:textId="77777777" w:rsidR="00250898" w:rsidRDefault="00250898">
            <w:pPr>
              <w:spacing w:after="160" w:line="259" w:lineRule="auto"/>
              <w:ind w:left="0" w:firstLine="0"/>
              <w:jc w:val="left"/>
            </w:pPr>
          </w:p>
        </w:tc>
      </w:tr>
      <w:tr w:rsidR="00250898" w14:paraId="05C923E5" w14:textId="77777777">
        <w:trPr>
          <w:trHeight w:val="289"/>
        </w:trPr>
        <w:tc>
          <w:tcPr>
            <w:tcW w:w="3140" w:type="dxa"/>
            <w:tcBorders>
              <w:top w:val="nil"/>
              <w:left w:val="nil"/>
              <w:bottom w:val="nil"/>
              <w:right w:val="nil"/>
            </w:tcBorders>
          </w:tcPr>
          <w:p w14:paraId="5CD6C637"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melanocephalus</w:t>
            </w:r>
            <w:proofErr w:type="spellEnd"/>
          </w:p>
        </w:tc>
        <w:tc>
          <w:tcPr>
            <w:tcW w:w="2559" w:type="dxa"/>
            <w:tcBorders>
              <w:top w:val="nil"/>
              <w:left w:val="nil"/>
              <w:bottom w:val="nil"/>
              <w:right w:val="nil"/>
            </w:tcBorders>
          </w:tcPr>
          <w:p w14:paraId="367F15C8" w14:textId="77777777" w:rsidR="00250898" w:rsidRDefault="00FD0452">
            <w:pPr>
              <w:spacing w:after="0" w:line="259" w:lineRule="auto"/>
              <w:ind w:left="0" w:firstLine="0"/>
              <w:jc w:val="left"/>
            </w:pPr>
            <w:proofErr w:type="spellStart"/>
            <w:r>
              <w:t>Mediterranean</w:t>
            </w:r>
            <w:proofErr w:type="spellEnd"/>
            <w:r>
              <w:t xml:space="preserve"> </w:t>
            </w:r>
            <w:proofErr w:type="spellStart"/>
            <w:r>
              <w:t>gull</w:t>
            </w:r>
            <w:proofErr w:type="spellEnd"/>
          </w:p>
        </w:tc>
        <w:tc>
          <w:tcPr>
            <w:tcW w:w="1146" w:type="dxa"/>
            <w:tcBorders>
              <w:top w:val="nil"/>
              <w:left w:val="nil"/>
              <w:bottom w:val="nil"/>
              <w:right w:val="nil"/>
            </w:tcBorders>
          </w:tcPr>
          <w:p w14:paraId="44735F6A" w14:textId="77777777" w:rsidR="00250898" w:rsidRDefault="00FD0452">
            <w:pPr>
              <w:spacing w:after="0" w:line="259" w:lineRule="auto"/>
              <w:ind w:left="0" w:firstLine="0"/>
              <w:jc w:val="left"/>
            </w:pPr>
            <w:r>
              <w:t>6.3</w:t>
            </w:r>
          </w:p>
        </w:tc>
        <w:tc>
          <w:tcPr>
            <w:tcW w:w="1492" w:type="dxa"/>
            <w:tcBorders>
              <w:top w:val="nil"/>
              <w:left w:val="nil"/>
              <w:bottom w:val="nil"/>
              <w:right w:val="nil"/>
            </w:tcBorders>
          </w:tcPr>
          <w:p w14:paraId="19204378" w14:textId="77777777" w:rsidR="00250898" w:rsidRDefault="00FD0452">
            <w:pPr>
              <w:spacing w:after="0" w:line="259" w:lineRule="auto"/>
              <w:ind w:left="0" w:firstLine="0"/>
              <w:jc w:val="left"/>
            </w:pPr>
            <w:r>
              <w:t>7.3</w:t>
            </w:r>
          </w:p>
        </w:tc>
      </w:tr>
      <w:tr w:rsidR="00250898" w14:paraId="1A23D082" w14:textId="77777777">
        <w:trPr>
          <w:trHeight w:val="289"/>
        </w:trPr>
        <w:tc>
          <w:tcPr>
            <w:tcW w:w="3140" w:type="dxa"/>
            <w:tcBorders>
              <w:top w:val="nil"/>
              <w:left w:val="nil"/>
              <w:bottom w:val="nil"/>
              <w:right w:val="nil"/>
            </w:tcBorders>
          </w:tcPr>
          <w:p w14:paraId="1072BEBE" w14:textId="77777777" w:rsidR="00250898" w:rsidRDefault="00FD0452">
            <w:pPr>
              <w:spacing w:after="0" w:line="259" w:lineRule="auto"/>
              <w:ind w:left="120" w:firstLine="0"/>
              <w:jc w:val="left"/>
            </w:pPr>
            <w:proofErr w:type="spellStart"/>
            <w:r>
              <w:rPr>
                <w:i/>
              </w:rPr>
              <w:t>Larus</w:t>
            </w:r>
            <w:proofErr w:type="spellEnd"/>
            <w:r>
              <w:rPr>
                <w:i/>
              </w:rPr>
              <w:t xml:space="preserve"> </w:t>
            </w:r>
            <w:proofErr w:type="spellStart"/>
            <w:r>
              <w:rPr>
                <w:i/>
              </w:rPr>
              <w:t>michahellis</w:t>
            </w:r>
            <w:proofErr w:type="spellEnd"/>
          </w:p>
        </w:tc>
        <w:tc>
          <w:tcPr>
            <w:tcW w:w="2559" w:type="dxa"/>
            <w:tcBorders>
              <w:top w:val="nil"/>
              <w:left w:val="nil"/>
              <w:bottom w:val="nil"/>
              <w:right w:val="nil"/>
            </w:tcBorders>
          </w:tcPr>
          <w:p w14:paraId="1D0C3B7E" w14:textId="77777777" w:rsidR="00250898" w:rsidRDefault="00FD0452">
            <w:pPr>
              <w:spacing w:after="0" w:line="259" w:lineRule="auto"/>
              <w:ind w:left="0" w:firstLine="0"/>
              <w:jc w:val="left"/>
            </w:pPr>
            <w:r>
              <w:t>Yellow-</w:t>
            </w:r>
            <w:proofErr w:type="spellStart"/>
            <w:r>
              <w:t>legged</w:t>
            </w:r>
            <w:proofErr w:type="spellEnd"/>
            <w:r>
              <w:t xml:space="preserve"> </w:t>
            </w:r>
            <w:proofErr w:type="spellStart"/>
            <w:r>
              <w:t>gull</w:t>
            </w:r>
            <w:proofErr w:type="spellEnd"/>
          </w:p>
        </w:tc>
        <w:tc>
          <w:tcPr>
            <w:tcW w:w="1146" w:type="dxa"/>
            <w:tcBorders>
              <w:top w:val="nil"/>
              <w:left w:val="nil"/>
              <w:bottom w:val="nil"/>
              <w:right w:val="nil"/>
            </w:tcBorders>
          </w:tcPr>
          <w:p w14:paraId="79531AA6" w14:textId="77777777" w:rsidR="00250898" w:rsidRDefault="00FD0452">
            <w:pPr>
              <w:spacing w:after="0" w:line="259" w:lineRule="auto"/>
              <w:ind w:left="0" w:firstLine="0"/>
              <w:jc w:val="left"/>
            </w:pPr>
            <w:r>
              <w:t>10</w:t>
            </w:r>
          </w:p>
        </w:tc>
        <w:tc>
          <w:tcPr>
            <w:tcW w:w="1492" w:type="dxa"/>
            <w:tcBorders>
              <w:top w:val="nil"/>
              <w:left w:val="nil"/>
              <w:bottom w:val="nil"/>
              <w:right w:val="nil"/>
            </w:tcBorders>
          </w:tcPr>
          <w:p w14:paraId="04325642" w14:textId="77777777" w:rsidR="00250898" w:rsidRDefault="00FD0452">
            <w:pPr>
              <w:spacing w:after="0" w:line="259" w:lineRule="auto"/>
              <w:ind w:left="0" w:firstLine="0"/>
              <w:jc w:val="left"/>
            </w:pPr>
            <w:r>
              <w:t>7.6</w:t>
            </w:r>
          </w:p>
        </w:tc>
      </w:tr>
      <w:tr w:rsidR="00250898" w14:paraId="2E0AEB76" w14:textId="77777777">
        <w:trPr>
          <w:trHeight w:val="289"/>
        </w:trPr>
        <w:tc>
          <w:tcPr>
            <w:tcW w:w="3140" w:type="dxa"/>
            <w:tcBorders>
              <w:top w:val="nil"/>
              <w:left w:val="nil"/>
              <w:bottom w:val="nil"/>
              <w:right w:val="nil"/>
            </w:tcBorders>
          </w:tcPr>
          <w:p w14:paraId="6B02DD58" w14:textId="77777777" w:rsidR="00250898" w:rsidRDefault="00FD0452">
            <w:pPr>
              <w:spacing w:after="0" w:line="259" w:lineRule="auto"/>
              <w:ind w:left="120" w:firstLine="0"/>
              <w:jc w:val="left"/>
            </w:pPr>
            <w:r>
              <w:rPr>
                <w:i/>
              </w:rPr>
              <w:t xml:space="preserve">Morus </w:t>
            </w:r>
            <w:proofErr w:type="spellStart"/>
            <w:r>
              <w:rPr>
                <w:i/>
              </w:rPr>
              <w:t>bassanus</w:t>
            </w:r>
            <w:proofErr w:type="spellEnd"/>
          </w:p>
        </w:tc>
        <w:tc>
          <w:tcPr>
            <w:tcW w:w="2559" w:type="dxa"/>
            <w:tcBorders>
              <w:top w:val="nil"/>
              <w:left w:val="nil"/>
              <w:bottom w:val="nil"/>
              <w:right w:val="nil"/>
            </w:tcBorders>
          </w:tcPr>
          <w:p w14:paraId="67F27C2B" w14:textId="77777777" w:rsidR="00250898" w:rsidRDefault="00FD0452">
            <w:pPr>
              <w:spacing w:after="0" w:line="259" w:lineRule="auto"/>
              <w:ind w:left="0" w:firstLine="0"/>
              <w:jc w:val="left"/>
            </w:pPr>
            <w:proofErr w:type="spellStart"/>
            <w:r>
              <w:t>Northern</w:t>
            </w:r>
            <w:proofErr w:type="spellEnd"/>
            <w:r>
              <w:t xml:space="preserve"> gannet</w:t>
            </w:r>
          </w:p>
        </w:tc>
        <w:tc>
          <w:tcPr>
            <w:tcW w:w="1146" w:type="dxa"/>
            <w:tcBorders>
              <w:top w:val="nil"/>
              <w:left w:val="nil"/>
              <w:bottom w:val="nil"/>
              <w:right w:val="nil"/>
            </w:tcBorders>
          </w:tcPr>
          <w:p w14:paraId="5C92598F" w14:textId="77777777" w:rsidR="00250898" w:rsidRDefault="00250898">
            <w:pPr>
              <w:spacing w:after="160" w:line="259" w:lineRule="auto"/>
              <w:ind w:left="0" w:firstLine="0"/>
              <w:jc w:val="left"/>
            </w:pPr>
          </w:p>
        </w:tc>
        <w:tc>
          <w:tcPr>
            <w:tcW w:w="1492" w:type="dxa"/>
            <w:tcBorders>
              <w:top w:val="nil"/>
              <w:left w:val="nil"/>
              <w:bottom w:val="nil"/>
              <w:right w:val="nil"/>
            </w:tcBorders>
          </w:tcPr>
          <w:p w14:paraId="758297EA" w14:textId="77777777" w:rsidR="00250898" w:rsidRDefault="00FD0452">
            <w:pPr>
              <w:spacing w:after="0" w:line="259" w:lineRule="auto"/>
              <w:ind w:left="0" w:firstLine="0"/>
              <w:jc w:val="left"/>
            </w:pPr>
            <w:r>
              <w:t>2.3</w:t>
            </w:r>
          </w:p>
        </w:tc>
      </w:tr>
      <w:tr w:rsidR="00250898" w14:paraId="4474BAE2" w14:textId="77777777">
        <w:trPr>
          <w:trHeight w:val="578"/>
        </w:trPr>
        <w:tc>
          <w:tcPr>
            <w:tcW w:w="3140" w:type="dxa"/>
            <w:tcBorders>
              <w:top w:val="nil"/>
              <w:left w:val="nil"/>
              <w:bottom w:val="nil"/>
              <w:right w:val="nil"/>
            </w:tcBorders>
          </w:tcPr>
          <w:p w14:paraId="73F7E6A8"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mauretanicus</w:t>
            </w:r>
            <w:proofErr w:type="spellEnd"/>
            <w:r>
              <w:rPr>
                <w:i/>
              </w:rPr>
              <w:t xml:space="preserve"> &amp;</w:t>
            </w:r>
          </w:p>
          <w:p w14:paraId="08589E3D" w14:textId="77777777" w:rsidR="00250898" w:rsidRDefault="00FD0452">
            <w:pPr>
              <w:spacing w:after="0" w:line="259" w:lineRule="auto"/>
              <w:ind w:left="120" w:firstLine="0"/>
              <w:jc w:val="left"/>
            </w:pPr>
            <w:proofErr w:type="spellStart"/>
            <w:r>
              <w:rPr>
                <w:i/>
              </w:rPr>
              <w:t>Puffinus</w:t>
            </w:r>
            <w:proofErr w:type="spellEnd"/>
            <w:r>
              <w:rPr>
                <w:i/>
              </w:rPr>
              <w:t xml:space="preserve"> </w:t>
            </w:r>
            <w:proofErr w:type="spellStart"/>
            <w:r>
              <w:rPr>
                <w:i/>
              </w:rPr>
              <w:t>yelkouan</w:t>
            </w:r>
            <w:proofErr w:type="spellEnd"/>
          </w:p>
        </w:tc>
        <w:tc>
          <w:tcPr>
            <w:tcW w:w="2559" w:type="dxa"/>
            <w:tcBorders>
              <w:top w:val="nil"/>
              <w:left w:val="nil"/>
              <w:bottom w:val="nil"/>
              <w:right w:val="nil"/>
            </w:tcBorders>
            <w:vAlign w:val="center"/>
          </w:tcPr>
          <w:p w14:paraId="4ABB5084" w14:textId="77777777" w:rsidR="00250898" w:rsidRDefault="00FD0452">
            <w:pPr>
              <w:spacing w:after="0" w:line="259" w:lineRule="auto"/>
              <w:ind w:left="0" w:firstLine="0"/>
              <w:jc w:val="left"/>
            </w:pPr>
            <w:r>
              <w:t xml:space="preserve">Small </w:t>
            </w:r>
            <w:proofErr w:type="spellStart"/>
            <w:r>
              <w:t>shearwaters</w:t>
            </w:r>
            <w:proofErr w:type="spellEnd"/>
          </w:p>
        </w:tc>
        <w:tc>
          <w:tcPr>
            <w:tcW w:w="1146" w:type="dxa"/>
            <w:tcBorders>
              <w:top w:val="nil"/>
              <w:left w:val="nil"/>
              <w:bottom w:val="nil"/>
              <w:right w:val="nil"/>
            </w:tcBorders>
            <w:vAlign w:val="center"/>
          </w:tcPr>
          <w:p w14:paraId="0F0CC74D" w14:textId="77777777" w:rsidR="00250898" w:rsidRDefault="00FD0452">
            <w:pPr>
              <w:spacing w:after="0" w:line="259" w:lineRule="auto"/>
              <w:ind w:left="0" w:firstLine="0"/>
              <w:jc w:val="left"/>
            </w:pPr>
            <w:r>
              <w:t>2.7</w:t>
            </w:r>
          </w:p>
        </w:tc>
        <w:tc>
          <w:tcPr>
            <w:tcW w:w="1492" w:type="dxa"/>
            <w:tcBorders>
              <w:top w:val="nil"/>
              <w:left w:val="nil"/>
              <w:bottom w:val="nil"/>
              <w:right w:val="nil"/>
            </w:tcBorders>
            <w:vAlign w:val="center"/>
          </w:tcPr>
          <w:p w14:paraId="7846854C" w14:textId="77777777" w:rsidR="00250898" w:rsidRDefault="00FD0452">
            <w:pPr>
              <w:spacing w:after="0" w:line="259" w:lineRule="auto"/>
              <w:ind w:left="0" w:firstLine="0"/>
              <w:jc w:val="left"/>
            </w:pPr>
            <w:r>
              <w:t>2.7</w:t>
            </w:r>
          </w:p>
        </w:tc>
      </w:tr>
      <w:tr w:rsidR="00250898" w14:paraId="4FC27D12" w14:textId="77777777">
        <w:trPr>
          <w:trHeight w:val="578"/>
        </w:trPr>
        <w:tc>
          <w:tcPr>
            <w:tcW w:w="3140" w:type="dxa"/>
            <w:tcBorders>
              <w:top w:val="nil"/>
              <w:left w:val="nil"/>
              <w:bottom w:val="nil"/>
              <w:right w:val="nil"/>
            </w:tcBorders>
          </w:tcPr>
          <w:p w14:paraId="4D3236C2"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pomarinus</w:t>
            </w:r>
            <w:proofErr w:type="spellEnd"/>
            <w:r>
              <w:rPr>
                <w:i/>
              </w:rPr>
              <w:t xml:space="preserve"> &amp;</w:t>
            </w:r>
          </w:p>
          <w:p w14:paraId="1A6B9555" w14:textId="77777777" w:rsidR="00250898" w:rsidRDefault="00FD0452">
            <w:pPr>
              <w:spacing w:after="0" w:line="259" w:lineRule="auto"/>
              <w:ind w:left="120" w:firstLine="0"/>
              <w:jc w:val="left"/>
            </w:pPr>
            <w:proofErr w:type="spellStart"/>
            <w:r>
              <w:rPr>
                <w:i/>
              </w:rPr>
              <w:t>Stercorarius</w:t>
            </w:r>
            <w:proofErr w:type="spellEnd"/>
            <w:r>
              <w:rPr>
                <w:i/>
              </w:rPr>
              <w:t xml:space="preserve"> </w:t>
            </w:r>
            <w:proofErr w:type="spellStart"/>
            <w:r>
              <w:rPr>
                <w:i/>
              </w:rPr>
              <w:t>parasiticus</w:t>
            </w:r>
            <w:proofErr w:type="spellEnd"/>
          </w:p>
        </w:tc>
        <w:tc>
          <w:tcPr>
            <w:tcW w:w="2559" w:type="dxa"/>
            <w:tcBorders>
              <w:top w:val="nil"/>
              <w:left w:val="nil"/>
              <w:bottom w:val="nil"/>
              <w:right w:val="nil"/>
            </w:tcBorders>
            <w:vAlign w:val="center"/>
          </w:tcPr>
          <w:p w14:paraId="2C4CA417" w14:textId="77777777" w:rsidR="00250898" w:rsidRDefault="00FD0452">
            <w:pPr>
              <w:spacing w:after="0" w:line="259" w:lineRule="auto"/>
              <w:ind w:left="0" w:firstLine="0"/>
              <w:jc w:val="left"/>
            </w:pPr>
            <w:r>
              <w:t>Small skuas</w:t>
            </w:r>
          </w:p>
        </w:tc>
        <w:tc>
          <w:tcPr>
            <w:tcW w:w="1146" w:type="dxa"/>
            <w:tcBorders>
              <w:top w:val="nil"/>
              <w:left w:val="nil"/>
              <w:bottom w:val="nil"/>
              <w:right w:val="nil"/>
            </w:tcBorders>
          </w:tcPr>
          <w:p w14:paraId="133FC167" w14:textId="77777777" w:rsidR="00250898" w:rsidRDefault="00250898">
            <w:pPr>
              <w:spacing w:after="160" w:line="259" w:lineRule="auto"/>
              <w:ind w:left="0" w:firstLine="0"/>
              <w:jc w:val="left"/>
            </w:pPr>
          </w:p>
        </w:tc>
        <w:tc>
          <w:tcPr>
            <w:tcW w:w="1492" w:type="dxa"/>
            <w:tcBorders>
              <w:top w:val="nil"/>
              <w:left w:val="nil"/>
              <w:bottom w:val="nil"/>
              <w:right w:val="nil"/>
            </w:tcBorders>
            <w:vAlign w:val="center"/>
          </w:tcPr>
          <w:p w14:paraId="0FEB44FE" w14:textId="77777777" w:rsidR="00250898" w:rsidRDefault="00FD0452">
            <w:pPr>
              <w:spacing w:after="0" w:line="259" w:lineRule="auto"/>
              <w:ind w:left="0" w:firstLine="0"/>
              <w:jc w:val="left"/>
            </w:pPr>
            <w:r>
              <w:t>3.3</w:t>
            </w:r>
          </w:p>
        </w:tc>
      </w:tr>
      <w:tr w:rsidR="00250898" w14:paraId="3D326043" w14:textId="77777777">
        <w:trPr>
          <w:trHeight w:val="289"/>
        </w:trPr>
        <w:tc>
          <w:tcPr>
            <w:tcW w:w="3140" w:type="dxa"/>
            <w:tcBorders>
              <w:top w:val="nil"/>
              <w:left w:val="nil"/>
              <w:bottom w:val="nil"/>
              <w:right w:val="nil"/>
            </w:tcBorders>
          </w:tcPr>
          <w:p w14:paraId="7344E93D"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hirundo</w:t>
            </w:r>
            <w:proofErr w:type="spellEnd"/>
          </w:p>
        </w:tc>
        <w:tc>
          <w:tcPr>
            <w:tcW w:w="2559" w:type="dxa"/>
            <w:tcBorders>
              <w:top w:val="nil"/>
              <w:left w:val="nil"/>
              <w:bottom w:val="nil"/>
              <w:right w:val="nil"/>
            </w:tcBorders>
          </w:tcPr>
          <w:p w14:paraId="35B4B0DD" w14:textId="77777777" w:rsidR="00250898" w:rsidRDefault="00FD0452">
            <w:pPr>
              <w:spacing w:after="0" w:line="259" w:lineRule="auto"/>
              <w:ind w:left="0" w:firstLine="0"/>
              <w:jc w:val="left"/>
            </w:pPr>
            <w:r>
              <w:t xml:space="preserve">Common </w:t>
            </w:r>
            <w:proofErr w:type="spellStart"/>
            <w:r>
              <w:t>tern</w:t>
            </w:r>
            <w:proofErr w:type="spellEnd"/>
          </w:p>
        </w:tc>
        <w:tc>
          <w:tcPr>
            <w:tcW w:w="1146" w:type="dxa"/>
            <w:tcBorders>
              <w:top w:val="nil"/>
              <w:left w:val="nil"/>
              <w:bottom w:val="nil"/>
              <w:right w:val="nil"/>
            </w:tcBorders>
          </w:tcPr>
          <w:p w14:paraId="6FF1D0BE" w14:textId="77777777" w:rsidR="00250898" w:rsidRDefault="00FD0452">
            <w:pPr>
              <w:spacing w:after="0" w:line="259" w:lineRule="auto"/>
              <w:ind w:left="0" w:firstLine="0"/>
              <w:jc w:val="left"/>
            </w:pPr>
            <w:r>
              <w:t>2.9</w:t>
            </w:r>
          </w:p>
        </w:tc>
        <w:tc>
          <w:tcPr>
            <w:tcW w:w="1492" w:type="dxa"/>
            <w:tcBorders>
              <w:top w:val="nil"/>
              <w:left w:val="nil"/>
              <w:bottom w:val="nil"/>
              <w:right w:val="nil"/>
            </w:tcBorders>
          </w:tcPr>
          <w:p w14:paraId="2AE20DA6" w14:textId="77777777" w:rsidR="00250898" w:rsidRDefault="00250898">
            <w:pPr>
              <w:spacing w:after="160" w:line="259" w:lineRule="auto"/>
              <w:ind w:left="0" w:firstLine="0"/>
              <w:jc w:val="left"/>
            </w:pPr>
          </w:p>
        </w:tc>
      </w:tr>
      <w:tr w:rsidR="00250898" w14:paraId="751BDDD5" w14:textId="77777777">
        <w:trPr>
          <w:trHeight w:val="295"/>
        </w:trPr>
        <w:tc>
          <w:tcPr>
            <w:tcW w:w="3140" w:type="dxa"/>
            <w:tcBorders>
              <w:top w:val="nil"/>
              <w:left w:val="nil"/>
              <w:bottom w:val="single" w:sz="3" w:space="0" w:color="000000"/>
              <w:right w:val="nil"/>
            </w:tcBorders>
          </w:tcPr>
          <w:p w14:paraId="50A3C4B4" w14:textId="77777777" w:rsidR="00250898" w:rsidRDefault="00FD0452">
            <w:pPr>
              <w:spacing w:after="0" w:line="259" w:lineRule="auto"/>
              <w:ind w:left="120" w:firstLine="0"/>
              <w:jc w:val="left"/>
            </w:pPr>
            <w:proofErr w:type="spellStart"/>
            <w:r>
              <w:rPr>
                <w:i/>
              </w:rPr>
              <w:t>Sterna</w:t>
            </w:r>
            <w:proofErr w:type="spellEnd"/>
            <w:r>
              <w:rPr>
                <w:i/>
              </w:rPr>
              <w:t xml:space="preserve"> </w:t>
            </w:r>
            <w:proofErr w:type="spellStart"/>
            <w:r>
              <w:rPr>
                <w:i/>
              </w:rPr>
              <w:t>sandvicensis</w:t>
            </w:r>
            <w:proofErr w:type="spellEnd"/>
          </w:p>
        </w:tc>
        <w:tc>
          <w:tcPr>
            <w:tcW w:w="2559" w:type="dxa"/>
            <w:tcBorders>
              <w:top w:val="nil"/>
              <w:left w:val="nil"/>
              <w:bottom w:val="single" w:sz="3" w:space="0" w:color="000000"/>
              <w:right w:val="nil"/>
            </w:tcBorders>
          </w:tcPr>
          <w:p w14:paraId="35BE097A" w14:textId="77777777" w:rsidR="00250898" w:rsidRDefault="00FD0452">
            <w:pPr>
              <w:spacing w:after="0" w:line="259" w:lineRule="auto"/>
              <w:ind w:left="0" w:firstLine="0"/>
              <w:jc w:val="left"/>
            </w:pPr>
            <w:r>
              <w:t xml:space="preserve">Sandwich </w:t>
            </w:r>
            <w:proofErr w:type="spellStart"/>
            <w:r>
              <w:t>tern</w:t>
            </w:r>
            <w:proofErr w:type="spellEnd"/>
          </w:p>
        </w:tc>
        <w:tc>
          <w:tcPr>
            <w:tcW w:w="1146" w:type="dxa"/>
            <w:tcBorders>
              <w:top w:val="nil"/>
              <w:left w:val="nil"/>
              <w:bottom w:val="single" w:sz="3" w:space="0" w:color="000000"/>
              <w:right w:val="nil"/>
            </w:tcBorders>
          </w:tcPr>
          <w:p w14:paraId="567E703A" w14:textId="77777777" w:rsidR="00250898" w:rsidRDefault="00FD0452">
            <w:pPr>
              <w:spacing w:after="0" w:line="259" w:lineRule="auto"/>
              <w:ind w:left="0" w:firstLine="0"/>
              <w:jc w:val="left"/>
            </w:pPr>
            <w:r>
              <w:t>4.8</w:t>
            </w:r>
          </w:p>
        </w:tc>
        <w:tc>
          <w:tcPr>
            <w:tcW w:w="1492" w:type="dxa"/>
            <w:tcBorders>
              <w:top w:val="nil"/>
              <w:left w:val="nil"/>
              <w:bottom w:val="single" w:sz="3" w:space="0" w:color="000000"/>
              <w:right w:val="nil"/>
            </w:tcBorders>
          </w:tcPr>
          <w:p w14:paraId="4BA431EB" w14:textId="77777777" w:rsidR="00250898" w:rsidRDefault="00FD0452">
            <w:pPr>
              <w:spacing w:after="0" w:line="259" w:lineRule="auto"/>
              <w:ind w:left="0" w:firstLine="0"/>
              <w:jc w:val="left"/>
            </w:pPr>
            <w:r>
              <w:t>3.7</w:t>
            </w:r>
          </w:p>
        </w:tc>
      </w:tr>
    </w:tbl>
    <w:p w14:paraId="491A2FEF" w14:textId="77777777" w:rsidR="00250898" w:rsidRPr="000217F6" w:rsidRDefault="00FD0452">
      <w:pPr>
        <w:spacing w:after="424" w:line="256" w:lineRule="auto"/>
        <w:ind w:left="21" w:right="53" w:hanging="9"/>
        <w:rPr>
          <w:lang w:val="en-US"/>
        </w:rPr>
      </w:pPr>
      <w:commentRangeStart w:id="324"/>
      <w:r w:rsidRPr="000217F6">
        <w:rPr>
          <w:b/>
          <w:lang w:val="en-US"/>
        </w:rPr>
        <w:t xml:space="preserve">Table 3: Species and their associated vulnerability index. </w:t>
      </w:r>
      <w:r w:rsidRPr="000217F6">
        <w:rPr>
          <w:lang w:val="en-US"/>
        </w:rPr>
        <w:t>Blank space indicates no score for a species at a certain period due to its absence from the area.</w:t>
      </w:r>
      <w:commentRangeEnd w:id="324"/>
      <w:r w:rsidR="00B804AA">
        <w:rPr>
          <w:rStyle w:val="Marquedecommentaire"/>
        </w:rPr>
        <w:commentReference w:id="324"/>
      </w:r>
    </w:p>
    <w:p w14:paraId="175956AC" w14:textId="77777777" w:rsidR="00250898" w:rsidRPr="000217F6" w:rsidRDefault="00FD0452">
      <w:pPr>
        <w:pStyle w:val="Titre2"/>
        <w:tabs>
          <w:tab w:val="center" w:pos="4043"/>
        </w:tabs>
        <w:spacing w:after="207"/>
        <w:ind w:left="0" w:firstLine="0"/>
        <w:rPr>
          <w:lang w:val="en-US"/>
        </w:rPr>
      </w:pPr>
      <w:r w:rsidRPr="000217F6">
        <w:rPr>
          <w:lang w:val="en-US"/>
        </w:rPr>
        <w:t>2.3</w:t>
      </w:r>
      <w:r w:rsidRPr="000217F6">
        <w:rPr>
          <w:lang w:val="en-US"/>
        </w:rPr>
        <w:tab/>
        <w:t>Mapping seabirds’ vulnerability to wind farms</w:t>
      </w:r>
    </w:p>
    <w:p w14:paraId="595EB21D" w14:textId="77777777" w:rsidR="00250898" w:rsidRPr="000217F6" w:rsidRDefault="00FD0452">
      <w:pPr>
        <w:pStyle w:val="Titre3"/>
        <w:tabs>
          <w:tab w:val="center" w:pos="2093"/>
        </w:tabs>
        <w:ind w:left="0" w:firstLine="0"/>
        <w:rPr>
          <w:lang w:val="en-US"/>
        </w:rPr>
      </w:pPr>
      <w:r w:rsidRPr="000217F6">
        <w:rPr>
          <w:lang w:val="en-US"/>
        </w:rPr>
        <w:t>2.3.1</w:t>
      </w:r>
      <w:r w:rsidRPr="000217F6">
        <w:rPr>
          <w:lang w:val="en-US"/>
        </w:rPr>
        <w:tab/>
        <w:t>Vulnerability indexes</w:t>
      </w:r>
    </w:p>
    <w:p w14:paraId="20E3F421" w14:textId="77777777" w:rsidR="00250898" w:rsidRPr="000217F6" w:rsidRDefault="00FD0452">
      <w:pPr>
        <w:spacing w:after="27"/>
        <w:ind w:left="12" w:right="53" w:firstLine="0"/>
        <w:rPr>
          <w:lang w:val="en-US"/>
        </w:rPr>
      </w:pPr>
      <w:r w:rsidRPr="000217F6">
        <w:rPr>
          <w:lang w:val="en-US"/>
        </w:rPr>
        <w:t xml:space="preserve">Based on the results </w:t>
      </w:r>
      <w:commentRangeStart w:id="325"/>
      <w:r w:rsidRPr="000217F6">
        <w:rPr>
          <w:lang w:val="en-US"/>
        </w:rPr>
        <w:t xml:space="preserve">obtained with </w:t>
      </w:r>
      <w:commentRangeEnd w:id="325"/>
      <w:r w:rsidR="004E3D27">
        <w:rPr>
          <w:rStyle w:val="Marquedecommentaire"/>
        </w:rPr>
        <w:commentReference w:id="325"/>
      </w:r>
      <w:r w:rsidRPr="000217F6">
        <w:rPr>
          <w:lang w:val="en-US"/>
        </w:rPr>
        <w:t>occupancy and N-mixture models, we constructed a synthetic index to evaluate species risk to offshore wind farms integrating three main aspects of seabird vulnerability [50, 23]:</w:t>
      </w:r>
    </w:p>
    <w:p w14:paraId="6419578C" w14:textId="166C5F2A" w:rsidR="00250898" w:rsidRPr="000217F6" w:rsidRDefault="00FD0452">
      <w:pPr>
        <w:numPr>
          <w:ilvl w:val="0"/>
          <w:numId w:val="2"/>
        </w:numPr>
        <w:ind w:right="53" w:firstLine="351"/>
        <w:rPr>
          <w:lang w:val="en-US"/>
        </w:rPr>
      </w:pPr>
      <w:r w:rsidRPr="000217F6">
        <w:rPr>
          <w:b/>
          <w:lang w:val="en-US"/>
        </w:rPr>
        <w:t xml:space="preserve">Conservation Status (CS): </w:t>
      </w:r>
      <w:r w:rsidRPr="000217F6">
        <w:rPr>
          <w:lang w:val="en-US"/>
        </w:rPr>
        <w:t xml:space="preserve">Defined in </w:t>
      </w:r>
      <w:proofErr w:type="spellStart"/>
      <w:ins w:id="326" w:author="Valentin Lauret" w:date="2024-06-06T15:48:00Z">
        <w:r w:rsidR="00AD7067">
          <w:rPr>
            <w:lang w:val="en-US"/>
          </w:rPr>
          <w:t>écrire</w:t>
        </w:r>
        <w:proofErr w:type="spellEnd"/>
        <w:r w:rsidR="00AD7067">
          <w:rPr>
            <w:lang w:val="en-US"/>
          </w:rPr>
          <w:t xml:space="preserve"> les auteurs </w:t>
        </w:r>
      </w:ins>
      <w:r w:rsidRPr="000217F6">
        <w:rPr>
          <w:lang w:val="en-US"/>
        </w:rPr>
        <w:t xml:space="preserve">[79], this score combines species status and representativeness of French populations. Species status is based on the worst IUCN Red List rankings or population trends. Representativeness is measured by the percentage of the global population in France and on the Mediterranean coast. Different representativeness values are defined for the breeding and non-breeding periods as seabird </w:t>
      </w:r>
      <w:commentRangeStart w:id="327"/>
      <w:r w:rsidRPr="000217F6">
        <w:rPr>
          <w:lang w:val="en-US"/>
        </w:rPr>
        <w:t xml:space="preserve">distribution </w:t>
      </w:r>
      <w:commentRangeEnd w:id="327"/>
      <w:r w:rsidR="004E3D27">
        <w:rPr>
          <w:rStyle w:val="Marquedecommentaire"/>
        </w:rPr>
        <w:commentReference w:id="327"/>
      </w:r>
      <w:r w:rsidRPr="000217F6">
        <w:rPr>
          <w:lang w:val="en-US"/>
        </w:rPr>
        <w:t>can vary greatly between these periods [79, 3]. Representativeness and species are scored out of 10, and CS is the mean between these two scores.</w:t>
      </w:r>
    </w:p>
    <w:p w14:paraId="3B409397" w14:textId="77777777" w:rsidR="00250898" w:rsidRPr="000217F6" w:rsidRDefault="00FD0452">
      <w:pPr>
        <w:numPr>
          <w:ilvl w:val="0"/>
          <w:numId w:val="2"/>
        </w:numPr>
        <w:ind w:right="53" w:firstLine="351"/>
        <w:rPr>
          <w:lang w:val="en-US"/>
        </w:rPr>
      </w:pPr>
      <w:r w:rsidRPr="000217F6">
        <w:rPr>
          <w:b/>
          <w:lang w:val="en-US"/>
        </w:rPr>
        <w:t xml:space="preserve">Risk of Collision </w:t>
      </w:r>
      <w:r w:rsidRPr="000217F6">
        <w:rPr>
          <w:lang w:val="en-US"/>
        </w:rPr>
        <w:t>was evaluated with four criteria: the estimated percentage of time flying at blade height (Alt); flight maneuverability (Man); percentage of time spent flying (</w:t>
      </w:r>
      <w:proofErr w:type="spellStart"/>
      <w:r w:rsidRPr="000217F6">
        <w:rPr>
          <w:lang w:val="en-US"/>
        </w:rPr>
        <w:t>Ptf</w:t>
      </w:r>
      <w:proofErr w:type="spellEnd"/>
      <w:r w:rsidRPr="000217F6">
        <w:rPr>
          <w:lang w:val="en-US"/>
        </w:rPr>
        <w:t>); and a nocturnal Activity Score (</w:t>
      </w:r>
      <w:proofErr w:type="spellStart"/>
      <w:r w:rsidRPr="000217F6">
        <w:rPr>
          <w:lang w:val="en-US"/>
        </w:rPr>
        <w:t>Noc</w:t>
      </w:r>
      <w:proofErr w:type="spellEnd"/>
      <w:r w:rsidRPr="000217F6">
        <w:rPr>
          <w:lang w:val="en-US"/>
        </w:rPr>
        <w:t>).</w:t>
      </w:r>
    </w:p>
    <w:p w14:paraId="376AD9C1" w14:textId="77777777" w:rsidR="00250898" w:rsidRPr="000217F6" w:rsidRDefault="00FD0452">
      <w:pPr>
        <w:numPr>
          <w:ilvl w:val="0"/>
          <w:numId w:val="2"/>
        </w:numPr>
        <w:ind w:right="53" w:firstLine="351"/>
        <w:rPr>
          <w:lang w:val="en-US"/>
        </w:rPr>
      </w:pPr>
      <w:r w:rsidRPr="000217F6">
        <w:rPr>
          <w:b/>
          <w:lang w:val="en-US"/>
        </w:rPr>
        <w:lastRenderedPageBreak/>
        <w:t xml:space="preserve">Risk of Displacement </w:t>
      </w:r>
      <w:r w:rsidRPr="000217F6">
        <w:rPr>
          <w:lang w:val="en-US"/>
        </w:rPr>
        <w:t>was calculated using two criteria: the sensibility to disturbance by wind turbines, boats, and helicopters (Dis) and habitat specialization score (</w:t>
      </w:r>
      <w:proofErr w:type="spellStart"/>
      <w:r w:rsidRPr="000217F6">
        <w:rPr>
          <w:lang w:val="en-US"/>
        </w:rPr>
        <w:t>Spe</w:t>
      </w:r>
      <w:proofErr w:type="spellEnd"/>
      <w:r w:rsidRPr="000217F6">
        <w:rPr>
          <w:lang w:val="en-US"/>
        </w:rPr>
        <w:t>).</w:t>
      </w:r>
    </w:p>
    <w:p w14:paraId="1930890C" w14:textId="77777777" w:rsidR="00250898" w:rsidRPr="000217F6" w:rsidRDefault="00FD0452">
      <w:pPr>
        <w:spacing w:line="259" w:lineRule="auto"/>
        <w:ind w:left="379" w:right="53" w:firstLine="0"/>
        <w:rPr>
          <w:lang w:val="en-US"/>
        </w:rPr>
      </w:pPr>
      <w:r w:rsidRPr="000217F6">
        <w:rPr>
          <w:lang w:val="en-US"/>
        </w:rPr>
        <w:t>The vulnerability index was computed as follows [23]:</w:t>
      </w:r>
    </w:p>
    <w:p w14:paraId="76065338" w14:textId="03C7B3FC" w:rsidR="00250898" w:rsidRDefault="00FD0452">
      <w:pPr>
        <w:spacing w:after="424" w:line="259" w:lineRule="auto"/>
        <w:ind w:left="3072" w:firstLine="0"/>
        <w:jc w:val="left"/>
      </w:pPr>
      <w:r>
        <w:rPr>
          <w:noProof/>
        </w:rPr>
        <w:drawing>
          <wp:inline distT="0" distB="0" distL="0" distR="0" wp14:anchorId="457B0434" wp14:editId="1B5D23AC">
            <wp:extent cx="2081784" cy="905256"/>
            <wp:effectExtent l="0" t="0" r="0" b="0"/>
            <wp:docPr id="52665" name="Picture 52665"/>
            <wp:cNvGraphicFramePr/>
            <a:graphic xmlns:a="http://schemas.openxmlformats.org/drawingml/2006/main">
              <a:graphicData uri="http://schemas.openxmlformats.org/drawingml/2006/picture">
                <pic:pic xmlns:pic="http://schemas.openxmlformats.org/drawingml/2006/picture">
                  <pic:nvPicPr>
                    <pic:cNvPr id="52665" name="Picture 52665"/>
                    <pic:cNvPicPr/>
                  </pic:nvPicPr>
                  <pic:blipFill>
                    <a:blip r:embed="rId24"/>
                    <a:stretch>
                      <a:fillRect/>
                    </a:stretch>
                  </pic:blipFill>
                  <pic:spPr>
                    <a:xfrm>
                      <a:off x="0" y="0"/>
                      <a:ext cx="2081784" cy="905256"/>
                    </a:xfrm>
                    <a:prstGeom prst="rect">
                      <a:avLst/>
                    </a:prstGeom>
                  </pic:spPr>
                </pic:pic>
              </a:graphicData>
            </a:graphic>
          </wp:inline>
        </w:drawing>
      </w:r>
    </w:p>
    <w:p w14:paraId="6BB37E95" w14:textId="77777777" w:rsidR="00250898" w:rsidRPr="000217F6" w:rsidRDefault="00FD0452">
      <w:pPr>
        <w:spacing w:after="363"/>
        <w:ind w:left="379" w:right="53" w:firstLine="0"/>
        <w:rPr>
          <w:lang w:val="en-US"/>
        </w:rPr>
      </w:pPr>
      <w:r w:rsidRPr="000217F6">
        <w:rPr>
          <w:lang w:val="en-US"/>
        </w:rPr>
        <w:t>Vulnerability indexes for every species are indicated in Tab.3</w:t>
      </w:r>
    </w:p>
    <w:p w14:paraId="600C020E" w14:textId="77777777" w:rsidR="00250898" w:rsidRPr="000217F6" w:rsidRDefault="00FD0452">
      <w:pPr>
        <w:pStyle w:val="Titre3"/>
        <w:tabs>
          <w:tab w:val="center" w:pos="1965"/>
        </w:tabs>
        <w:ind w:left="0" w:firstLine="0"/>
        <w:rPr>
          <w:lang w:val="en-US"/>
        </w:rPr>
      </w:pPr>
      <w:r w:rsidRPr="000217F6">
        <w:rPr>
          <w:lang w:val="en-US"/>
        </w:rPr>
        <w:t>2.3.2</w:t>
      </w:r>
      <w:r w:rsidRPr="000217F6">
        <w:rPr>
          <w:lang w:val="en-US"/>
        </w:rPr>
        <w:tab/>
        <w:t>Vulnerability maps</w:t>
      </w:r>
    </w:p>
    <w:p w14:paraId="47B7AA87" w14:textId="77777777" w:rsidR="00250898" w:rsidRPr="000217F6" w:rsidRDefault="00FD0452">
      <w:pPr>
        <w:ind w:left="20" w:right="53" w:hanging="8"/>
        <w:rPr>
          <w:lang w:val="en-US"/>
        </w:rPr>
      </w:pPr>
      <w:r w:rsidRPr="000217F6">
        <w:rPr>
          <w:lang w:val="en-US"/>
        </w:rPr>
        <w:t>To create a single vulnerability map, all the maps were combined</w:t>
      </w:r>
      <w:del w:id="328" w:author="Coline CANONNE" w:date="2024-06-07T14:32:00Z">
        <w:r w:rsidRPr="000217F6" w:rsidDel="004E3D27">
          <w:rPr>
            <w:lang w:val="en-US"/>
          </w:rPr>
          <w:delText>,</w:delText>
        </w:r>
      </w:del>
      <w:r w:rsidRPr="000217F6">
        <w:rPr>
          <w:lang w:val="en-US"/>
        </w:rPr>
        <w:t xml:space="preserve"> using the vulnerability index as a weighting factor. With occupancy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was defined as:</w:t>
      </w:r>
    </w:p>
    <w:p w14:paraId="6C15D5E8" w14:textId="5088FDE9" w:rsidR="00250898" w:rsidRDefault="00FD0452">
      <w:pPr>
        <w:spacing w:after="215" w:line="259" w:lineRule="auto"/>
        <w:ind w:left="3392" w:firstLine="0"/>
        <w:jc w:val="left"/>
      </w:pPr>
      <w:r>
        <w:rPr>
          <w:noProof/>
        </w:rPr>
        <w:drawing>
          <wp:inline distT="0" distB="0" distL="0" distR="0" wp14:anchorId="5F2E3CB9" wp14:editId="0BDC6ABD">
            <wp:extent cx="1697736" cy="344424"/>
            <wp:effectExtent l="0" t="0" r="0" b="0"/>
            <wp:docPr id="52666" name="Picture 52666"/>
            <wp:cNvGraphicFramePr/>
            <a:graphic xmlns:a="http://schemas.openxmlformats.org/drawingml/2006/main">
              <a:graphicData uri="http://schemas.openxmlformats.org/drawingml/2006/picture">
                <pic:pic xmlns:pic="http://schemas.openxmlformats.org/drawingml/2006/picture">
                  <pic:nvPicPr>
                    <pic:cNvPr id="52666" name="Picture 52666"/>
                    <pic:cNvPicPr/>
                  </pic:nvPicPr>
                  <pic:blipFill>
                    <a:blip r:embed="rId25"/>
                    <a:stretch>
                      <a:fillRect/>
                    </a:stretch>
                  </pic:blipFill>
                  <pic:spPr>
                    <a:xfrm>
                      <a:off x="0" y="0"/>
                      <a:ext cx="1697736" cy="344424"/>
                    </a:xfrm>
                    <a:prstGeom prst="rect">
                      <a:avLst/>
                    </a:prstGeom>
                  </pic:spPr>
                </pic:pic>
              </a:graphicData>
            </a:graphic>
          </wp:inline>
        </w:drawing>
      </w:r>
    </w:p>
    <w:p w14:paraId="1CBC0F75" w14:textId="77777777" w:rsidR="00250898" w:rsidRPr="000217F6" w:rsidRDefault="00FD0452">
      <w:pPr>
        <w:spacing w:after="123" w:line="259" w:lineRule="auto"/>
        <w:ind w:left="379" w:right="53" w:firstLine="0"/>
        <w:rPr>
          <w:lang w:val="en-US"/>
        </w:rPr>
      </w:pPr>
      <w:r w:rsidRPr="000217F6">
        <w:rPr>
          <w:lang w:val="en-US"/>
        </w:rPr>
        <w:t xml:space="preserve">where </w:t>
      </w:r>
      <w:r>
        <w:rPr>
          <w:i/>
        </w:rPr>
        <w:t>ψ</w:t>
      </w:r>
      <w:proofErr w:type="spellStart"/>
      <w:proofErr w:type="gramStart"/>
      <w:r w:rsidRPr="000217F6">
        <w:rPr>
          <w:i/>
          <w:vertAlign w:val="subscript"/>
          <w:lang w:val="en-US"/>
        </w:rPr>
        <w:t>j,sp</w:t>
      </w:r>
      <w:proofErr w:type="gramEnd"/>
      <w:r w:rsidRPr="000217F6">
        <w:rPr>
          <w:i/>
          <w:vertAlign w:val="subscript"/>
          <w:lang w:val="en-US"/>
        </w:rPr>
        <w:t>,S</w:t>
      </w:r>
      <w:proofErr w:type="spellEnd"/>
      <w:r w:rsidRPr="000217F6">
        <w:rPr>
          <w:i/>
          <w:vertAlign w:val="subscript"/>
          <w:lang w:val="en-US"/>
        </w:rPr>
        <w:t xml:space="preserve"> </w:t>
      </w:r>
      <w:r w:rsidRPr="000217F6">
        <w:rPr>
          <w:lang w:val="en-US"/>
        </w:rPr>
        <w:t xml:space="preserve">represents the space-use probability of site </w:t>
      </w:r>
      <w:r w:rsidRPr="000217F6">
        <w:rPr>
          <w:i/>
          <w:lang w:val="en-US"/>
        </w:rPr>
        <w:t xml:space="preserve">j </w:t>
      </w:r>
      <w:r w:rsidRPr="000217F6">
        <w:rPr>
          <w:lang w:val="en-US"/>
        </w:rPr>
        <w:t xml:space="preserve">by species </w:t>
      </w:r>
      <w:proofErr w:type="spellStart"/>
      <w:r w:rsidRPr="000217F6">
        <w:rPr>
          <w:i/>
          <w:lang w:val="en-US"/>
        </w:rPr>
        <w:t>sp</w:t>
      </w:r>
      <w:proofErr w:type="spellEnd"/>
      <w:r w:rsidRPr="000217F6">
        <w:rPr>
          <w:i/>
          <w:lang w:val="en-US"/>
        </w:rPr>
        <w:t xml:space="preserve"> </w:t>
      </w:r>
      <w:r w:rsidRPr="000217F6">
        <w:rPr>
          <w:lang w:val="en-US"/>
        </w:rPr>
        <w:t xml:space="preserve">during season </w:t>
      </w:r>
      <w:r w:rsidRPr="000217F6">
        <w:rPr>
          <w:i/>
          <w:lang w:val="en-US"/>
        </w:rPr>
        <w:t>S</w:t>
      </w:r>
      <w:r w:rsidRPr="000217F6">
        <w:rPr>
          <w:lang w:val="en-US"/>
        </w:rPr>
        <w:t>.</w:t>
      </w:r>
    </w:p>
    <w:p w14:paraId="75A9BDD0" w14:textId="77777777" w:rsidR="00250898" w:rsidRDefault="00FD0452">
      <w:pPr>
        <w:spacing w:after="37"/>
        <w:ind w:left="12" w:right="53" w:firstLine="351"/>
      </w:pPr>
      <w:r w:rsidRPr="000217F6">
        <w:rPr>
          <w:lang w:val="en-US"/>
        </w:rPr>
        <w:t xml:space="preserve">With abundance maps, the seasonal seabird vulnerability </w:t>
      </w:r>
      <w:r w:rsidRPr="000217F6">
        <w:rPr>
          <w:i/>
          <w:lang w:val="en-US"/>
        </w:rPr>
        <w:t xml:space="preserve">SV </w:t>
      </w:r>
      <w:r w:rsidRPr="000217F6">
        <w:rPr>
          <w:lang w:val="en-US"/>
        </w:rPr>
        <w:t xml:space="preserve">at site </w:t>
      </w:r>
      <w:r w:rsidRPr="000217F6">
        <w:rPr>
          <w:i/>
          <w:lang w:val="en-US"/>
        </w:rPr>
        <w:t xml:space="preserve">j </w:t>
      </w:r>
      <w:r w:rsidRPr="000217F6">
        <w:rPr>
          <w:lang w:val="en-US"/>
        </w:rPr>
        <w:t xml:space="preserve">and season </w:t>
      </w:r>
      <w:r w:rsidRPr="000217F6">
        <w:rPr>
          <w:i/>
          <w:lang w:val="en-US"/>
        </w:rPr>
        <w:t xml:space="preserve">S </w:t>
      </w:r>
      <w:r w:rsidRPr="000217F6">
        <w:rPr>
          <w:lang w:val="en-US"/>
        </w:rPr>
        <w:t xml:space="preserve">was defined following Bradbury et al. </w:t>
      </w:r>
      <w:r>
        <w:t>(2014) [50]:</w:t>
      </w:r>
    </w:p>
    <w:p w14:paraId="0BE3CB41" w14:textId="76BD1520" w:rsidR="00250898" w:rsidRDefault="00FD0452">
      <w:pPr>
        <w:spacing w:after="211" w:line="259" w:lineRule="auto"/>
        <w:ind w:left="2912" w:firstLine="0"/>
        <w:jc w:val="left"/>
      </w:pPr>
      <w:r>
        <w:rPr>
          <w:noProof/>
        </w:rPr>
        <w:drawing>
          <wp:inline distT="0" distB="0" distL="0" distR="0" wp14:anchorId="21F78CDC" wp14:editId="30E3903E">
            <wp:extent cx="2282952" cy="344424"/>
            <wp:effectExtent l="0" t="0" r="0" b="0"/>
            <wp:docPr id="52667" name="Picture 52667"/>
            <wp:cNvGraphicFramePr/>
            <a:graphic xmlns:a="http://schemas.openxmlformats.org/drawingml/2006/main">
              <a:graphicData uri="http://schemas.openxmlformats.org/drawingml/2006/picture">
                <pic:pic xmlns:pic="http://schemas.openxmlformats.org/drawingml/2006/picture">
                  <pic:nvPicPr>
                    <pic:cNvPr id="52667" name="Picture 52667"/>
                    <pic:cNvPicPr/>
                  </pic:nvPicPr>
                  <pic:blipFill>
                    <a:blip r:embed="rId26"/>
                    <a:stretch>
                      <a:fillRect/>
                    </a:stretch>
                  </pic:blipFill>
                  <pic:spPr>
                    <a:xfrm>
                      <a:off x="0" y="0"/>
                      <a:ext cx="2282952" cy="344424"/>
                    </a:xfrm>
                    <a:prstGeom prst="rect">
                      <a:avLst/>
                    </a:prstGeom>
                  </pic:spPr>
                </pic:pic>
              </a:graphicData>
            </a:graphic>
          </wp:inline>
        </w:drawing>
      </w:r>
    </w:p>
    <w:p w14:paraId="3CF9254D" w14:textId="77777777" w:rsidR="00250898" w:rsidRPr="000217F6" w:rsidRDefault="00FD0452">
      <w:pPr>
        <w:spacing w:after="71" w:line="259" w:lineRule="auto"/>
        <w:ind w:left="10" w:right="58" w:hanging="10"/>
        <w:jc w:val="right"/>
        <w:rPr>
          <w:lang w:val="en-US"/>
        </w:rPr>
      </w:pPr>
      <w:r w:rsidRPr="000217F6">
        <w:rPr>
          <w:lang w:val="en-US"/>
        </w:rPr>
        <w:t>These calculations were performed for the breeding (B) and non-breeding (NB) seasons.</w:t>
      </w:r>
    </w:p>
    <w:p w14:paraId="3D18C6A7" w14:textId="77777777" w:rsidR="00250898" w:rsidRPr="000217F6" w:rsidRDefault="00FD0452">
      <w:pPr>
        <w:spacing w:after="438"/>
        <w:ind w:left="12" w:right="53" w:firstLine="0"/>
        <w:rPr>
          <w:lang w:val="en-US"/>
        </w:rPr>
      </w:pPr>
      <w:r w:rsidRPr="000217F6">
        <w:rPr>
          <w:lang w:val="en-US"/>
        </w:rPr>
        <w:t>The final vulnerability map was obtained by averaging the two seasonal maps at each site:</w:t>
      </w:r>
    </w:p>
    <w:p w14:paraId="7A89B9AC" w14:textId="77777777" w:rsidR="00250898" w:rsidRPr="000217F6" w:rsidRDefault="00FD0452">
      <w:pPr>
        <w:spacing w:after="250" w:line="259" w:lineRule="auto"/>
        <w:ind w:left="10" w:right="73" w:hanging="10"/>
        <w:jc w:val="center"/>
        <w:rPr>
          <w:lang w:val="en-US"/>
        </w:rPr>
      </w:pP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xml:space="preserve">= </w:t>
      </w:r>
      <w:proofErr w:type="gramStart"/>
      <w:r w:rsidRPr="000217F6">
        <w:rPr>
          <w:lang w:val="en-US"/>
        </w:rPr>
        <w:t>mean(</w:t>
      </w:r>
      <w:proofErr w:type="gramEnd"/>
      <w:r w:rsidRPr="000217F6">
        <w:rPr>
          <w:i/>
          <w:lang w:val="en-US"/>
        </w:rPr>
        <w:t>SV</w:t>
      </w:r>
      <w:r w:rsidRPr="000217F6">
        <w:rPr>
          <w:i/>
          <w:vertAlign w:val="subscript"/>
          <w:lang w:val="en-US"/>
        </w:rPr>
        <w:t>B</w:t>
      </w:r>
      <w:r w:rsidRPr="000217F6">
        <w:rPr>
          <w:i/>
          <w:lang w:val="en-US"/>
        </w:rPr>
        <w:t>,SV</w:t>
      </w:r>
      <w:r w:rsidRPr="000217F6">
        <w:rPr>
          <w:i/>
          <w:vertAlign w:val="subscript"/>
          <w:lang w:val="en-US"/>
        </w:rPr>
        <w:t>NB</w:t>
      </w:r>
      <w:r w:rsidRPr="000217F6">
        <w:rPr>
          <w:lang w:val="en-US"/>
        </w:rPr>
        <w:t>)</w:t>
      </w:r>
    </w:p>
    <w:p w14:paraId="10A506DB" w14:textId="400CE9C2" w:rsidR="00250898" w:rsidRPr="000217F6" w:rsidRDefault="00FD0452">
      <w:pPr>
        <w:spacing w:after="583"/>
        <w:ind w:left="12" w:right="53" w:firstLine="357"/>
        <w:rPr>
          <w:lang w:val="en-US"/>
        </w:rPr>
      </w:pPr>
      <w:r w:rsidRPr="000217F6">
        <w:rPr>
          <w:lang w:val="en-US"/>
        </w:rPr>
        <w:t>This approach ensured that both breeding and non-breeding seasons contribute</w:t>
      </w:r>
      <w:ins w:id="329" w:author="Coline CANONNE" w:date="2024-06-07T14:33:00Z">
        <w:r w:rsidR="004E3D27">
          <w:rPr>
            <w:lang w:val="en-US"/>
          </w:rPr>
          <w:t>d</w:t>
        </w:r>
      </w:ins>
      <w:r w:rsidRPr="000217F6">
        <w:rPr>
          <w:lang w:val="en-US"/>
        </w:rPr>
        <w:t xml:space="preserve"> to the overall assessment of seabird </w:t>
      </w:r>
      <w:commentRangeStart w:id="330"/>
      <w:r w:rsidRPr="000217F6">
        <w:rPr>
          <w:lang w:val="en-US"/>
        </w:rPr>
        <w:t>sensitivity</w:t>
      </w:r>
      <w:commentRangeEnd w:id="330"/>
      <w:r w:rsidR="004E3D27">
        <w:rPr>
          <w:rStyle w:val="Marquedecommentaire"/>
        </w:rPr>
        <w:commentReference w:id="330"/>
      </w:r>
      <w:r w:rsidRPr="000217F6">
        <w:rPr>
          <w:lang w:val="en-US"/>
        </w:rPr>
        <w:t xml:space="preserve">. </w:t>
      </w:r>
      <w:proofErr w:type="spellStart"/>
      <w:r w:rsidRPr="000217F6">
        <w:rPr>
          <w:i/>
          <w:lang w:val="en-US"/>
        </w:rPr>
        <w:t>SV</w:t>
      </w:r>
      <w:r w:rsidRPr="000217F6">
        <w:rPr>
          <w:i/>
          <w:vertAlign w:val="subscript"/>
          <w:lang w:val="en-US"/>
        </w:rPr>
        <w:t>tot</w:t>
      </w:r>
      <w:proofErr w:type="spellEnd"/>
      <w:r w:rsidRPr="000217F6">
        <w:rPr>
          <w:i/>
          <w:vertAlign w:val="subscript"/>
          <w:lang w:val="en-US"/>
        </w:rPr>
        <w:t xml:space="preserve"> </w:t>
      </w:r>
      <w:r w:rsidRPr="000217F6">
        <w:rPr>
          <w:lang w:val="en-US"/>
        </w:rPr>
        <w:t xml:space="preserve">was then centered-reduced to obtain a relative vulnerability score over the entire study area. The mean of relative vulnerability was 0, </w:t>
      </w:r>
      <w:ins w:id="331" w:author="Coline CANONNE" w:date="2024-06-07T14:34:00Z">
        <w:r w:rsidR="004E3D27">
          <w:rPr>
            <w:lang w:val="en-US"/>
          </w:rPr>
          <w:t xml:space="preserve">with </w:t>
        </w:r>
      </w:ins>
      <w:r w:rsidRPr="000217F6">
        <w:rPr>
          <w:lang w:val="en-US"/>
        </w:rPr>
        <w:t>positive values indicat</w:t>
      </w:r>
      <w:ins w:id="332" w:author="Coline CANONNE" w:date="2024-06-07T14:34:00Z">
        <w:r w:rsidR="004E3D27">
          <w:rPr>
            <w:lang w:val="en-US"/>
          </w:rPr>
          <w:t>ing</w:t>
        </w:r>
      </w:ins>
      <w:del w:id="333" w:author="Coline CANONNE" w:date="2024-06-07T14:34:00Z">
        <w:r w:rsidRPr="000217F6" w:rsidDel="004E3D27">
          <w:rPr>
            <w:lang w:val="en-US"/>
          </w:rPr>
          <w:delText>ed</w:delText>
        </w:r>
      </w:del>
      <w:r w:rsidRPr="000217F6">
        <w:rPr>
          <w:lang w:val="en-US"/>
        </w:rPr>
        <w:t xml:space="preserve"> areas with higher vulnerability and negative values indicat</w:t>
      </w:r>
      <w:ins w:id="334" w:author="Coline CANONNE" w:date="2024-06-07T14:34:00Z">
        <w:r w:rsidR="004E3D27">
          <w:rPr>
            <w:lang w:val="en-US"/>
          </w:rPr>
          <w:t>ing</w:t>
        </w:r>
      </w:ins>
      <w:del w:id="335" w:author="Coline CANONNE" w:date="2024-06-07T14:34:00Z">
        <w:r w:rsidRPr="000217F6" w:rsidDel="004E3D27">
          <w:rPr>
            <w:lang w:val="en-US"/>
          </w:rPr>
          <w:delText>ed</w:delText>
        </w:r>
      </w:del>
      <w:r w:rsidRPr="000217F6">
        <w:rPr>
          <w:lang w:val="en-US"/>
        </w:rPr>
        <w:t xml:space="preserve"> </w:t>
      </w:r>
      <w:commentRangeStart w:id="336"/>
      <w:r w:rsidRPr="000217F6">
        <w:rPr>
          <w:lang w:val="en-US"/>
        </w:rPr>
        <w:t xml:space="preserve">locations </w:t>
      </w:r>
      <w:commentRangeEnd w:id="336"/>
      <w:r w:rsidR="004E3D27">
        <w:rPr>
          <w:rStyle w:val="Marquedecommentaire"/>
        </w:rPr>
        <w:commentReference w:id="336"/>
      </w:r>
      <w:r w:rsidRPr="000217F6">
        <w:rPr>
          <w:lang w:val="en-US"/>
        </w:rPr>
        <w:t>with lower risk.</w:t>
      </w:r>
    </w:p>
    <w:p w14:paraId="2604AD57" w14:textId="77777777" w:rsidR="00250898" w:rsidRPr="000217F6" w:rsidRDefault="00FD0452">
      <w:pPr>
        <w:pStyle w:val="Titre1"/>
        <w:tabs>
          <w:tab w:val="center" w:pos="1231"/>
        </w:tabs>
        <w:ind w:left="0" w:firstLine="0"/>
        <w:rPr>
          <w:lang w:val="en-US"/>
        </w:rPr>
      </w:pPr>
      <w:r w:rsidRPr="000217F6">
        <w:rPr>
          <w:lang w:val="en-US"/>
        </w:rPr>
        <w:t>3</w:t>
      </w:r>
      <w:r w:rsidRPr="000217F6">
        <w:rPr>
          <w:lang w:val="en-US"/>
        </w:rPr>
        <w:tab/>
        <w:t>Results</w:t>
      </w:r>
    </w:p>
    <w:p w14:paraId="1C7ABBC6" w14:textId="07B1A61A" w:rsidR="00250898" w:rsidRPr="000217F6" w:rsidRDefault="00FD0452">
      <w:pPr>
        <w:ind w:left="21" w:right="53" w:hanging="9"/>
        <w:rPr>
          <w:lang w:val="en-US"/>
        </w:rPr>
      </w:pPr>
      <w:r w:rsidRPr="000217F6">
        <w:rPr>
          <w:lang w:val="en-US"/>
        </w:rPr>
        <w:t xml:space="preserve">All models </w:t>
      </w:r>
      <w:del w:id="337" w:author="Coline CANONNE" w:date="2024-06-07T14:35:00Z">
        <w:r w:rsidRPr="000217F6" w:rsidDel="004E3D27">
          <w:rPr>
            <w:lang w:val="en-US"/>
          </w:rPr>
          <w:delText xml:space="preserve">were able to </w:delText>
        </w:r>
      </w:del>
      <w:r w:rsidRPr="000217F6">
        <w:rPr>
          <w:lang w:val="en-US"/>
        </w:rPr>
        <w:t xml:space="preserve">effectively </w:t>
      </w:r>
      <w:del w:id="338" w:author="Coline CANONNE" w:date="2024-06-07T14:36:00Z">
        <w:r w:rsidRPr="000217F6" w:rsidDel="004E3D27">
          <w:rPr>
            <w:lang w:val="en-US"/>
          </w:rPr>
          <w:delText xml:space="preserve">differentiate </w:delText>
        </w:r>
      </w:del>
      <w:ins w:id="339" w:author="Coline CANONNE" w:date="2024-06-07T14:36:00Z">
        <w:r w:rsidR="004E3D27">
          <w:rPr>
            <w:lang w:val="en-US"/>
          </w:rPr>
          <w:t>discriminated</w:t>
        </w:r>
        <w:r w:rsidR="004E3D27" w:rsidRPr="000217F6">
          <w:rPr>
            <w:lang w:val="en-US"/>
          </w:rPr>
          <w:t xml:space="preserve"> </w:t>
        </w:r>
      </w:ins>
      <w:r w:rsidRPr="000217F6">
        <w:rPr>
          <w:lang w:val="en-US"/>
        </w:rPr>
        <w:t>between less used and most used areas</w:t>
      </w:r>
      <w:ins w:id="340" w:author="Coline CANONNE" w:date="2024-06-07T14:36:00Z">
        <w:r w:rsidR="004E3D27">
          <w:rPr>
            <w:lang w:val="en-US"/>
          </w:rPr>
          <w:t xml:space="preserve"> and showed</w:t>
        </w:r>
      </w:ins>
      <w:del w:id="341" w:author="Coline CANONNE" w:date="2024-06-07T14:36:00Z">
        <w:r w:rsidRPr="000217F6" w:rsidDel="004E3D27">
          <w:rPr>
            <w:lang w:val="en-US"/>
          </w:rPr>
          <w:delText xml:space="preserve">, showing </w:delText>
        </w:r>
      </w:del>
      <w:ins w:id="342" w:author="Coline CANONNE" w:date="2024-06-07T14:36:00Z">
        <w:r w:rsidR="004E3D27">
          <w:rPr>
            <w:lang w:val="en-US"/>
          </w:rPr>
          <w:t xml:space="preserve"> </w:t>
        </w:r>
      </w:ins>
      <w:r w:rsidRPr="000217F6">
        <w:rPr>
          <w:lang w:val="en-US"/>
        </w:rPr>
        <w:t xml:space="preserve">good concordance with observable patterns in the data. The models selected after the model selection process are summarized in Appendix X, Table X. Models that included spatial autocorrelation resulted in low predictive performance and </w:t>
      </w:r>
      <w:r w:rsidRPr="000217F6">
        <w:rPr>
          <w:lang w:val="en-US"/>
        </w:rPr>
        <w:lastRenderedPageBreak/>
        <w:t xml:space="preserve">overfitting, </w:t>
      </w:r>
      <w:ins w:id="343" w:author="Coline CANONNE" w:date="2024-06-07T14:37:00Z">
        <w:r w:rsidR="004E3D27">
          <w:rPr>
            <w:lang w:val="en-US"/>
          </w:rPr>
          <w:t xml:space="preserve">hence, </w:t>
        </w:r>
      </w:ins>
      <w:r w:rsidRPr="000217F6">
        <w:rPr>
          <w:lang w:val="en-US"/>
        </w:rPr>
        <w:t xml:space="preserve">none of the </w:t>
      </w:r>
      <w:del w:id="344" w:author="Coline CANONNE" w:date="2024-06-07T14:37:00Z">
        <w:r w:rsidRPr="000217F6" w:rsidDel="004E3D27">
          <w:rPr>
            <w:lang w:val="en-US"/>
          </w:rPr>
          <w:delText xml:space="preserve">final </w:delText>
        </w:r>
      </w:del>
      <w:ins w:id="345" w:author="Coline CANONNE" w:date="2024-06-07T14:37:00Z">
        <w:r w:rsidR="004E3D27">
          <w:rPr>
            <w:lang w:val="en-US"/>
          </w:rPr>
          <w:t>selected</w:t>
        </w:r>
        <w:r w:rsidR="004E3D27" w:rsidRPr="000217F6">
          <w:rPr>
            <w:lang w:val="en-US"/>
          </w:rPr>
          <w:t xml:space="preserve"> </w:t>
        </w:r>
      </w:ins>
      <w:r w:rsidRPr="000217F6">
        <w:rPr>
          <w:lang w:val="en-US"/>
        </w:rPr>
        <w:t>model</w:t>
      </w:r>
      <w:ins w:id="346" w:author="Coline CANONNE" w:date="2024-06-07T14:36:00Z">
        <w:r w:rsidR="004E3D27">
          <w:rPr>
            <w:lang w:val="en-US"/>
          </w:rPr>
          <w:t>s</w:t>
        </w:r>
      </w:ins>
      <w:r w:rsidRPr="000217F6">
        <w:rPr>
          <w:lang w:val="en-US"/>
        </w:rPr>
        <w:t xml:space="preserve"> </w:t>
      </w:r>
      <w:del w:id="347" w:author="Coline CANONNE" w:date="2024-06-07T14:36:00Z">
        <w:r w:rsidRPr="000217F6" w:rsidDel="004E3D27">
          <w:rPr>
            <w:lang w:val="en-US"/>
          </w:rPr>
          <w:delText xml:space="preserve">incorporate </w:delText>
        </w:r>
      </w:del>
      <w:ins w:id="348" w:author="Coline CANONNE" w:date="2024-06-07T14:36:00Z">
        <w:r w:rsidR="004E3D27">
          <w:rPr>
            <w:lang w:val="en-US"/>
          </w:rPr>
          <w:t>included</w:t>
        </w:r>
        <w:r w:rsidR="004E3D27" w:rsidRPr="000217F6">
          <w:rPr>
            <w:lang w:val="en-US"/>
          </w:rPr>
          <w:t xml:space="preserve"> </w:t>
        </w:r>
      </w:ins>
      <w:r w:rsidRPr="000217F6">
        <w:rPr>
          <w:lang w:val="en-US"/>
        </w:rPr>
        <w:t>a spatial autocorrelation structure.</w:t>
      </w:r>
    </w:p>
    <w:p w14:paraId="2B825440" w14:textId="17A43FAE" w:rsidR="00250898" w:rsidRPr="000217F6" w:rsidRDefault="00FD0452">
      <w:pPr>
        <w:spacing w:after="449"/>
        <w:ind w:left="12" w:right="53" w:firstLine="360"/>
        <w:rPr>
          <w:lang w:val="en-US"/>
        </w:rPr>
      </w:pPr>
      <w:r w:rsidRPr="000217F6">
        <w:rPr>
          <w:lang w:val="en-US"/>
        </w:rPr>
        <w:t xml:space="preserve">The results </w:t>
      </w:r>
      <w:del w:id="349" w:author="Coline CANONNE" w:date="2024-06-07T14:37:00Z">
        <w:r w:rsidRPr="000217F6" w:rsidDel="004E3D27">
          <w:rPr>
            <w:lang w:val="en-US"/>
          </w:rPr>
          <w:delText xml:space="preserve">for </w:delText>
        </w:r>
      </w:del>
      <w:ins w:id="350" w:author="Coline CANONNE" w:date="2024-06-07T14:37:00Z">
        <w:r w:rsidR="004E3D27">
          <w:rPr>
            <w:lang w:val="en-US"/>
          </w:rPr>
          <w:t>of the</w:t>
        </w:r>
        <w:r w:rsidR="004E3D27" w:rsidRPr="000217F6">
          <w:rPr>
            <w:lang w:val="en-US"/>
          </w:rPr>
          <w:t xml:space="preserve"> </w:t>
        </w:r>
      </w:ins>
      <w:r w:rsidRPr="000217F6">
        <w:rPr>
          <w:lang w:val="en-US"/>
        </w:rPr>
        <w:t xml:space="preserve">occupancy and N-mixture models are presented </w:t>
      </w:r>
      <w:ins w:id="351" w:author="Coline CANONNE" w:date="2024-06-07T14:38:00Z">
        <w:r w:rsidR="004E3D27">
          <w:rPr>
            <w:lang w:val="en-US"/>
          </w:rPr>
          <w:t xml:space="preserve">hereafter </w:t>
        </w:r>
      </w:ins>
      <w:r w:rsidRPr="000217F6">
        <w:rPr>
          <w:lang w:val="en-US"/>
        </w:rPr>
        <w:t xml:space="preserve">for four </w:t>
      </w:r>
      <w:del w:id="352" w:author="Coline CANONNE" w:date="2024-06-07T14:38:00Z">
        <w:r w:rsidRPr="000217F6" w:rsidDel="004E3D27">
          <w:rPr>
            <w:lang w:val="en-US"/>
          </w:rPr>
          <w:delText xml:space="preserve">representative </w:delText>
        </w:r>
      </w:del>
      <w:r w:rsidRPr="000217F6">
        <w:rPr>
          <w:lang w:val="en-US"/>
        </w:rPr>
        <w:t xml:space="preserve">species representative of </w:t>
      </w:r>
      <w:del w:id="353" w:author="Coline CANONNE" w:date="2024-06-07T14:38:00Z">
        <w:r w:rsidRPr="000217F6" w:rsidDel="004E3D27">
          <w:rPr>
            <w:lang w:val="en-US"/>
          </w:rPr>
          <w:delText xml:space="preserve">the </w:delText>
        </w:r>
      </w:del>
      <w:ins w:id="354" w:author="Coline CANONNE" w:date="2024-06-07T14:38:00Z">
        <w:r w:rsidR="004E3D27">
          <w:rPr>
            <w:lang w:val="en-US"/>
          </w:rPr>
          <w:t xml:space="preserve">the </w:t>
        </w:r>
      </w:ins>
      <w:r w:rsidRPr="000217F6">
        <w:rPr>
          <w:lang w:val="en-US"/>
        </w:rPr>
        <w:t xml:space="preserve">pattern variations: Common Tern and Little Gull in Table 2, and Yellow-legged Gull and Small Shearwaters in Table 3. Results for </w:t>
      </w:r>
      <w:del w:id="355" w:author="Coline CANONNE" w:date="2024-06-07T14:38:00Z">
        <w:r w:rsidRPr="000217F6" w:rsidDel="004E3D27">
          <w:rPr>
            <w:lang w:val="en-US"/>
          </w:rPr>
          <w:delText xml:space="preserve">other </w:delText>
        </w:r>
      </w:del>
      <w:ins w:id="356" w:author="Coline CANONNE" w:date="2024-06-07T14:38:00Z">
        <w:r w:rsidR="004E3D27">
          <w:rPr>
            <w:lang w:val="en-US"/>
          </w:rPr>
          <w:t>all</w:t>
        </w:r>
        <w:r w:rsidR="004E3D27" w:rsidRPr="000217F6">
          <w:rPr>
            <w:lang w:val="en-US"/>
          </w:rPr>
          <w:t xml:space="preserve"> </w:t>
        </w:r>
      </w:ins>
      <w:r w:rsidRPr="000217F6">
        <w:rPr>
          <w:lang w:val="en-US"/>
        </w:rPr>
        <w:t>species are provided in Appendi</w:t>
      </w:r>
      <w:ins w:id="357" w:author="Coline CANONNE" w:date="2024-06-07T14:39:00Z">
        <w:r w:rsidR="004E3D27">
          <w:rPr>
            <w:lang w:val="en-US"/>
          </w:rPr>
          <w:t>ces</w:t>
        </w:r>
      </w:ins>
      <w:del w:id="358" w:author="Coline CANONNE" w:date="2024-06-07T14:39:00Z">
        <w:r w:rsidRPr="000217F6" w:rsidDel="004E3D27">
          <w:rPr>
            <w:lang w:val="en-US"/>
          </w:rPr>
          <w:delText>x</w:delText>
        </w:r>
      </w:del>
      <w:r w:rsidRPr="000217F6">
        <w:rPr>
          <w:lang w:val="en-US"/>
        </w:rPr>
        <w:t xml:space="preserve"> B and C.</w:t>
      </w:r>
    </w:p>
    <w:p w14:paraId="41E6F35E" w14:textId="77777777" w:rsidR="00250898" w:rsidRPr="000217F6" w:rsidRDefault="00FD0452">
      <w:pPr>
        <w:pStyle w:val="Titre2"/>
        <w:tabs>
          <w:tab w:val="center" w:pos="4976"/>
        </w:tabs>
        <w:spacing w:after="68"/>
        <w:ind w:left="0" w:firstLine="0"/>
        <w:rPr>
          <w:lang w:val="en-US"/>
        </w:rPr>
      </w:pPr>
      <w:r w:rsidRPr="000217F6">
        <w:rPr>
          <w:lang w:val="en-US"/>
        </w:rPr>
        <w:t>3.1</w:t>
      </w:r>
      <w:r w:rsidRPr="000217F6">
        <w:rPr>
          <w:lang w:val="en-US"/>
        </w:rPr>
        <w:tab/>
        <w:t xml:space="preserve">Comparison of seabird </w:t>
      </w:r>
      <w:commentRangeStart w:id="359"/>
      <w:commentRangeStart w:id="360"/>
      <w:r w:rsidRPr="000217F6">
        <w:rPr>
          <w:lang w:val="en-US"/>
        </w:rPr>
        <w:t>occurrence and abundance modeling</w:t>
      </w:r>
      <w:commentRangeEnd w:id="359"/>
      <w:r w:rsidR="00AD7067">
        <w:rPr>
          <w:rStyle w:val="Marquedecommentaire"/>
          <w:b w:val="0"/>
        </w:rPr>
        <w:commentReference w:id="359"/>
      </w:r>
      <w:commentRangeEnd w:id="360"/>
      <w:r w:rsidR="00566ACF">
        <w:rPr>
          <w:rStyle w:val="Marquedecommentaire"/>
          <w:b w:val="0"/>
        </w:rPr>
        <w:commentReference w:id="360"/>
      </w:r>
    </w:p>
    <w:p w14:paraId="54132800" w14:textId="2C2A9518" w:rsidR="00250898" w:rsidRDefault="00FD0452">
      <w:pPr>
        <w:spacing w:after="249" w:line="259" w:lineRule="auto"/>
        <w:ind w:left="27" w:firstLine="0"/>
        <w:jc w:val="left"/>
      </w:pPr>
      <w:r>
        <w:rPr>
          <w:rFonts w:ascii="Calibri" w:eastAsia="Calibri" w:hAnsi="Calibri" w:cs="Calibri"/>
          <w:noProof/>
          <w:sz w:val="22"/>
        </w:rPr>
        <mc:AlternateContent>
          <mc:Choice Requires="wpg">
            <w:drawing>
              <wp:inline distT="0" distB="0" distL="0" distR="0" wp14:anchorId="25215678" wp14:editId="0AFEF910">
                <wp:extent cx="6041754" cy="3165115"/>
                <wp:effectExtent l="0" t="0" r="0" b="0"/>
                <wp:docPr id="47760" name="Group 47760"/>
                <wp:cNvGraphicFramePr/>
                <a:graphic xmlns:a="http://schemas.openxmlformats.org/drawingml/2006/main">
                  <a:graphicData uri="http://schemas.microsoft.com/office/word/2010/wordprocessingGroup">
                    <wpg:wgp>
                      <wpg:cNvGrpSpPr/>
                      <wpg:grpSpPr>
                        <a:xfrm>
                          <a:off x="0" y="0"/>
                          <a:ext cx="6041754" cy="3165115"/>
                          <a:chOff x="0" y="0"/>
                          <a:chExt cx="6041754" cy="3165115"/>
                        </a:xfrm>
                      </wpg:grpSpPr>
                      <pic:pic xmlns:pic="http://schemas.openxmlformats.org/drawingml/2006/picture">
                        <pic:nvPicPr>
                          <pic:cNvPr id="2122" name="Picture 2122"/>
                          <pic:cNvPicPr/>
                        </pic:nvPicPr>
                        <pic:blipFill>
                          <a:blip r:embed="rId27"/>
                          <a:stretch>
                            <a:fillRect/>
                          </a:stretch>
                        </pic:blipFill>
                        <pic:spPr>
                          <a:xfrm>
                            <a:off x="0" y="0"/>
                            <a:ext cx="6041754" cy="1344519"/>
                          </a:xfrm>
                          <a:prstGeom prst="rect">
                            <a:avLst/>
                          </a:prstGeom>
                        </pic:spPr>
                      </pic:pic>
                      <pic:pic xmlns:pic="http://schemas.openxmlformats.org/drawingml/2006/picture">
                        <pic:nvPicPr>
                          <pic:cNvPr id="2124" name="Picture 2124"/>
                          <pic:cNvPicPr/>
                        </pic:nvPicPr>
                        <pic:blipFill>
                          <a:blip r:embed="rId28"/>
                          <a:stretch>
                            <a:fillRect/>
                          </a:stretch>
                        </pic:blipFill>
                        <pic:spPr>
                          <a:xfrm>
                            <a:off x="0" y="1357167"/>
                            <a:ext cx="6041754" cy="1807949"/>
                          </a:xfrm>
                          <a:prstGeom prst="rect">
                            <a:avLst/>
                          </a:prstGeom>
                        </pic:spPr>
                      </pic:pic>
                    </wpg:wgp>
                  </a:graphicData>
                </a:graphic>
              </wp:inline>
            </w:drawing>
          </mc:Choice>
          <mc:Fallback xmlns:a="http://schemas.openxmlformats.org/drawingml/2006/main">
            <w:pict>
              <v:group id="Group 47760" style="width:475.729pt;height:249.222pt;mso-position-horizontal-relative:char;mso-position-vertical-relative:line" coordsize="60417,31651">
                <v:shape id="Picture 2122" style="position:absolute;width:60417;height:13445;left:0;top:0;" filled="f">
                  <v:imagedata r:id="rId29"/>
                </v:shape>
                <v:shape id="Picture 2124" style="position:absolute;width:60417;height:18079;left:0;top:13571;" filled="f">
                  <v:imagedata r:id="rId30"/>
                </v:shape>
              </v:group>
            </w:pict>
          </mc:Fallback>
        </mc:AlternateContent>
      </w:r>
    </w:p>
    <w:p w14:paraId="7DF27372" w14:textId="567431DD" w:rsidR="00250898" w:rsidRPr="000217F6" w:rsidRDefault="00FD0452">
      <w:pPr>
        <w:spacing w:after="130" w:line="269" w:lineRule="auto"/>
        <w:ind w:left="14" w:right="-9" w:hanging="2"/>
        <w:rPr>
          <w:lang w:val="en-US"/>
        </w:rPr>
      </w:pPr>
      <w:r w:rsidRPr="000217F6">
        <w:rPr>
          <w:b/>
          <w:lang w:val="en-US"/>
        </w:rPr>
        <w:t xml:space="preserve">Fig.2: </w:t>
      </w:r>
      <w:ins w:id="361" w:author="Coline CANONNE" w:date="2024-06-07T14:39:00Z">
        <w:r w:rsidR="004E3D27">
          <w:rPr>
            <w:b/>
            <w:lang w:val="en-US"/>
          </w:rPr>
          <w:t xml:space="preserve">Distribution of </w:t>
        </w:r>
      </w:ins>
      <w:r w:rsidRPr="000217F6">
        <w:rPr>
          <w:b/>
          <w:sz w:val="22"/>
          <w:lang w:val="en-US"/>
        </w:rPr>
        <w:t xml:space="preserve">Common tern (Sterna </w:t>
      </w:r>
      <w:proofErr w:type="spellStart"/>
      <w:r w:rsidRPr="000217F6">
        <w:rPr>
          <w:b/>
          <w:sz w:val="22"/>
          <w:lang w:val="en-US"/>
        </w:rPr>
        <w:t>hirundo</w:t>
      </w:r>
      <w:proofErr w:type="spellEnd"/>
      <w:r w:rsidRPr="000217F6">
        <w:rPr>
          <w:b/>
          <w:sz w:val="22"/>
          <w:lang w:val="en-US"/>
        </w:rPr>
        <w:t xml:space="preserve">) and </w:t>
      </w:r>
      <w:proofErr w:type="gramStart"/>
      <w:r w:rsidRPr="000217F6">
        <w:rPr>
          <w:b/>
          <w:sz w:val="22"/>
          <w:lang w:val="en-US"/>
        </w:rPr>
        <w:t>Little</w:t>
      </w:r>
      <w:proofErr w:type="gramEnd"/>
      <w:r w:rsidRPr="000217F6">
        <w:rPr>
          <w:b/>
          <w:sz w:val="22"/>
          <w:lang w:val="en-US"/>
        </w:rPr>
        <w:t xml:space="preserve"> gull (</w:t>
      </w:r>
      <w:proofErr w:type="spellStart"/>
      <w:r w:rsidRPr="000217F6">
        <w:rPr>
          <w:b/>
          <w:sz w:val="22"/>
          <w:lang w:val="en-US"/>
        </w:rPr>
        <w:t>Hydrocoloeutus</w:t>
      </w:r>
      <w:proofErr w:type="spellEnd"/>
      <w:r w:rsidRPr="000217F6">
        <w:rPr>
          <w:b/>
          <w:sz w:val="22"/>
          <w:lang w:val="en-US"/>
        </w:rPr>
        <w:t xml:space="preserve"> </w:t>
      </w:r>
      <w:proofErr w:type="spellStart"/>
      <w:r w:rsidRPr="000217F6">
        <w:rPr>
          <w:b/>
          <w:sz w:val="22"/>
          <w:lang w:val="en-US"/>
        </w:rPr>
        <w:t>minutus</w:t>
      </w:r>
      <w:proofErr w:type="spellEnd"/>
      <w:r w:rsidRPr="000217F6">
        <w:rPr>
          <w:b/>
          <w:sz w:val="22"/>
          <w:lang w:val="en-US"/>
        </w:rPr>
        <w:t xml:space="preserve">) </w:t>
      </w:r>
      <w:del w:id="362" w:author="Coline CANONNE" w:date="2024-06-07T14:39:00Z">
        <w:r w:rsidRPr="000217F6" w:rsidDel="00566ACF">
          <w:rPr>
            <w:b/>
            <w:sz w:val="22"/>
            <w:lang w:val="en-US"/>
          </w:rPr>
          <w:delText xml:space="preserve">distribution </w:delText>
        </w:r>
      </w:del>
      <w:r w:rsidRPr="000217F6">
        <w:rPr>
          <w:b/>
          <w:sz w:val="22"/>
          <w:lang w:val="en-US"/>
        </w:rPr>
        <w:t xml:space="preserve">in the Gulf of Lion. </w:t>
      </w:r>
      <w:r w:rsidRPr="000217F6">
        <w:rPr>
          <w:sz w:val="22"/>
          <w:lang w:val="en-US"/>
        </w:rPr>
        <w:t xml:space="preserve">At-sea distribution estimated using an occupancy model with detection/non-detection data and an N-mixture model with count data. The figure shows the distribution maps and the associated standard deviation </w:t>
      </w:r>
      <w:del w:id="363" w:author="Coline CANONNE" w:date="2024-06-07T14:39:00Z">
        <w:r w:rsidRPr="000217F6" w:rsidDel="00566ACF">
          <w:rPr>
            <w:sz w:val="22"/>
            <w:lang w:val="en-US"/>
          </w:rPr>
          <w:delText xml:space="preserve">on </w:delText>
        </w:r>
      </w:del>
      <w:ins w:id="364" w:author="Coline CANONNE" w:date="2024-06-07T14:39:00Z">
        <w:r w:rsidR="00566ACF">
          <w:rPr>
            <w:sz w:val="22"/>
            <w:lang w:val="en-US"/>
          </w:rPr>
          <w:t>of</w:t>
        </w:r>
        <w:r w:rsidR="00566ACF" w:rsidRPr="000217F6">
          <w:rPr>
            <w:sz w:val="22"/>
            <w:lang w:val="en-US"/>
          </w:rPr>
          <w:t xml:space="preserve"> </w:t>
        </w:r>
      </w:ins>
      <w:r w:rsidRPr="000217F6">
        <w:rPr>
          <w:sz w:val="22"/>
          <w:lang w:val="en-US"/>
        </w:rPr>
        <w:t>the prediction.</w:t>
      </w:r>
    </w:p>
    <w:p w14:paraId="5943C862" w14:textId="5A939079" w:rsidR="00250898" w:rsidRDefault="00FD0452">
      <w:pPr>
        <w:spacing w:after="249" w:line="259" w:lineRule="auto"/>
        <w:ind w:left="27" w:firstLine="0"/>
        <w:jc w:val="left"/>
      </w:pPr>
      <w:r>
        <w:rPr>
          <w:noProof/>
        </w:rPr>
        <w:lastRenderedPageBreak/>
        <w:drawing>
          <wp:inline distT="0" distB="0" distL="0" distR="0" wp14:anchorId="72A58884" wp14:editId="53732883">
            <wp:extent cx="6041754" cy="6041754"/>
            <wp:effectExtent l="0" t="0" r="0" b="0"/>
            <wp:docPr id="2162" name="Picture 2162"/>
            <wp:cNvGraphicFramePr/>
            <a:graphic xmlns:a="http://schemas.openxmlformats.org/drawingml/2006/main">
              <a:graphicData uri="http://schemas.openxmlformats.org/drawingml/2006/picture">
                <pic:pic xmlns:pic="http://schemas.openxmlformats.org/drawingml/2006/picture">
                  <pic:nvPicPr>
                    <pic:cNvPr id="2162" name="Picture 2162"/>
                    <pic:cNvPicPr/>
                  </pic:nvPicPr>
                  <pic:blipFill>
                    <a:blip r:embed="rId31"/>
                    <a:stretch>
                      <a:fillRect/>
                    </a:stretch>
                  </pic:blipFill>
                  <pic:spPr>
                    <a:xfrm>
                      <a:off x="0" y="0"/>
                      <a:ext cx="6041754" cy="6041754"/>
                    </a:xfrm>
                    <a:prstGeom prst="rect">
                      <a:avLst/>
                    </a:prstGeom>
                  </pic:spPr>
                </pic:pic>
              </a:graphicData>
            </a:graphic>
          </wp:inline>
        </w:drawing>
      </w:r>
    </w:p>
    <w:p w14:paraId="186B4E11" w14:textId="24407DCC" w:rsidR="00250898" w:rsidRPr="000217F6" w:rsidRDefault="00FD0452">
      <w:pPr>
        <w:spacing w:after="130" w:line="269" w:lineRule="auto"/>
        <w:ind w:left="14" w:right="-9" w:hanging="2"/>
        <w:rPr>
          <w:lang w:val="en-US"/>
        </w:rPr>
      </w:pPr>
      <w:r w:rsidRPr="000217F6">
        <w:rPr>
          <w:b/>
          <w:lang w:val="en-US"/>
        </w:rPr>
        <w:t xml:space="preserve">Fig.3: </w:t>
      </w:r>
      <w:ins w:id="365" w:author="Coline CANONNE" w:date="2024-06-07T14:41:00Z">
        <w:r w:rsidR="00566ACF">
          <w:rPr>
            <w:b/>
            <w:lang w:val="en-US"/>
          </w:rPr>
          <w:t xml:space="preserve">Distribution of the </w:t>
        </w:r>
      </w:ins>
      <w:r w:rsidRPr="000217F6">
        <w:rPr>
          <w:b/>
          <w:sz w:val="22"/>
          <w:lang w:val="en-US"/>
        </w:rPr>
        <w:t>Yellow-</w:t>
      </w:r>
      <w:commentRangeStart w:id="366"/>
      <w:r w:rsidRPr="000217F6">
        <w:rPr>
          <w:b/>
          <w:sz w:val="22"/>
          <w:lang w:val="en-US"/>
        </w:rPr>
        <w:t xml:space="preserve">legged </w:t>
      </w:r>
      <w:commentRangeEnd w:id="366"/>
      <w:r w:rsidR="00057DEF">
        <w:rPr>
          <w:rStyle w:val="Marquedecommentaire"/>
        </w:rPr>
        <w:commentReference w:id="366"/>
      </w:r>
      <w:r w:rsidRPr="000217F6">
        <w:rPr>
          <w:b/>
          <w:sz w:val="22"/>
          <w:lang w:val="en-US"/>
        </w:rPr>
        <w:t>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xml:space="preserve">) </w:t>
      </w:r>
      <w:del w:id="367" w:author="Coline CANONNE" w:date="2024-06-07T14:41:00Z">
        <w:r w:rsidRPr="000217F6" w:rsidDel="00566ACF">
          <w:rPr>
            <w:b/>
            <w:sz w:val="22"/>
            <w:lang w:val="en-US"/>
          </w:rPr>
          <w:delText xml:space="preserve">distribution </w:delText>
        </w:r>
      </w:del>
      <w:r w:rsidRPr="000217F6">
        <w:rPr>
          <w:b/>
          <w:sz w:val="22"/>
          <w:lang w:val="en-US"/>
        </w:rPr>
        <w:t xml:space="preserve">in the Gulf of Lion. </w:t>
      </w:r>
      <w:r w:rsidRPr="000217F6">
        <w:rPr>
          <w:sz w:val="22"/>
          <w:lang w:val="en-US"/>
        </w:rPr>
        <w:t xml:space="preserve">Estimated in four different ways: using an occupancy model with detection/non-detection data, an N-mixture model with count data, a Resource Selection Function (RSF) with </w:t>
      </w:r>
      <w:del w:id="368" w:author="Coline CANONNE" w:date="2024-06-07T14:42:00Z">
        <w:r w:rsidRPr="000217F6" w:rsidDel="00566ACF">
          <w:rPr>
            <w:sz w:val="22"/>
            <w:lang w:val="en-US"/>
          </w:rPr>
          <w:delText xml:space="preserve">movement </w:delText>
        </w:r>
      </w:del>
      <w:proofErr w:type="spellStart"/>
      <w:ins w:id="369" w:author="Coline CANONNE" w:date="2024-06-07T14:42:00Z">
        <w:r w:rsidR="00566ACF">
          <w:rPr>
            <w:sz w:val="22"/>
            <w:lang w:val="en-US"/>
          </w:rPr>
          <w:t>gps</w:t>
        </w:r>
        <w:proofErr w:type="spellEnd"/>
        <w:r w:rsidR="00566ACF">
          <w:rPr>
            <w:sz w:val="22"/>
            <w:lang w:val="en-US"/>
          </w:rPr>
          <w:t>-tracking</w:t>
        </w:r>
        <w:r w:rsidR="00566ACF" w:rsidRPr="000217F6">
          <w:rPr>
            <w:sz w:val="22"/>
            <w:lang w:val="en-US"/>
          </w:rPr>
          <w:t xml:space="preserve"> </w:t>
        </w:r>
      </w:ins>
      <w:r w:rsidRPr="000217F6">
        <w:rPr>
          <w:sz w:val="22"/>
          <w:lang w:val="en-US"/>
        </w:rPr>
        <w:t xml:space="preserve">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w:t>
      </w:r>
      <w:del w:id="370" w:author="Coline CANONNE" w:date="2024-06-07T14:42:00Z">
        <w:r w:rsidRPr="000217F6" w:rsidDel="00566ACF">
          <w:rPr>
            <w:sz w:val="22"/>
            <w:lang w:val="en-US"/>
          </w:rPr>
          <w:delText xml:space="preserve">on </w:delText>
        </w:r>
      </w:del>
      <w:ins w:id="371" w:author="Coline CANONNE" w:date="2024-06-07T14:42:00Z">
        <w:r w:rsidR="00566ACF">
          <w:rPr>
            <w:sz w:val="22"/>
            <w:lang w:val="en-US"/>
          </w:rPr>
          <w:t>in</w:t>
        </w:r>
        <w:r w:rsidR="00566ACF" w:rsidRPr="000217F6">
          <w:rPr>
            <w:sz w:val="22"/>
            <w:lang w:val="en-US"/>
          </w:rPr>
          <w:t xml:space="preserve"> </w:t>
        </w:r>
      </w:ins>
      <w:r w:rsidRPr="000217F6">
        <w:rPr>
          <w:sz w:val="22"/>
          <w:lang w:val="en-US"/>
        </w:rPr>
        <w:t xml:space="preserve">the results, computed as the standard deviation </w:t>
      </w:r>
      <w:del w:id="372" w:author="Coline CANONNE" w:date="2024-06-07T14:42:00Z">
        <w:r w:rsidRPr="000217F6" w:rsidDel="00566ACF">
          <w:rPr>
            <w:sz w:val="22"/>
            <w:lang w:val="en-US"/>
          </w:rPr>
          <w:delText xml:space="preserve">on </w:delText>
        </w:r>
      </w:del>
      <w:ins w:id="373" w:author="Coline CANONNE" w:date="2024-06-07T14:42:00Z">
        <w:r w:rsidR="00566ACF">
          <w:rPr>
            <w:sz w:val="22"/>
            <w:lang w:val="en-US"/>
          </w:rPr>
          <w:t>of</w:t>
        </w:r>
        <w:r w:rsidR="00566ACF" w:rsidRPr="000217F6">
          <w:rPr>
            <w:sz w:val="22"/>
            <w:lang w:val="en-US"/>
          </w:rPr>
          <w:t xml:space="preserve"> </w:t>
        </w:r>
      </w:ins>
      <w:r w:rsidRPr="000217F6">
        <w:rPr>
          <w:sz w:val="22"/>
          <w:lang w:val="en-US"/>
        </w:rPr>
        <w:t xml:space="preserve">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 xml:space="preserve">Prediction </w:t>
      </w:r>
      <w:del w:id="374" w:author="Coline CANONNE" w:date="2024-06-07T14:42:00Z">
        <w:r w:rsidRPr="000217F6" w:rsidDel="00566ACF">
          <w:rPr>
            <w:sz w:val="22"/>
            <w:lang w:val="en-US"/>
          </w:rPr>
          <w:delText xml:space="preserve">on </w:delText>
        </w:r>
      </w:del>
      <w:ins w:id="375" w:author="Coline CANONNE" w:date="2024-06-07T14:42:00Z">
        <w:r w:rsidR="00566ACF">
          <w:rPr>
            <w:sz w:val="22"/>
            <w:lang w:val="en-US"/>
          </w:rPr>
          <w:t>of</w:t>
        </w:r>
        <w:r w:rsidR="00566ACF" w:rsidRPr="000217F6">
          <w:rPr>
            <w:sz w:val="22"/>
            <w:lang w:val="en-US"/>
          </w:rPr>
          <w:t xml:space="preserve"> </w:t>
        </w:r>
      </w:ins>
      <w:r w:rsidRPr="000217F6">
        <w:rPr>
          <w:sz w:val="22"/>
          <w:lang w:val="en-US"/>
        </w:rPr>
        <w:t>the predicted space use, computed as the standard deviation of the grid cells.</w:t>
      </w:r>
    </w:p>
    <w:p w14:paraId="679E9C51" w14:textId="6D5ED9A9" w:rsidR="00250898" w:rsidRDefault="00FD0452">
      <w:pPr>
        <w:spacing w:after="249" w:line="259" w:lineRule="auto"/>
        <w:ind w:left="27" w:firstLine="0"/>
        <w:jc w:val="left"/>
      </w:pPr>
      <w:r>
        <w:rPr>
          <w:noProof/>
        </w:rPr>
        <w:lastRenderedPageBreak/>
        <w:drawing>
          <wp:inline distT="0" distB="0" distL="0" distR="0" wp14:anchorId="03E60D79" wp14:editId="2B9F934E">
            <wp:extent cx="6041754" cy="6041754"/>
            <wp:effectExtent l="0" t="0" r="0" b="0"/>
            <wp:docPr id="2219" name="Picture 2219"/>
            <wp:cNvGraphicFramePr/>
            <a:graphic xmlns:a="http://schemas.openxmlformats.org/drawingml/2006/main">
              <a:graphicData uri="http://schemas.openxmlformats.org/drawingml/2006/picture">
                <pic:pic xmlns:pic="http://schemas.openxmlformats.org/drawingml/2006/picture">
                  <pic:nvPicPr>
                    <pic:cNvPr id="2219" name="Picture 2219"/>
                    <pic:cNvPicPr/>
                  </pic:nvPicPr>
                  <pic:blipFill>
                    <a:blip r:embed="rId32"/>
                    <a:stretch>
                      <a:fillRect/>
                    </a:stretch>
                  </pic:blipFill>
                  <pic:spPr>
                    <a:xfrm>
                      <a:off x="0" y="0"/>
                      <a:ext cx="6041754" cy="6041754"/>
                    </a:xfrm>
                    <a:prstGeom prst="rect">
                      <a:avLst/>
                    </a:prstGeom>
                  </pic:spPr>
                </pic:pic>
              </a:graphicData>
            </a:graphic>
          </wp:inline>
        </w:drawing>
      </w:r>
    </w:p>
    <w:p w14:paraId="4ADFCDD4" w14:textId="78DA7D45" w:rsidR="00250898" w:rsidRPr="000217F6" w:rsidRDefault="00FD0452">
      <w:pPr>
        <w:spacing w:after="477" w:line="269" w:lineRule="auto"/>
        <w:ind w:left="14" w:right="96" w:hanging="2"/>
        <w:rPr>
          <w:lang w:val="en-US"/>
        </w:rPr>
      </w:pPr>
      <w:r w:rsidRPr="000217F6">
        <w:rPr>
          <w:b/>
          <w:lang w:val="en-US"/>
        </w:rPr>
        <w:t xml:space="preserve">Fig.4: </w:t>
      </w:r>
      <w:ins w:id="376" w:author="Coline CANONNE" w:date="2024-06-07T14:43:00Z">
        <w:r w:rsidR="00566ACF">
          <w:rPr>
            <w:b/>
            <w:lang w:val="en-US"/>
          </w:rPr>
          <w:t xml:space="preserve">Distribution of </w:t>
        </w:r>
      </w:ins>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t>
      </w:r>
      <w:del w:id="377" w:author="Coline CANONNE" w:date="2024-06-07T14:45:00Z">
        <w:r w:rsidRPr="000217F6" w:rsidDel="00566ACF">
          <w:rPr>
            <w:b/>
            <w:sz w:val="22"/>
            <w:lang w:val="en-US"/>
          </w:rPr>
          <w:delText xml:space="preserve">distribution </w:delText>
        </w:r>
      </w:del>
      <w:r w:rsidRPr="000217F6">
        <w:rPr>
          <w:b/>
          <w:sz w:val="22"/>
          <w:lang w:val="en-US"/>
        </w:rPr>
        <w:t>in the Gulf of Lion</w:t>
      </w:r>
      <w:commentRangeStart w:id="378"/>
      <w:r w:rsidRPr="000217F6">
        <w:rPr>
          <w:b/>
          <w:sz w:val="22"/>
          <w:lang w:val="en-US"/>
        </w:rPr>
        <w:t xml:space="preserve">. </w:t>
      </w:r>
      <w:r w:rsidRPr="000217F6">
        <w:rPr>
          <w:sz w:val="22"/>
          <w:lang w:val="en-US"/>
        </w:rPr>
        <w:t xml:space="preserve">Estimated </w:t>
      </w:r>
      <w:commentRangeEnd w:id="378"/>
      <w:r w:rsidR="00566ACF">
        <w:rPr>
          <w:rStyle w:val="Marquedecommentaire"/>
        </w:rPr>
        <w:commentReference w:id="378"/>
      </w:r>
      <w:r w:rsidRPr="000217F6">
        <w:rPr>
          <w:sz w:val="22"/>
          <w:lang w:val="en-US"/>
        </w:rPr>
        <w:t xml:space="preserve">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ins w:id="379" w:author="Coline CANONNE" w:date="2024-06-07T14:46:00Z">
        <w:r w:rsidR="00566ACF">
          <w:rPr>
            <w:sz w:val="22"/>
            <w:lang w:val="en-US"/>
          </w:rPr>
          <w:t>E</w:t>
        </w:r>
        <w:r w:rsidR="00566ACF" w:rsidRPr="000217F6">
          <w:rPr>
            <w:sz w:val="22"/>
            <w:lang w:val="en-US"/>
          </w:rPr>
          <w:t xml:space="preserve">stimates </w:t>
        </w:r>
        <w:r w:rsidR="00566ACF">
          <w:rPr>
            <w:sz w:val="22"/>
            <w:lang w:val="en-US"/>
          </w:rPr>
          <w:t xml:space="preserve">of </w:t>
        </w:r>
      </w:ins>
      <w:del w:id="380" w:author="Coline CANONNE" w:date="2024-06-07T14:46:00Z">
        <w:r w:rsidRPr="000217F6" w:rsidDel="00566ACF">
          <w:rPr>
            <w:sz w:val="22"/>
            <w:lang w:val="en-US"/>
          </w:rPr>
          <w:delText>R</w:delText>
        </w:r>
      </w:del>
      <w:ins w:id="381" w:author="Coline CANONNE" w:date="2024-06-07T14:46:00Z">
        <w:r w:rsidR="00566ACF">
          <w:rPr>
            <w:sz w:val="22"/>
            <w:lang w:val="en-US"/>
          </w:rPr>
          <w:t>r</w:t>
        </w:r>
      </w:ins>
      <w:r w:rsidRPr="000217F6">
        <w:rPr>
          <w:sz w:val="22"/>
          <w:lang w:val="en-US"/>
        </w:rPr>
        <w:t>egression coefficient</w:t>
      </w:r>
      <w:ins w:id="382" w:author="Coline CANONNE" w:date="2024-06-07T14:46:00Z">
        <w:r w:rsidR="00566ACF">
          <w:rPr>
            <w:sz w:val="22"/>
            <w:lang w:val="en-US"/>
          </w:rPr>
          <w:t>s</w:t>
        </w:r>
      </w:ins>
      <w:r w:rsidRPr="000217F6">
        <w:rPr>
          <w:sz w:val="22"/>
          <w:lang w:val="en-US"/>
        </w:rPr>
        <w:t xml:space="preserve"> </w:t>
      </w:r>
      <w:del w:id="383" w:author="Coline CANONNE" w:date="2024-06-07T14:46:00Z">
        <w:r w:rsidRPr="000217F6" w:rsidDel="00566ACF">
          <w:rPr>
            <w:sz w:val="22"/>
            <w:lang w:val="en-US"/>
          </w:rPr>
          <w:delText xml:space="preserve">estimates </w:delText>
        </w:r>
      </w:del>
      <w:r w:rsidRPr="000217F6">
        <w:rPr>
          <w:sz w:val="22"/>
          <w:lang w:val="en-US"/>
        </w:rPr>
        <w:t xml:space="preserve">for each method and each covariate. </w:t>
      </w:r>
      <w:r w:rsidRPr="000217F6">
        <w:rPr>
          <w:b/>
          <w:sz w:val="22"/>
          <w:lang w:val="en-US"/>
        </w:rPr>
        <w:t xml:space="preserve">(C) </w:t>
      </w:r>
      <w:r w:rsidRPr="000217F6">
        <w:rPr>
          <w:sz w:val="22"/>
          <w:lang w:val="en-US"/>
        </w:rPr>
        <w:t xml:space="preserve">Prediction </w:t>
      </w:r>
      <w:del w:id="384" w:author="Coline CANONNE" w:date="2024-06-07T14:46:00Z">
        <w:r w:rsidRPr="000217F6" w:rsidDel="00566ACF">
          <w:rPr>
            <w:sz w:val="22"/>
            <w:lang w:val="en-US"/>
          </w:rPr>
          <w:delText xml:space="preserve">on </w:delText>
        </w:r>
      </w:del>
      <w:ins w:id="385" w:author="Coline CANONNE" w:date="2024-06-07T14:46:00Z">
        <w:r w:rsidR="00566ACF">
          <w:rPr>
            <w:sz w:val="22"/>
            <w:lang w:val="en-US"/>
          </w:rPr>
          <w:t>of</w:t>
        </w:r>
        <w:r w:rsidR="00566ACF" w:rsidRPr="000217F6">
          <w:rPr>
            <w:sz w:val="22"/>
            <w:lang w:val="en-US"/>
          </w:rPr>
          <w:t xml:space="preserve"> </w:t>
        </w:r>
      </w:ins>
      <w:r w:rsidRPr="000217F6">
        <w:rPr>
          <w:sz w:val="22"/>
          <w:lang w:val="en-US"/>
        </w:rPr>
        <w:t xml:space="preserve">the predicted space use, computed as the </w:t>
      </w:r>
      <w:commentRangeStart w:id="386"/>
      <w:r w:rsidRPr="000217F6">
        <w:rPr>
          <w:sz w:val="22"/>
          <w:lang w:val="en-US"/>
        </w:rPr>
        <w:t xml:space="preserve">standard </w:t>
      </w:r>
      <w:commentRangeEnd w:id="386"/>
      <w:r w:rsidR="00057DEF">
        <w:rPr>
          <w:rStyle w:val="Marquedecommentaire"/>
        </w:rPr>
        <w:commentReference w:id="386"/>
      </w:r>
      <w:r w:rsidRPr="000217F6">
        <w:rPr>
          <w:sz w:val="22"/>
          <w:lang w:val="en-US"/>
        </w:rPr>
        <w:t>deviation of the grid cells.</w:t>
      </w:r>
    </w:p>
    <w:p w14:paraId="06E82845" w14:textId="77777777" w:rsidR="00250898" w:rsidRPr="000217F6" w:rsidRDefault="00FD0452">
      <w:pPr>
        <w:ind w:left="12" w:right="53" w:firstLine="360"/>
        <w:rPr>
          <w:lang w:val="en-US"/>
        </w:rPr>
      </w:pPr>
      <w:r w:rsidRPr="000217F6">
        <w:rPr>
          <w:b/>
          <w:lang w:val="en-US"/>
        </w:rPr>
        <w:t xml:space="preserve">Common Tern. </w:t>
      </w:r>
      <w:r w:rsidRPr="000217F6">
        <w:rPr>
          <w:lang w:val="en-US"/>
        </w:rPr>
        <w:t>Occupancy and N-mixture show similar distribution patterns. However, space-use estimated with N-mixture indicates a much more coastal distribution. While Common Terns can be found slightly offshore, the majority are concentrated along the coast and in the lagoons behind the coastline.</w:t>
      </w:r>
    </w:p>
    <w:p w14:paraId="135D81E9" w14:textId="77777777" w:rsidR="00250898" w:rsidRPr="000217F6" w:rsidRDefault="00FD0452">
      <w:pPr>
        <w:spacing w:after="23" w:line="330" w:lineRule="auto"/>
        <w:ind w:left="12" w:firstLine="350"/>
        <w:jc w:val="left"/>
        <w:rPr>
          <w:lang w:val="en-US"/>
        </w:rPr>
      </w:pPr>
      <w:r w:rsidRPr="000217F6">
        <w:rPr>
          <w:b/>
          <w:lang w:val="en-US"/>
        </w:rPr>
        <w:t xml:space="preserve">Little Gull. </w:t>
      </w:r>
      <w:r w:rsidRPr="000217F6">
        <w:rPr>
          <w:lang w:val="en-US"/>
        </w:rPr>
        <w:t xml:space="preserve">The distribution patterns from each method are quite similar, with highly used pelagic areas on the west and east sides of the Gulf. The main difference arises in the center of </w:t>
      </w:r>
      <w:r w:rsidRPr="000217F6">
        <w:rPr>
          <w:lang w:val="en-US"/>
        </w:rPr>
        <w:lastRenderedPageBreak/>
        <w:t xml:space="preserve">the Gulf and the slope area, where species </w:t>
      </w:r>
      <w:commentRangeStart w:id="387"/>
      <w:r w:rsidRPr="000217F6">
        <w:rPr>
          <w:lang w:val="en-US"/>
        </w:rPr>
        <w:t xml:space="preserve">space use </w:t>
      </w:r>
      <w:commentRangeEnd w:id="387"/>
      <w:r w:rsidR="00566ACF">
        <w:rPr>
          <w:rStyle w:val="Marquedecommentaire"/>
        </w:rPr>
        <w:commentReference w:id="387"/>
      </w:r>
      <w:r w:rsidRPr="000217F6">
        <w:rPr>
          <w:lang w:val="en-US"/>
        </w:rPr>
        <w:t>is predicted to be contrasted between pelagic and coastal seas with occupancy, while space-use estimated from N-mixture is more homogeneous.</w:t>
      </w:r>
    </w:p>
    <w:p w14:paraId="054D8CE2" w14:textId="77777777" w:rsidR="00250898" w:rsidRPr="000217F6" w:rsidRDefault="00FD0452">
      <w:pPr>
        <w:ind w:left="12" w:right="53" w:firstLine="351"/>
        <w:rPr>
          <w:lang w:val="en-US"/>
        </w:rPr>
      </w:pPr>
      <w:r w:rsidRPr="000217F6">
        <w:rPr>
          <w:b/>
          <w:lang w:val="en-US"/>
        </w:rPr>
        <w:t xml:space="preserve">Yellow-legged Gull. </w:t>
      </w:r>
      <w:r w:rsidRPr="000217F6">
        <w:rPr>
          <w:lang w:val="en-US"/>
        </w:rPr>
        <w:t>Similar to the Common Tern, the distribution based on N-mixture shifts towards the coast compared to occupancy. Yellow-legged Gulls are the most abundant species in the study area and can be found almost everywhere. However, the N-mixture indicates that they remain very coastal, with most individuals staying near the coast.</w:t>
      </w:r>
    </w:p>
    <w:p w14:paraId="0B226749" w14:textId="46B09474" w:rsidR="00250898" w:rsidRPr="000217F6" w:rsidRDefault="00FD0452">
      <w:pPr>
        <w:ind w:left="12" w:right="53" w:firstLine="351"/>
        <w:rPr>
          <w:lang w:val="en-US"/>
        </w:rPr>
      </w:pPr>
      <w:r w:rsidRPr="000217F6">
        <w:rPr>
          <w:b/>
          <w:lang w:val="en-US"/>
        </w:rPr>
        <w:t>Small Shearwaters (</w:t>
      </w:r>
      <w:proofErr w:type="spellStart"/>
      <w:r w:rsidRPr="000217F6">
        <w:rPr>
          <w:b/>
          <w:lang w:val="en-US"/>
        </w:rPr>
        <w:t>Yelkouan</w:t>
      </w:r>
      <w:proofErr w:type="spellEnd"/>
      <w:r w:rsidRPr="000217F6">
        <w:rPr>
          <w:b/>
          <w:lang w:val="en-US"/>
        </w:rPr>
        <w:t xml:space="preserve"> and Balearic Shearwaters). </w:t>
      </w:r>
      <w:r w:rsidRPr="000217F6">
        <w:rPr>
          <w:lang w:val="en-US"/>
        </w:rPr>
        <w:t>With both methods, space use intensity is predicted to be high near the Rh</w:t>
      </w:r>
      <w:ins w:id="388" w:author="Coline CANONNE" w:date="2024-06-07T14:49:00Z">
        <w:r w:rsidR="00566ACF">
          <w:rPr>
            <w:lang w:val="en-US"/>
          </w:rPr>
          <w:t>ô</w:t>
        </w:r>
      </w:ins>
      <w:del w:id="389" w:author="Coline CANONNE" w:date="2024-06-07T14:49:00Z">
        <w:r w:rsidRPr="000217F6" w:rsidDel="00566ACF">
          <w:rPr>
            <w:lang w:val="en-US"/>
          </w:rPr>
          <w:delText>o</w:delText>
        </w:r>
      </w:del>
      <w:r w:rsidRPr="000217F6">
        <w:rPr>
          <w:lang w:val="en-US"/>
        </w:rPr>
        <w:t xml:space="preserve">ne </w:t>
      </w:r>
      <w:commentRangeStart w:id="390"/>
      <w:r w:rsidRPr="000217F6">
        <w:rPr>
          <w:lang w:val="en-US"/>
        </w:rPr>
        <w:t xml:space="preserve">mouth </w:t>
      </w:r>
      <w:commentRangeEnd w:id="390"/>
      <w:r w:rsidR="00D47260">
        <w:rPr>
          <w:rStyle w:val="Marquedecommentaire"/>
        </w:rPr>
        <w:commentReference w:id="390"/>
      </w:r>
      <w:r w:rsidRPr="000217F6">
        <w:rPr>
          <w:lang w:val="en-US"/>
        </w:rPr>
        <w:t>(the Camargue estuarine). Similarly, high space-use intensity is predicted to cover a wider area with the occupancy model than with the N-mixture model.</w:t>
      </w:r>
    </w:p>
    <w:p w14:paraId="41E1234D" w14:textId="308DFC9F" w:rsidR="00250898" w:rsidRPr="000217F6" w:rsidRDefault="00FD0452">
      <w:pPr>
        <w:spacing w:after="445"/>
        <w:ind w:left="12" w:right="53" w:firstLine="351"/>
        <w:rPr>
          <w:lang w:val="en-US"/>
        </w:rPr>
      </w:pPr>
      <w:r w:rsidRPr="000217F6">
        <w:rPr>
          <w:lang w:val="en-US"/>
        </w:rPr>
        <w:t>Differences frequently appear when comparing regression coefficient values between occupancy and N-mixture models (Figure 3, 4). Generally, the values remain close, but sometimes the slope direction</w:t>
      </w:r>
      <w:ins w:id="391" w:author="Coline CANONNE" w:date="2024-06-07T14:50:00Z">
        <w:r w:rsidR="00D47260">
          <w:rPr>
            <w:lang w:val="en-US"/>
          </w:rPr>
          <w:t>s</w:t>
        </w:r>
      </w:ins>
      <w:r w:rsidRPr="000217F6">
        <w:rPr>
          <w:lang w:val="en-US"/>
        </w:rPr>
        <w:t xml:space="preserve"> are different. For example, for the Yellow-legged gull (Figure 3), the </w:t>
      </w:r>
      <w:r>
        <w:rPr>
          <w:i/>
        </w:rPr>
        <w:t>β</w:t>
      </w:r>
      <w:r w:rsidRPr="000217F6">
        <w:rPr>
          <w:i/>
          <w:lang w:val="en-US"/>
        </w:rPr>
        <w:t xml:space="preserve"> </w:t>
      </w:r>
      <w:r w:rsidRPr="000217F6">
        <w:rPr>
          <w:lang w:val="en-US"/>
        </w:rPr>
        <w:t xml:space="preserve">coefficient associated with autumn SST </w:t>
      </w:r>
      <w:del w:id="392" w:author="Coline CANONNE" w:date="2024-06-07T14:50:00Z">
        <w:r w:rsidRPr="000217F6" w:rsidDel="00D47260">
          <w:rPr>
            <w:lang w:val="en-US"/>
          </w:rPr>
          <w:delText xml:space="preserve">shows </w:delText>
        </w:r>
      </w:del>
      <w:ins w:id="393" w:author="Coline CANONNE" w:date="2024-06-07T14:50:00Z">
        <w:r w:rsidR="00D47260">
          <w:rPr>
            <w:lang w:val="en-US"/>
          </w:rPr>
          <w:t>has</w:t>
        </w:r>
        <w:r w:rsidR="00D47260" w:rsidRPr="000217F6">
          <w:rPr>
            <w:lang w:val="en-US"/>
          </w:rPr>
          <w:t xml:space="preserve"> </w:t>
        </w:r>
      </w:ins>
      <w:r w:rsidRPr="000217F6">
        <w:rPr>
          <w:lang w:val="en-US"/>
        </w:rPr>
        <w:t xml:space="preserve">a negative value in the occupancy model </w:t>
      </w:r>
      <w:del w:id="394" w:author="Coline CANONNE" w:date="2024-06-07T14:50:00Z">
        <w:r w:rsidRPr="000217F6" w:rsidDel="00D47260">
          <w:rPr>
            <w:lang w:val="en-US"/>
          </w:rPr>
          <w:delText xml:space="preserve">and </w:delText>
        </w:r>
      </w:del>
      <w:ins w:id="395" w:author="Coline CANONNE" w:date="2024-06-07T14:50:00Z">
        <w:r w:rsidR="00D47260">
          <w:rPr>
            <w:lang w:val="en-US"/>
          </w:rPr>
          <w:t>but</w:t>
        </w:r>
        <w:r w:rsidR="00D47260" w:rsidRPr="000217F6">
          <w:rPr>
            <w:lang w:val="en-US"/>
          </w:rPr>
          <w:t xml:space="preserve"> </w:t>
        </w:r>
      </w:ins>
      <w:r w:rsidRPr="000217F6">
        <w:rPr>
          <w:lang w:val="en-US"/>
        </w:rPr>
        <w:t>a positive value in the N-mixture model.</w:t>
      </w:r>
    </w:p>
    <w:p w14:paraId="75141B42" w14:textId="55A6B462" w:rsidR="00250898" w:rsidRPr="000217F6" w:rsidRDefault="00FD0452">
      <w:pPr>
        <w:pStyle w:val="Titre2"/>
        <w:tabs>
          <w:tab w:val="center" w:pos="4876"/>
        </w:tabs>
        <w:ind w:left="0" w:firstLine="0"/>
        <w:rPr>
          <w:lang w:val="en-US"/>
        </w:rPr>
      </w:pPr>
      <w:r w:rsidRPr="000217F6">
        <w:rPr>
          <w:lang w:val="en-US"/>
        </w:rPr>
        <w:t>3.2</w:t>
      </w:r>
      <w:r w:rsidRPr="000217F6">
        <w:rPr>
          <w:lang w:val="en-US"/>
        </w:rPr>
        <w:tab/>
        <w:t xml:space="preserve">Comparison and integration of </w:t>
      </w:r>
      <w:del w:id="396" w:author="Coline CANONNE" w:date="2024-06-07T14:50:00Z">
        <w:r w:rsidRPr="000217F6" w:rsidDel="00D47260">
          <w:rPr>
            <w:lang w:val="en-US"/>
          </w:rPr>
          <w:delText xml:space="preserve">movement </w:delText>
        </w:r>
      </w:del>
      <w:proofErr w:type="spellStart"/>
      <w:ins w:id="397" w:author="Coline CANONNE" w:date="2024-06-07T14:50:00Z">
        <w:r w:rsidR="00D47260">
          <w:rPr>
            <w:lang w:val="en-US"/>
          </w:rPr>
          <w:t>g</w:t>
        </w:r>
      </w:ins>
      <w:ins w:id="398" w:author="Coline CANONNE" w:date="2024-06-07T14:51:00Z">
        <w:r w:rsidR="00D47260">
          <w:rPr>
            <w:lang w:val="en-US"/>
          </w:rPr>
          <w:t>ps</w:t>
        </w:r>
        <w:proofErr w:type="spellEnd"/>
        <w:r w:rsidR="00D47260">
          <w:rPr>
            <w:lang w:val="en-US"/>
          </w:rPr>
          <w:t>-tracking</w:t>
        </w:r>
      </w:ins>
      <w:ins w:id="399" w:author="Coline CANONNE" w:date="2024-06-07T14:50:00Z">
        <w:r w:rsidR="00D47260" w:rsidRPr="000217F6">
          <w:rPr>
            <w:lang w:val="en-US"/>
          </w:rPr>
          <w:t xml:space="preserve"> </w:t>
        </w:r>
      </w:ins>
      <w:r w:rsidRPr="000217F6">
        <w:rPr>
          <w:lang w:val="en-US"/>
        </w:rPr>
        <w:t>data with count</w:t>
      </w:r>
      <w:ins w:id="400" w:author="Coline CANONNE" w:date="2024-06-07T14:51:00Z">
        <w:r w:rsidR="00D47260">
          <w:rPr>
            <w:lang w:val="en-US"/>
          </w:rPr>
          <w:t>s</w:t>
        </w:r>
      </w:ins>
    </w:p>
    <w:p w14:paraId="1F66AE76" w14:textId="5199670B" w:rsidR="00250898" w:rsidRPr="000217F6" w:rsidRDefault="00FD0452">
      <w:pPr>
        <w:ind w:left="20" w:right="53" w:hanging="8"/>
        <w:rPr>
          <w:lang w:val="en-US"/>
        </w:rPr>
      </w:pPr>
      <w:r w:rsidRPr="000217F6">
        <w:rPr>
          <w:lang w:val="en-US"/>
        </w:rPr>
        <w:t xml:space="preserve">The results obtained </w:t>
      </w:r>
      <w:proofErr w:type="spellStart"/>
      <w:ins w:id="401" w:author="Coline CANONNE" w:date="2024-06-07T14:52:00Z">
        <w:r w:rsidR="00D47260">
          <w:rPr>
            <w:lang w:val="en-US"/>
          </w:rPr>
          <w:t>with</w:t>
        </w:r>
      </w:ins>
      <w:del w:id="402" w:author="Coline CANONNE" w:date="2024-06-07T14:52:00Z">
        <w:r w:rsidRPr="000217F6" w:rsidDel="00D47260">
          <w:rPr>
            <w:lang w:val="en-US"/>
          </w:rPr>
          <w:delText xml:space="preserve">from </w:delText>
        </w:r>
      </w:del>
      <w:del w:id="403" w:author="Valentin Lauret" w:date="2024-06-06T15:53:00Z">
        <w:r w:rsidRPr="000217F6" w:rsidDel="00057DEF">
          <w:rPr>
            <w:lang w:val="en-US"/>
          </w:rPr>
          <w:delText xml:space="preserve">movement data using </w:delText>
        </w:r>
      </w:del>
      <w:r w:rsidRPr="000217F6">
        <w:rPr>
          <w:lang w:val="en-US"/>
        </w:rPr>
        <w:t>RSF</w:t>
      </w:r>
      <w:proofErr w:type="spellEnd"/>
      <w:ins w:id="404" w:author="Valentin Lauret" w:date="2024-06-06T15:53:00Z">
        <w:r w:rsidR="00057DEF">
          <w:rPr>
            <w:lang w:val="en-US"/>
          </w:rPr>
          <w:t xml:space="preserve"> using telemetry data</w:t>
        </w:r>
      </w:ins>
      <w:r w:rsidRPr="000217F6">
        <w:rPr>
          <w:lang w:val="en-US"/>
        </w:rPr>
        <w:t xml:space="preserve"> are consistent with those </w:t>
      </w:r>
      <w:del w:id="405" w:author="Coline CANONNE" w:date="2024-06-07T14:53:00Z">
        <w:r w:rsidRPr="000217F6" w:rsidDel="00D47260">
          <w:rPr>
            <w:lang w:val="en-US"/>
          </w:rPr>
          <w:delText xml:space="preserve">derived </w:delText>
        </w:r>
      </w:del>
      <w:ins w:id="406" w:author="Coline CANONNE" w:date="2024-06-07T14:53:00Z">
        <w:r w:rsidR="00D47260">
          <w:rPr>
            <w:lang w:val="en-US"/>
          </w:rPr>
          <w:t>obtained</w:t>
        </w:r>
        <w:r w:rsidR="00D47260" w:rsidRPr="000217F6">
          <w:rPr>
            <w:lang w:val="en-US"/>
          </w:rPr>
          <w:t xml:space="preserve"> </w:t>
        </w:r>
      </w:ins>
      <w:r w:rsidRPr="000217F6">
        <w:rPr>
          <w:lang w:val="en-US"/>
        </w:rPr>
        <w:t xml:space="preserve">from </w:t>
      </w:r>
      <w:del w:id="407" w:author="Valentin Lauret" w:date="2024-06-06T15:52:00Z">
        <w:r w:rsidRPr="000217F6" w:rsidDel="00057DEF">
          <w:rPr>
            <w:lang w:val="en-US"/>
          </w:rPr>
          <w:delText xml:space="preserve">count data using </w:delText>
        </w:r>
      </w:del>
      <w:r w:rsidRPr="000217F6">
        <w:rPr>
          <w:lang w:val="en-US"/>
        </w:rPr>
        <w:t xml:space="preserve">N-mixture </w:t>
      </w:r>
      <w:ins w:id="408" w:author="Valentin Lauret" w:date="2024-06-06T15:52:00Z">
        <w:r w:rsidR="00057DEF">
          <w:rPr>
            <w:lang w:val="en-US"/>
          </w:rPr>
          <w:t xml:space="preserve">using </w:t>
        </w:r>
      </w:ins>
      <w:ins w:id="409" w:author="Valentin Lauret" w:date="2024-06-06T15:53:00Z">
        <w:r w:rsidR="00057DEF" w:rsidRPr="000217F6">
          <w:rPr>
            <w:lang w:val="en-US"/>
          </w:rPr>
          <w:t xml:space="preserve">count data </w:t>
        </w:r>
      </w:ins>
      <w:r w:rsidRPr="000217F6">
        <w:rPr>
          <w:lang w:val="en-US"/>
        </w:rPr>
        <w:t>(Figure 3, 4) (</w:t>
      </w:r>
      <w:del w:id="410" w:author="Coline CANONNE" w:date="2024-06-07T14:53:00Z">
        <w:r w:rsidRPr="000217F6" w:rsidDel="00D47260">
          <w:rPr>
            <w:lang w:val="en-US"/>
          </w:rPr>
          <w:delText>refer to the</w:delText>
        </w:r>
      </w:del>
      <w:ins w:id="411" w:author="Coline CANONNE" w:date="2024-06-07T14:53:00Z">
        <w:r w:rsidR="00D47260">
          <w:rPr>
            <w:lang w:val="en-US"/>
          </w:rPr>
          <w:t>these</w:t>
        </w:r>
      </w:ins>
      <w:r w:rsidRPr="000217F6">
        <w:rPr>
          <w:lang w:val="en-US"/>
        </w:rPr>
        <w:t xml:space="preserve"> </w:t>
      </w:r>
      <w:del w:id="412" w:author="Coline CANONNE" w:date="2024-06-07T14:53:00Z">
        <w:r w:rsidRPr="000217F6" w:rsidDel="00D47260">
          <w:rPr>
            <w:lang w:val="en-US"/>
          </w:rPr>
          <w:delText>a</w:delText>
        </w:r>
      </w:del>
      <w:ins w:id="413" w:author="Coline CANONNE" w:date="2024-06-07T14:53:00Z">
        <w:r w:rsidR="00D47260">
          <w:rPr>
            <w:lang w:val="en-US"/>
          </w:rPr>
          <w:t>A</w:t>
        </w:r>
      </w:ins>
      <w:r w:rsidRPr="000217F6">
        <w:rPr>
          <w:lang w:val="en-US"/>
        </w:rPr>
        <w:t xml:space="preserve">ppendix </w:t>
      </w:r>
      <w:ins w:id="414" w:author="Coline CANONNE" w:date="2024-06-07T14:53:00Z">
        <w:r w:rsidR="00D47260">
          <w:rPr>
            <w:lang w:val="en-US"/>
          </w:rPr>
          <w:t xml:space="preserve">X </w:t>
        </w:r>
      </w:ins>
      <w:r w:rsidRPr="000217F6">
        <w:rPr>
          <w:lang w:val="en-US"/>
        </w:rPr>
        <w:t>for other species). For small shearwaters, the maps produced are similar. However, a notable difference is observed for the Yellow-legged Gull: the RSF map displays a West-East pattern with minimal predicted space use in the western part of the Gulf, whereas the N-mixture model predicts similar space use for both the western and eastern parts of the Gulf</w:t>
      </w:r>
      <w:ins w:id="415" w:author="Valentin Lauret" w:date="2024-06-06T15:53:00Z">
        <w:r w:rsidR="00057DEF">
          <w:rPr>
            <w:lang w:val="en-US"/>
          </w:rPr>
          <w:t xml:space="preserve"> (Figure 3)</w:t>
        </w:r>
      </w:ins>
      <w:r w:rsidRPr="000217F6">
        <w:rPr>
          <w:lang w:val="en-US"/>
        </w:rPr>
        <w:t>. In other words, higher space-use is predicted on the eastern side with RSF, corresponding to the area where Yellow-legged gulls</w:t>
      </w:r>
    </w:p>
    <w:p w14:paraId="413FA588" w14:textId="77777777" w:rsidR="00250898" w:rsidRPr="000217F6" w:rsidRDefault="00FD0452">
      <w:pPr>
        <w:spacing w:after="71" w:line="259" w:lineRule="auto"/>
        <w:ind w:left="12" w:right="53" w:firstLine="0"/>
        <w:rPr>
          <w:lang w:val="en-US"/>
        </w:rPr>
      </w:pPr>
      <w:r w:rsidRPr="000217F6">
        <w:rPr>
          <w:lang w:val="en-US"/>
        </w:rPr>
        <w:t>were equipped.</w:t>
      </w:r>
    </w:p>
    <w:p w14:paraId="41BE22E1" w14:textId="67BAC781" w:rsidR="00250898" w:rsidRPr="000217F6" w:rsidRDefault="00FD0452">
      <w:pPr>
        <w:ind w:left="12" w:right="53" w:firstLine="360"/>
        <w:rPr>
          <w:lang w:val="en-US"/>
        </w:rPr>
      </w:pPr>
      <w:r w:rsidRPr="000217F6">
        <w:rPr>
          <w:lang w:val="en-US"/>
        </w:rPr>
        <w:t xml:space="preserve">Integrating GPS-tracking data with count data yields contrasting results depending on the species. For small shearwaters (Fig. 4), coefficient estimates are similar between RSF and N-mixture models, and integration results in more precise estimates. Conversely, for Yellow-legged gulls, the coefficient estimates differ significantly, and RSF coefficients show considerable uncertainty. The final map and coefficient </w:t>
      </w:r>
      <w:r w:rsidR="00A80452" w:rsidRPr="000217F6">
        <w:rPr>
          <w:lang w:val="en-US"/>
        </w:rPr>
        <w:t>estimate</w:t>
      </w:r>
      <w:r w:rsidRPr="000217F6">
        <w:rPr>
          <w:lang w:val="en-US"/>
        </w:rPr>
        <w:t xml:space="preserve"> for Yellow-legged gulls are identical to those obtained using the N-mixture model alone. For some species, such as the Sandwich tern in summer, the coefficient estimates from the integrated model are the same as those from the RSF alone, resulting in identical maps.</w:t>
      </w:r>
    </w:p>
    <w:p w14:paraId="364CEEBA" w14:textId="7EC66E14" w:rsidR="00250898" w:rsidRDefault="00FD0452">
      <w:pPr>
        <w:spacing w:after="249" w:line="259" w:lineRule="auto"/>
        <w:ind w:left="27" w:firstLine="0"/>
        <w:jc w:val="left"/>
      </w:pPr>
      <w:r>
        <w:rPr>
          <w:noProof/>
        </w:rPr>
        <w:lastRenderedPageBreak/>
        <w:drawing>
          <wp:inline distT="0" distB="0" distL="0" distR="0" wp14:anchorId="23E2E198" wp14:editId="51F537EB">
            <wp:extent cx="6041656" cy="4982217"/>
            <wp:effectExtent l="0" t="0" r="0" b="0"/>
            <wp:docPr id="2375" name="Picture 2375"/>
            <wp:cNvGraphicFramePr/>
            <a:graphic xmlns:a="http://schemas.openxmlformats.org/drawingml/2006/main">
              <a:graphicData uri="http://schemas.openxmlformats.org/drawingml/2006/picture">
                <pic:pic xmlns:pic="http://schemas.openxmlformats.org/drawingml/2006/picture">
                  <pic:nvPicPr>
                    <pic:cNvPr id="2375" name="Picture 2375"/>
                    <pic:cNvPicPr/>
                  </pic:nvPicPr>
                  <pic:blipFill>
                    <a:blip r:embed="rId33"/>
                    <a:stretch>
                      <a:fillRect/>
                    </a:stretch>
                  </pic:blipFill>
                  <pic:spPr>
                    <a:xfrm>
                      <a:off x="0" y="0"/>
                      <a:ext cx="6041656" cy="4982217"/>
                    </a:xfrm>
                    <a:prstGeom prst="rect">
                      <a:avLst/>
                    </a:prstGeom>
                  </pic:spPr>
                </pic:pic>
              </a:graphicData>
            </a:graphic>
          </wp:inline>
        </w:drawing>
      </w:r>
    </w:p>
    <w:p w14:paraId="406F1902" w14:textId="0AC70539" w:rsidR="00250898" w:rsidRPr="000217F6" w:rsidRDefault="00FD0452">
      <w:pPr>
        <w:spacing w:after="636" w:line="263" w:lineRule="auto"/>
        <w:ind w:left="22" w:hanging="10"/>
        <w:jc w:val="left"/>
        <w:rPr>
          <w:lang w:val="en-US"/>
        </w:rPr>
      </w:pPr>
      <w:r w:rsidRPr="000217F6">
        <w:rPr>
          <w:b/>
          <w:lang w:val="en-US"/>
        </w:rPr>
        <w:t xml:space="preserve">Fig.5: </w:t>
      </w:r>
      <w:r w:rsidRPr="000217F6">
        <w:rPr>
          <w:b/>
          <w:sz w:val="22"/>
          <w:lang w:val="en-US"/>
        </w:rPr>
        <w:t xml:space="preserve">Wind farm vulnerability maps. </w:t>
      </w:r>
      <w:r w:rsidRPr="000217F6">
        <w:rPr>
          <w:sz w:val="22"/>
          <w:lang w:val="en-US"/>
        </w:rPr>
        <w:t>(A) Maps illustrating the relative spatial vulnerability of seabirds to wind farms during two seasons and on average. The vulnerability maps were derived from species distribution maps using two types of models: Occupancy and N-mixture. Each row shows the results for each model. (B) Average vulnerability in areas proposed for wind farms, again using both the N-mixture and Occupancy models for species distribution. The gr</w:t>
      </w:r>
      <w:ins w:id="416" w:author="Coline CANONNE" w:date="2024-06-07T14:56:00Z">
        <w:r w:rsidR="00D47260">
          <w:rPr>
            <w:sz w:val="22"/>
            <w:lang w:val="en-US"/>
          </w:rPr>
          <w:t>a</w:t>
        </w:r>
      </w:ins>
      <w:del w:id="417" w:author="Coline CANONNE" w:date="2024-06-07T14:56:00Z">
        <w:r w:rsidRPr="000217F6" w:rsidDel="00D47260">
          <w:rPr>
            <w:sz w:val="22"/>
            <w:lang w:val="en-US"/>
          </w:rPr>
          <w:delText>e</w:delText>
        </w:r>
      </w:del>
      <w:r w:rsidRPr="000217F6">
        <w:rPr>
          <w:sz w:val="22"/>
          <w:lang w:val="en-US"/>
        </w:rPr>
        <w:t xml:space="preserve">y line represents the mean vulnerability </w:t>
      </w:r>
      <w:del w:id="418" w:author="Coline CANONNE" w:date="2024-06-07T14:56:00Z">
        <w:r w:rsidRPr="000217F6" w:rsidDel="00D47260">
          <w:rPr>
            <w:sz w:val="22"/>
            <w:lang w:val="en-US"/>
          </w:rPr>
          <w:delText xml:space="preserve">across </w:delText>
        </w:r>
      </w:del>
      <w:ins w:id="419" w:author="Coline CANONNE" w:date="2024-06-07T14:56:00Z">
        <w:r w:rsidR="00D47260">
          <w:rPr>
            <w:sz w:val="22"/>
            <w:lang w:val="en-US"/>
          </w:rPr>
          <w:t>over</w:t>
        </w:r>
        <w:r w:rsidR="00D47260" w:rsidRPr="000217F6">
          <w:rPr>
            <w:sz w:val="22"/>
            <w:lang w:val="en-US"/>
          </w:rPr>
          <w:t xml:space="preserve"> </w:t>
        </w:r>
      </w:ins>
      <w:r w:rsidRPr="000217F6">
        <w:rPr>
          <w:sz w:val="22"/>
          <w:lang w:val="en-US"/>
        </w:rPr>
        <w:t xml:space="preserve">the entire study area. Caution should be taken when comparing the maps and values between each </w:t>
      </w:r>
      <w:proofErr w:type="gramStart"/>
      <w:r w:rsidRPr="000217F6">
        <w:rPr>
          <w:sz w:val="22"/>
          <w:lang w:val="en-US"/>
        </w:rPr>
        <w:t>method</w:t>
      </w:r>
      <w:ins w:id="420" w:author="Coline CANONNE" w:date="2024-06-07T14:57:00Z">
        <w:r w:rsidR="00D47260">
          <w:rPr>
            <w:sz w:val="22"/>
            <w:lang w:val="en-US"/>
          </w:rPr>
          <w:t>s</w:t>
        </w:r>
      </w:ins>
      <w:proofErr w:type="gramEnd"/>
      <w:r w:rsidRPr="000217F6">
        <w:rPr>
          <w:sz w:val="22"/>
          <w:lang w:val="en-US"/>
        </w:rPr>
        <w:t>. The vulnerability index is relative, so only spatial differences and patterns can be compared.</w:t>
      </w:r>
    </w:p>
    <w:p w14:paraId="011F277D" w14:textId="77777777" w:rsidR="00250898" w:rsidRPr="000217F6" w:rsidRDefault="00FD0452">
      <w:pPr>
        <w:pStyle w:val="Titre2"/>
        <w:tabs>
          <w:tab w:val="center" w:pos="3734"/>
        </w:tabs>
        <w:ind w:left="0" w:firstLine="0"/>
        <w:rPr>
          <w:lang w:val="en-US"/>
        </w:rPr>
      </w:pPr>
      <w:r w:rsidRPr="000217F6">
        <w:rPr>
          <w:lang w:val="en-US"/>
        </w:rPr>
        <w:t>3.3</w:t>
      </w:r>
      <w:r w:rsidRPr="000217F6">
        <w:rPr>
          <w:lang w:val="en-US"/>
        </w:rPr>
        <w:tab/>
        <w:t>Seabird spatial vulnerability to wind farm</w:t>
      </w:r>
    </w:p>
    <w:p w14:paraId="233A9E02" w14:textId="78030F1F" w:rsidR="00250898" w:rsidRPr="000217F6" w:rsidRDefault="00FD0452">
      <w:pPr>
        <w:ind w:left="20" w:right="53" w:hanging="8"/>
        <w:rPr>
          <w:lang w:val="en-US"/>
        </w:rPr>
      </w:pPr>
      <w:r w:rsidRPr="000217F6">
        <w:rPr>
          <w:lang w:val="en-US"/>
        </w:rPr>
        <w:t>The species with the highest vulnerability scores are the Little Gull, the Mediterranean Gull, and the Yellow-legged Gull in winter (non-breeding season), and the Yellow-legged Gull, Black-headed Gull, and Mediterranean Gull in summer (breeding season) (</w:t>
      </w:r>
      <w:del w:id="421" w:author="Coline CANONNE" w:date="2024-06-07T14:57:00Z">
        <w:r w:rsidRPr="000217F6" w:rsidDel="00D47260">
          <w:rPr>
            <w:lang w:val="en-US"/>
          </w:rPr>
          <w:delText xml:space="preserve">Table </w:delText>
        </w:r>
      </w:del>
      <w:ins w:id="422" w:author="Coline CANONNE" w:date="2024-06-07T14:57:00Z">
        <w:r w:rsidR="00D47260" w:rsidRPr="000217F6">
          <w:rPr>
            <w:lang w:val="en-US"/>
          </w:rPr>
          <w:t>Tab</w:t>
        </w:r>
        <w:r w:rsidR="00D47260">
          <w:rPr>
            <w:lang w:val="en-US"/>
          </w:rPr>
          <w:t xml:space="preserve">. </w:t>
        </w:r>
      </w:ins>
      <w:r w:rsidRPr="000217F6">
        <w:rPr>
          <w:lang w:val="en-US"/>
        </w:rPr>
        <w:t>3).</w:t>
      </w:r>
    </w:p>
    <w:p w14:paraId="1ACC8407" w14:textId="18111241" w:rsidR="00250898" w:rsidRPr="000217F6" w:rsidRDefault="00FD0452">
      <w:pPr>
        <w:ind w:left="12" w:right="53" w:firstLine="360"/>
        <w:rPr>
          <w:lang w:val="en-US"/>
        </w:rPr>
      </w:pPr>
      <w:r w:rsidRPr="000217F6">
        <w:rPr>
          <w:lang w:val="en-US"/>
        </w:rPr>
        <w:t xml:space="preserve">Seasonal variation in the spatial distribution of relative vulnerability is minimal, regardless of the methods used for species distribution (Fig. 5). The main difference appears in the western part of the Gulf, where there is an increased risk </w:t>
      </w:r>
      <w:del w:id="423" w:author="Coline CANONNE" w:date="2024-06-07T14:58:00Z">
        <w:r w:rsidRPr="000217F6" w:rsidDel="00D47260">
          <w:rPr>
            <w:lang w:val="en-US"/>
          </w:rPr>
          <w:delText xml:space="preserve">during </w:delText>
        </w:r>
      </w:del>
      <w:ins w:id="424" w:author="Coline CANONNE" w:date="2024-06-07T14:58:00Z">
        <w:r w:rsidR="00D47260">
          <w:rPr>
            <w:lang w:val="en-US"/>
          </w:rPr>
          <w:t>in</w:t>
        </w:r>
        <w:r w:rsidR="00D47260" w:rsidRPr="000217F6">
          <w:rPr>
            <w:lang w:val="en-US"/>
          </w:rPr>
          <w:t xml:space="preserve"> </w:t>
        </w:r>
      </w:ins>
      <w:r w:rsidRPr="000217F6">
        <w:rPr>
          <w:lang w:val="en-US"/>
        </w:rPr>
        <w:t>winter due to the presence of the Little Gull during this period.</w:t>
      </w:r>
    </w:p>
    <w:p w14:paraId="32F1C298" w14:textId="7CBE625E" w:rsidR="00250898" w:rsidRPr="000217F6" w:rsidRDefault="00D47260">
      <w:pPr>
        <w:ind w:left="12" w:right="53" w:firstLine="351"/>
        <w:rPr>
          <w:lang w:val="en-US"/>
        </w:rPr>
      </w:pPr>
      <w:ins w:id="425" w:author="Coline CANONNE" w:date="2024-06-07T14:58:00Z">
        <w:r w:rsidRPr="00D47260">
          <w:rPr>
            <w:lang w:val="en-US"/>
          </w:rPr>
          <w:lastRenderedPageBreak/>
          <w:t>Throughout</w:t>
        </w:r>
      </w:ins>
      <w:ins w:id="426" w:author="Coline CANONNE" w:date="2024-06-07T14:59:00Z">
        <w:r>
          <w:rPr>
            <w:lang w:val="en-US"/>
          </w:rPr>
          <w:t xml:space="preserve"> the </w:t>
        </w:r>
      </w:ins>
      <w:del w:id="427" w:author="Coline CANONNE" w:date="2024-06-07T14:58:00Z">
        <w:r w:rsidR="00FD0452" w:rsidRPr="000217F6" w:rsidDel="00D47260">
          <w:rPr>
            <w:lang w:val="en-US"/>
          </w:rPr>
          <w:delText xml:space="preserve">Across the entire </w:delText>
        </w:r>
      </w:del>
      <w:r w:rsidR="00FD0452" w:rsidRPr="000217F6">
        <w:rPr>
          <w:lang w:val="en-US"/>
        </w:rPr>
        <w:t xml:space="preserve">area, higher vulnerability values are observed near the coast. </w:t>
      </w:r>
      <w:del w:id="428" w:author="Coline CANONNE" w:date="2024-06-07T14:59:00Z">
        <w:r w:rsidR="00FD0452" w:rsidRPr="000217F6" w:rsidDel="00D47260">
          <w:rPr>
            <w:lang w:val="en-US"/>
          </w:rPr>
          <w:delText xml:space="preserve">On </w:delText>
        </w:r>
      </w:del>
      <w:ins w:id="429" w:author="Coline CANONNE" w:date="2024-06-07T14:59:00Z">
        <w:r>
          <w:rPr>
            <w:lang w:val="en-US"/>
          </w:rPr>
          <w:t>In</w:t>
        </w:r>
        <w:r w:rsidRPr="000217F6">
          <w:rPr>
            <w:lang w:val="en-US"/>
          </w:rPr>
          <w:t xml:space="preserve"> </w:t>
        </w:r>
      </w:ins>
      <w:r w:rsidR="00FD0452" w:rsidRPr="000217F6">
        <w:rPr>
          <w:lang w:val="en-US"/>
        </w:rPr>
        <w:t xml:space="preserve">the </w:t>
      </w:r>
      <w:ins w:id="430" w:author="Coline CANONNE" w:date="2024-06-07T14:59:00Z">
        <w:r>
          <w:rPr>
            <w:lang w:val="en-US"/>
          </w:rPr>
          <w:t xml:space="preserve">abundance-based </w:t>
        </w:r>
      </w:ins>
      <w:ins w:id="431" w:author="Coline CANONNE" w:date="2024-06-07T15:04:00Z">
        <w:r w:rsidR="00DA43B0">
          <w:rPr>
            <w:rStyle w:val="Marquedecommentaire"/>
          </w:rPr>
          <w:commentReference w:id="432"/>
        </w:r>
      </w:ins>
      <w:commentRangeStart w:id="432"/>
      <w:commentRangeEnd w:id="432"/>
      <w:r w:rsidR="00FD0452" w:rsidRPr="000217F6">
        <w:rPr>
          <w:lang w:val="en-US"/>
        </w:rPr>
        <w:t>maps</w:t>
      </w:r>
      <w:del w:id="433" w:author="Coline CANONNE" w:date="2024-06-07T14:59:00Z">
        <w:r w:rsidR="00FD0452" w:rsidRPr="000217F6" w:rsidDel="00D47260">
          <w:rPr>
            <w:lang w:val="en-US"/>
          </w:rPr>
          <w:delText xml:space="preserve"> based on </w:delText>
        </w:r>
        <w:commentRangeStart w:id="434"/>
        <w:r w:rsidR="00FD0452" w:rsidRPr="000217F6" w:rsidDel="00D47260">
          <w:rPr>
            <w:lang w:val="en-US"/>
          </w:rPr>
          <w:delText>abundance</w:delText>
        </w:r>
        <w:commentRangeEnd w:id="434"/>
        <w:r w:rsidR="00057DEF" w:rsidDel="00D47260">
          <w:rPr>
            <w:rStyle w:val="Marquedecommentaire"/>
          </w:rPr>
          <w:commentReference w:id="434"/>
        </w:r>
      </w:del>
      <w:r w:rsidR="00FD0452" w:rsidRPr="000217F6">
        <w:rPr>
          <w:lang w:val="en-US"/>
        </w:rPr>
        <w:t xml:space="preserve">, vulnerability </w:t>
      </w:r>
      <w:del w:id="435" w:author="Coline CANONNE" w:date="2024-06-07T15:00:00Z">
        <w:r w:rsidR="00FD0452" w:rsidRPr="000217F6" w:rsidDel="00DA43B0">
          <w:rPr>
            <w:lang w:val="en-US"/>
          </w:rPr>
          <w:delText xml:space="preserve">rapidly </w:delText>
        </w:r>
      </w:del>
      <w:r w:rsidR="00FD0452" w:rsidRPr="000217F6">
        <w:rPr>
          <w:lang w:val="en-US"/>
        </w:rPr>
        <w:t>decreases</w:t>
      </w:r>
      <w:ins w:id="436" w:author="Coline CANONNE" w:date="2024-06-07T15:00:00Z">
        <w:r w:rsidR="00DA43B0">
          <w:rPr>
            <w:lang w:val="en-US"/>
          </w:rPr>
          <w:t xml:space="preserve"> </w:t>
        </w:r>
        <w:r w:rsidR="00DA43B0" w:rsidRPr="000217F6">
          <w:rPr>
            <w:lang w:val="en-US"/>
          </w:rPr>
          <w:t>rapidly</w:t>
        </w:r>
      </w:ins>
      <w:r w:rsidR="00FD0452" w:rsidRPr="000217F6">
        <w:rPr>
          <w:lang w:val="en-US"/>
        </w:rPr>
        <w:t xml:space="preserve"> with increasing distance from the coast, whereas it remains high over a larger area </w:t>
      </w:r>
      <w:ins w:id="437" w:author="Coline CANONNE" w:date="2024-06-07T15:00:00Z">
        <w:r w:rsidR="00DA43B0" w:rsidRPr="00DA43B0">
          <w:rPr>
            <w:lang w:val="en-US"/>
          </w:rPr>
          <w:t>in the occupancy-based maps</w:t>
        </w:r>
      </w:ins>
      <w:del w:id="438" w:author="Coline CANONNE" w:date="2024-06-07T15:00:00Z">
        <w:r w:rsidR="00FD0452" w:rsidRPr="000217F6" w:rsidDel="00DA43B0">
          <w:rPr>
            <w:lang w:val="en-US"/>
          </w:rPr>
          <w:delText>with occupancy modeling</w:delText>
        </w:r>
      </w:del>
      <w:r w:rsidR="00FD0452" w:rsidRPr="000217F6">
        <w:rPr>
          <w:lang w:val="en-US"/>
        </w:rPr>
        <w:t xml:space="preserve">. A high vulnerability at the </w:t>
      </w:r>
      <w:del w:id="439" w:author="Coline CANONNE" w:date="2024-06-07T15:00:00Z">
        <w:r w:rsidR="00FD0452" w:rsidRPr="000217F6" w:rsidDel="00DA43B0">
          <w:rPr>
            <w:lang w:val="en-US"/>
          </w:rPr>
          <w:delText xml:space="preserve">Rhone </w:delText>
        </w:r>
      </w:del>
      <w:ins w:id="440" w:author="Coline CANONNE" w:date="2024-06-07T15:00:00Z">
        <w:r w:rsidR="00DA43B0" w:rsidRPr="000217F6">
          <w:rPr>
            <w:lang w:val="en-US"/>
          </w:rPr>
          <w:t>Rh</w:t>
        </w:r>
        <w:r w:rsidR="00DA43B0">
          <w:rPr>
            <w:lang w:val="en-US"/>
          </w:rPr>
          <w:t>ô</w:t>
        </w:r>
        <w:r w:rsidR="00DA43B0" w:rsidRPr="000217F6">
          <w:rPr>
            <w:lang w:val="en-US"/>
          </w:rPr>
          <w:t xml:space="preserve">ne </w:t>
        </w:r>
      </w:ins>
      <w:r w:rsidR="00FD0452" w:rsidRPr="000217F6">
        <w:rPr>
          <w:lang w:val="en-US"/>
        </w:rPr>
        <w:t xml:space="preserve">River mouth, near the Camargue region, is visible for both methods. Apart from the </w:t>
      </w:r>
      <w:ins w:id="441" w:author="Coline CANONNE" w:date="2024-06-07T15:01:00Z">
        <w:r w:rsidR="00DA43B0" w:rsidRPr="00DA43B0">
          <w:rPr>
            <w:lang w:val="en-US"/>
          </w:rPr>
          <w:t>effect of distance to the coast,</w:t>
        </w:r>
      </w:ins>
      <w:del w:id="442" w:author="Coline CANONNE" w:date="2024-06-07T15:01:00Z">
        <w:r w:rsidR="00FD0452" w:rsidRPr="000217F6" w:rsidDel="00DA43B0">
          <w:rPr>
            <w:lang w:val="en-US"/>
          </w:rPr>
          <w:delText>distance-to-coast effect</w:delText>
        </w:r>
      </w:del>
      <w:r w:rsidR="00FD0452" w:rsidRPr="000217F6">
        <w:rPr>
          <w:lang w:val="en-US"/>
        </w:rPr>
        <w:t>, the maps obtained with the two modeling approaches seem to be in agreement.</w:t>
      </w:r>
    </w:p>
    <w:p w14:paraId="7FC30C55" w14:textId="2B32E10C" w:rsidR="00250898" w:rsidRPr="000217F6" w:rsidRDefault="00FD0452">
      <w:pPr>
        <w:spacing w:after="584"/>
        <w:ind w:left="12" w:right="53" w:firstLine="351"/>
        <w:rPr>
          <w:lang w:val="en-US"/>
        </w:rPr>
      </w:pPr>
      <w:r w:rsidRPr="000217F6">
        <w:rPr>
          <w:lang w:val="en-US"/>
        </w:rPr>
        <w:t xml:space="preserve">The results on the maps also </w:t>
      </w:r>
      <w:commentRangeStart w:id="443"/>
      <w:r w:rsidRPr="000217F6">
        <w:rPr>
          <w:lang w:val="en-US"/>
        </w:rPr>
        <w:t xml:space="preserve">reflect </w:t>
      </w:r>
      <w:commentRangeEnd w:id="443"/>
      <w:r w:rsidR="00DA43B0">
        <w:rPr>
          <w:rStyle w:val="Marquedecommentaire"/>
        </w:rPr>
        <w:commentReference w:id="443"/>
      </w:r>
      <w:r w:rsidRPr="000217F6">
        <w:rPr>
          <w:lang w:val="en-US"/>
        </w:rPr>
        <w:t xml:space="preserve">when looking at the relative vulnerability of the different areas considered for wind farm locations (Fig. 5). With </w:t>
      </w:r>
      <w:del w:id="444" w:author="Valentin Lauret" w:date="2024-06-06T15:56:00Z">
        <w:r w:rsidRPr="000217F6" w:rsidDel="00057DEF">
          <w:rPr>
            <w:lang w:val="en-US"/>
          </w:rPr>
          <w:delText xml:space="preserve">abundance </w:delText>
        </w:r>
      </w:del>
      <w:proofErr w:type="spellStart"/>
      <w:ins w:id="445" w:author="Valentin Lauret" w:date="2024-06-06T15:56:00Z">
        <w:r w:rsidR="00057DEF">
          <w:rPr>
            <w:lang w:val="en-US"/>
          </w:rPr>
          <w:t>Nmixture</w:t>
        </w:r>
        <w:proofErr w:type="spellEnd"/>
        <w:r w:rsidR="00057DEF" w:rsidRPr="000217F6">
          <w:rPr>
            <w:lang w:val="en-US"/>
          </w:rPr>
          <w:t xml:space="preserve"> </w:t>
        </w:r>
      </w:ins>
      <w:del w:id="446" w:author="Coline CANONNE" w:date="2024-06-07T15:04:00Z">
        <w:r w:rsidRPr="000217F6" w:rsidDel="00DA43B0">
          <w:rPr>
            <w:lang w:val="en-US"/>
          </w:rPr>
          <w:delText>model</w:delText>
        </w:r>
      </w:del>
      <w:ins w:id="447" w:author="Coline CANONNE" w:date="2024-06-07T15:04:00Z">
        <w:r w:rsidR="00DA43B0" w:rsidRPr="000217F6">
          <w:rPr>
            <w:lang w:val="en-US"/>
          </w:rPr>
          <w:t>model</w:t>
        </w:r>
      </w:ins>
      <w:ins w:id="448" w:author="Coline CANONNE" w:date="2024-06-07T15:06:00Z">
        <w:r w:rsidR="00DA43B0">
          <w:rPr>
            <w:lang w:val="en-US"/>
          </w:rPr>
          <w:t>s</w:t>
        </w:r>
      </w:ins>
      <w:del w:id="449" w:author="Coline CANONNE" w:date="2024-06-07T15:04:00Z">
        <w:r w:rsidRPr="000217F6" w:rsidDel="00DA43B0">
          <w:rPr>
            <w:lang w:val="en-US"/>
          </w:rPr>
          <w:delText>ing</w:delText>
        </w:r>
      </w:del>
      <w:r w:rsidRPr="000217F6">
        <w:rPr>
          <w:lang w:val="en-US"/>
        </w:rPr>
        <w:t xml:space="preserve">, </w:t>
      </w:r>
      <w:ins w:id="450" w:author="Coline CANONNE" w:date="2024-06-07T15:04:00Z">
        <w:r w:rsidR="00DA43B0">
          <w:rPr>
            <w:lang w:val="en-US"/>
          </w:rPr>
          <w:t xml:space="preserve">the </w:t>
        </w:r>
      </w:ins>
      <w:r w:rsidRPr="000217F6">
        <w:rPr>
          <w:lang w:val="en-US"/>
        </w:rPr>
        <w:t xml:space="preserve">vulnerability </w:t>
      </w:r>
      <w:del w:id="451" w:author="Coline CANONNE" w:date="2024-06-07T15:05:00Z">
        <w:r w:rsidRPr="000217F6" w:rsidDel="00DA43B0">
          <w:rPr>
            <w:lang w:val="en-US"/>
          </w:rPr>
          <w:delText xml:space="preserve">rapidly </w:delText>
        </w:r>
      </w:del>
      <w:r w:rsidRPr="000217F6">
        <w:rPr>
          <w:lang w:val="en-US"/>
        </w:rPr>
        <w:t>decreases</w:t>
      </w:r>
      <w:ins w:id="452" w:author="Coline CANONNE" w:date="2024-06-07T15:05:00Z">
        <w:r w:rsidR="00DA43B0">
          <w:rPr>
            <w:lang w:val="en-US"/>
          </w:rPr>
          <w:t xml:space="preserve"> </w:t>
        </w:r>
        <w:r w:rsidR="00DA43B0" w:rsidRPr="000217F6">
          <w:rPr>
            <w:lang w:val="en-US"/>
          </w:rPr>
          <w:t>rapidly</w:t>
        </w:r>
      </w:ins>
      <w:r w:rsidRPr="000217F6">
        <w:rPr>
          <w:lang w:val="en-US"/>
        </w:rPr>
        <w:t xml:space="preserve"> with </w:t>
      </w:r>
      <w:ins w:id="453" w:author="Coline CANONNE" w:date="2024-06-07T15:05:00Z">
        <w:r w:rsidR="00DA43B0">
          <w:rPr>
            <w:lang w:val="en-US"/>
          </w:rPr>
          <w:t xml:space="preserve">the </w:t>
        </w:r>
      </w:ins>
      <w:r w:rsidRPr="000217F6">
        <w:rPr>
          <w:lang w:val="en-US"/>
        </w:rPr>
        <w:t xml:space="preserve">distance from the coast, so </w:t>
      </w:r>
      <w:ins w:id="454" w:author="Coline CANONNE" w:date="2024-06-07T15:05:00Z">
        <w:r w:rsidR="00DA43B0">
          <w:rPr>
            <w:lang w:val="en-US"/>
          </w:rPr>
          <w:t xml:space="preserve">that </w:t>
        </w:r>
      </w:ins>
      <w:del w:id="455" w:author="Coline CANONNE" w:date="2024-06-07T15:05:00Z">
        <w:r w:rsidRPr="000217F6" w:rsidDel="00DA43B0">
          <w:rPr>
            <w:lang w:val="en-US"/>
          </w:rPr>
          <w:delText>Z</w:delText>
        </w:r>
      </w:del>
      <w:ins w:id="456" w:author="Coline CANONNE" w:date="2024-06-07T15:05:00Z">
        <w:r w:rsidR="00DA43B0">
          <w:rPr>
            <w:lang w:val="en-US"/>
          </w:rPr>
          <w:t>z</w:t>
        </w:r>
      </w:ins>
      <w:r w:rsidRPr="000217F6">
        <w:rPr>
          <w:lang w:val="en-US"/>
        </w:rPr>
        <w:t xml:space="preserve">ones 3 and 4 show a relative vulnerability equivalent to that of the </w:t>
      </w:r>
      <w:del w:id="457" w:author="Coline CANONNE" w:date="2024-06-07T15:05:00Z">
        <w:r w:rsidRPr="000217F6" w:rsidDel="00DA43B0">
          <w:rPr>
            <w:lang w:val="en-US"/>
          </w:rPr>
          <w:delText xml:space="preserve">whole </w:delText>
        </w:r>
      </w:del>
      <w:ins w:id="458" w:author="Coline CANONNE" w:date="2024-06-07T15:05:00Z">
        <w:r w:rsidR="00DA43B0">
          <w:rPr>
            <w:lang w:val="en-US"/>
          </w:rPr>
          <w:t>entire</w:t>
        </w:r>
        <w:r w:rsidR="00DA43B0" w:rsidRPr="000217F6">
          <w:rPr>
            <w:lang w:val="en-US"/>
          </w:rPr>
          <w:t xml:space="preserve"> </w:t>
        </w:r>
      </w:ins>
      <w:r w:rsidRPr="000217F6">
        <w:rPr>
          <w:lang w:val="en-US"/>
        </w:rPr>
        <w:t xml:space="preserve">study area. In contrast, </w:t>
      </w:r>
      <w:del w:id="459" w:author="Coline CANONNE" w:date="2024-06-07T15:05:00Z">
        <w:r w:rsidRPr="000217F6" w:rsidDel="00DA43B0">
          <w:rPr>
            <w:lang w:val="en-US"/>
          </w:rPr>
          <w:delText xml:space="preserve">Zones </w:delText>
        </w:r>
      </w:del>
      <w:ins w:id="460" w:author="Coline CANONNE" w:date="2024-06-07T15:05:00Z">
        <w:r w:rsidR="00DA43B0">
          <w:rPr>
            <w:lang w:val="en-US"/>
          </w:rPr>
          <w:t>z</w:t>
        </w:r>
        <w:r w:rsidR="00DA43B0" w:rsidRPr="000217F6">
          <w:rPr>
            <w:lang w:val="en-US"/>
          </w:rPr>
          <w:t xml:space="preserve">ones </w:t>
        </w:r>
      </w:ins>
      <w:r w:rsidRPr="000217F6">
        <w:rPr>
          <w:lang w:val="en-US"/>
        </w:rPr>
        <w:t>1 and 2 have a much higher risk than the rest of the study area. With occupancy model</w:t>
      </w:r>
      <w:ins w:id="461" w:author="Coline CANONNE" w:date="2024-06-07T15:06:00Z">
        <w:r w:rsidR="00DA43B0">
          <w:rPr>
            <w:lang w:val="en-US"/>
          </w:rPr>
          <w:t>s</w:t>
        </w:r>
      </w:ins>
      <w:del w:id="462" w:author="Coline CANONNE" w:date="2024-06-07T15:06:00Z">
        <w:r w:rsidRPr="000217F6" w:rsidDel="00DA43B0">
          <w:rPr>
            <w:lang w:val="en-US"/>
          </w:rPr>
          <w:delText>ling</w:delText>
        </w:r>
      </w:del>
      <w:r w:rsidRPr="000217F6">
        <w:rPr>
          <w:lang w:val="en-US"/>
        </w:rPr>
        <w:t xml:space="preserve">, </w:t>
      </w:r>
      <w:ins w:id="463" w:author="Coline CANONNE" w:date="2024-06-07T15:06:00Z">
        <w:r w:rsidR="00DA43B0">
          <w:rPr>
            <w:lang w:val="en-US"/>
          </w:rPr>
          <w:t xml:space="preserve">the </w:t>
        </w:r>
      </w:ins>
      <w:r w:rsidRPr="000217F6">
        <w:rPr>
          <w:lang w:val="en-US"/>
        </w:rPr>
        <w:t>results are really similar except for zone 4, which has a vulnerability above the average vulnerability of the entire study area.</w:t>
      </w:r>
    </w:p>
    <w:p w14:paraId="78BD0988" w14:textId="77777777" w:rsidR="00250898" w:rsidRPr="000217F6" w:rsidRDefault="00FD0452">
      <w:pPr>
        <w:pStyle w:val="Titre1"/>
        <w:tabs>
          <w:tab w:val="center" w:pos="1492"/>
        </w:tabs>
        <w:spacing w:after="316"/>
        <w:ind w:left="0" w:firstLine="0"/>
        <w:rPr>
          <w:lang w:val="en-US"/>
        </w:rPr>
      </w:pPr>
      <w:r w:rsidRPr="000217F6">
        <w:rPr>
          <w:lang w:val="en-US"/>
        </w:rPr>
        <w:t>4</w:t>
      </w:r>
      <w:r w:rsidRPr="000217F6">
        <w:rPr>
          <w:lang w:val="en-US"/>
        </w:rPr>
        <w:tab/>
      </w:r>
      <w:commentRangeStart w:id="464"/>
      <w:commentRangeStart w:id="465"/>
      <w:r w:rsidRPr="000217F6">
        <w:rPr>
          <w:lang w:val="en-US"/>
        </w:rPr>
        <w:t>Discussion</w:t>
      </w:r>
      <w:commentRangeEnd w:id="464"/>
      <w:r w:rsidR="00A53350">
        <w:rPr>
          <w:rStyle w:val="Marquedecommentaire"/>
          <w:b w:val="0"/>
        </w:rPr>
        <w:commentReference w:id="464"/>
      </w:r>
      <w:commentRangeEnd w:id="465"/>
      <w:r w:rsidR="00C64804">
        <w:rPr>
          <w:rStyle w:val="Marquedecommentaire"/>
          <w:b w:val="0"/>
        </w:rPr>
        <w:commentReference w:id="465"/>
      </w:r>
    </w:p>
    <w:p w14:paraId="0723972D" w14:textId="77777777" w:rsidR="00250898" w:rsidRPr="000217F6" w:rsidRDefault="00FD0452">
      <w:pPr>
        <w:pStyle w:val="Titre2"/>
        <w:tabs>
          <w:tab w:val="center" w:pos="3281"/>
        </w:tabs>
        <w:ind w:left="0" w:firstLine="0"/>
        <w:rPr>
          <w:lang w:val="en-US"/>
        </w:rPr>
      </w:pPr>
      <w:r w:rsidRPr="000217F6">
        <w:rPr>
          <w:lang w:val="en-US"/>
        </w:rPr>
        <w:t>4.1</w:t>
      </w:r>
      <w:r w:rsidRPr="000217F6">
        <w:rPr>
          <w:lang w:val="en-US"/>
        </w:rPr>
        <w:tab/>
        <w:t>Seabird vulnerability to wind farms</w:t>
      </w:r>
    </w:p>
    <w:p w14:paraId="7B6B5B0E" w14:textId="563BB12A" w:rsidR="00250898" w:rsidRPr="000217F6" w:rsidRDefault="00FD0452" w:rsidP="000664D4">
      <w:pPr>
        <w:spacing w:after="0" w:line="330" w:lineRule="auto"/>
        <w:ind w:left="12" w:firstLine="0"/>
        <w:rPr>
          <w:lang w:val="en-US"/>
        </w:rPr>
      </w:pPr>
      <w:r w:rsidRPr="000217F6">
        <w:rPr>
          <w:lang w:val="en-US"/>
        </w:rPr>
        <w:t>Despite strong variation</w:t>
      </w:r>
      <w:del w:id="466" w:author="Coline CANONNE" w:date="2024-06-07T15:07:00Z">
        <w:r w:rsidRPr="000217F6" w:rsidDel="007169A7">
          <w:rPr>
            <w:lang w:val="en-US"/>
          </w:rPr>
          <w:delText>s</w:delText>
        </w:r>
      </w:del>
      <w:r w:rsidRPr="000217F6">
        <w:rPr>
          <w:lang w:val="en-US"/>
        </w:rPr>
        <w:t xml:space="preserve"> in seabird distribution among species, averaging the spatial vulnerability across species reveals two distinct and consistent patterns. The first pattern is a strong inshore-offshore gradient, with very high vulnerability near the coast and lower vulnerability offshore</w:t>
      </w:r>
      <w:ins w:id="467" w:author="Valentin Lauret" w:date="2024-06-06T11:29:00Z">
        <w:r w:rsidR="00FC3F4F">
          <w:rPr>
            <w:lang w:val="en-US"/>
          </w:rPr>
          <w:t xml:space="preserve"> (Figure 5?)</w:t>
        </w:r>
      </w:ins>
      <w:r w:rsidRPr="000217F6">
        <w:rPr>
          <w:lang w:val="en-US"/>
        </w:rPr>
        <w:t xml:space="preserve">. The second pattern is the presence of a high vulnerability zone near the Camargue </w:t>
      </w:r>
      <w:r w:rsidR="00A80452" w:rsidRPr="000217F6">
        <w:rPr>
          <w:lang w:val="en-US"/>
        </w:rPr>
        <w:t>estuarine</w:t>
      </w:r>
      <w:r w:rsidRPr="000217F6">
        <w:rPr>
          <w:lang w:val="en-US"/>
        </w:rPr>
        <w:t>, corresponding to a gradient from high to low primary productivity.</w:t>
      </w:r>
    </w:p>
    <w:p w14:paraId="609133C0" w14:textId="45ADA24A" w:rsidR="00250898" w:rsidRPr="000217F6" w:rsidRDefault="00FD0452">
      <w:pPr>
        <w:ind w:left="12" w:right="53" w:firstLine="351"/>
        <w:rPr>
          <w:lang w:val="en-US"/>
        </w:rPr>
      </w:pPr>
      <w:r w:rsidRPr="000217F6">
        <w:rPr>
          <w:lang w:val="en-US"/>
        </w:rPr>
        <w:t xml:space="preserve">The inshore-offshore gradient has also been reported in studies conducted in the United Kingdom [50], the east [80] and west [81] coasts of the United States, and Norway [48]. This gradient is likely </w:t>
      </w:r>
      <w:del w:id="468" w:author="Coline CANONNE" w:date="2024-06-07T15:08:00Z">
        <w:r w:rsidRPr="000217F6" w:rsidDel="007169A7">
          <w:rPr>
            <w:lang w:val="en-US"/>
          </w:rPr>
          <w:delText xml:space="preserve">partly </w:delText>
        </w:r>
      </w:del>
      <w:r w:rsidRPr="000217F6">
        <w:rPr>
          <w:lang w:val="en-US"/>
        </w:rPr>
        <w:t>explained</w:t>
      </w:r>
      <w:ins w:id="469" w:author="Coline CANONNE" w:date="2024-06-07T15:08:00Z">
        <w:r w:rsidR="007169A7">
          <w:rPr>
            <w:lang w:val="en-US"/>
          </w:rPr>
          <w:t xml:space="preserve"> in part</w:t>
        </w:r>
      </w:ins>
      <w:r w:rsidRPr="000217F6">
        <w:rPr>
          <w:lang w:val="en-US"/>
        </w:rPr>
        <w:t xml:space="preserve"> by seabird behavior during the breeding </w:t>
      </w:r>
      <w:del w:id="470" w:author="Coline CANONNE" w:date="2024-06-07T15:08:00Z">
        <w:r w:rsidRPr="000217F6" w:rsidDel="007169A7">
          <w:rPr>
            <w:lang w:val="en-US"/>
          </w:rPr>
          <w:delText>period</w:delText>
        </w:r>
      </w:del>
      <w:ins w:id="471" w:author="Coline CANONNE" w:date="2024-06-07T15:08:00Z">
        <w:r w:rsidR="007169A7">
          <w:rPr>
            <w:lang w:val="en-US"/>
          </w:rPr>
          <w:t>season</w:t>
        </w:r>
      </w:ins>
      <w:r w:rsidRPr="000217F6">
        <w:rPr>
          <w:lang w:val="en-US"/>
        </w:rPr>
        <w:t xml:space="preserve">. During this </w:t>
      </w:r>
      <w:del w:id="472" w:author="Coline CANONNE" w:date="2024-06-07T15:08:00Z">
        <w:r w:rsidRPr="000217F6" w:rsidDel="007169A7">
          <w:rPr>
            <w:lang w:val="en-US"/>
          </w:rPr>
          <w:delText>time</w:delText>
        </w:r>
      </w:del>
      <w:ins w:id="473" w:author="Coline CANONNE" w:date="2024-06-07T15:08:00Z">
        <w:r w:rsidR="007169A7">
          <w:rPr>
            <w:lang w:val="en-US"/>
          </w:rPr>
          <w:t>period</w:t>
        </w:r>
      </w:ins>
      <w:r w:rsidRPr="000217F6">
        <w:rPr>
          <w:lang w:val="en-US"/>
        </w:rPr>
        <w:t xml:space="preserve">, seabirds act as central place foragers from their colonies, which are located along the coast. This explanation is supported by the stronger inshore-offshore gradient visible in summer (see Figure 5), and </w:t>
      </w:r>
      <w:commentRangeStart w:id="474"/>
      <w:r w:rsidRPr="000217F6">
        <w:rPr>
          <w:lang w:val="en-US"/>
        </w:rPr>
        <w:t>remind</w:t>
      </w:r>
      <w:ins w:id="475" w:author="Coline CANONNE" w:date="2024-06-07T15:08:00Z">
        <w:r w:rsidR="007169A7">
          <w:rPr>
            <w:lang w:val="en-US"/>
          </w:rPr>
          <w:t>s</w:t>
        </w:r>
      </w:ins>
      <w:r w:rsidRPr="000217F6">
        <w:rPr>
          <w:lang w:val="en-US"/>
        </w:rPr>
        <w:t xml:space="preserve"> </w:t>
      </w:r>
      <w:commentRangeEnd w:id="474"/>
      <w:r w:rsidR="00627973">
        <w:rPr>
          <w:rStyle w:val="Marquedecommentaire"/>
        </w:rPr>
        <w:commentReference w:id="474"/>
      </w:r>
      <w:r w:rsidRPr="000217F6">
        <w:rPr>
          <w:lang w:val="en-US"/>
        </w:rPr>
        <w:t>that</w:t>
      </w:r>
      <w:ins w:id="476" w:author="Coline CANONNE" w:date="2024-06-07T15:09:00Z">
        <w:r w:rsidR="007169A7">
          <w:rPr>
            <w:lang w:val="en-US"/>
          </w:rPr>
          <w:t xml:space="preserve"> the</w:t>
        </w:r>
      </w:ins>
      <w:r w:rsidRPr="000217F6">
        <w:rPr>
          <w:lang w:val="en-US"/>
        </w:rPr>
        <w:t xml:space="preserve"> wind farm could also indirectly affect offspring during </w:t>
      </w:r>
      <w:commentRangeStart w:id="477"/>
      <w:r w:rsidRPr="000217F6">
        <w:rPr>
          <w:lang w:val="en-US"/>
        </w:rPr>
        <w:t>this period</w:t>
      </w:r>
      <w:commentRangeEnd w:id="477"/>
      <w:r w:rsidR="00A71A7D">
        <w:rPr>
          <w:rStyle w:val="Marquedecommentaire"/>
        </w:rPr>
        <w:commentReference w:id="477"/>
      </w:r>
      <w:r w:rsidRPr="000217F6">
        <w:rPr>
          <w:lang w:val="en-US"/>
        </w:rPr>
        <w:t>. Another contributing factor is the presence of a high number of highly coastal species in our analysis, such as terns (Sandwich and Common terns) and gulls (Black-headed, Mediterranean, and Yellow-legged gulls) (see Figure 2 for distribution map).</w:t>
      </w:r>
    </w:p>
    <w:p w14:paraId="3D7B3CC5" w14:textId="41B5D53A" w:rsidR="00250898" w:rsidRPr="000217F6" w:rsidRDefault="00FD0452">
      <w:pPr>
        <w:ind w:left="12" w:right="53" w:firstLine="351"/>
        <w:rPr>
          <w:lang w:val="en-US"/>
        </w:rPr>
      </w:pPr>
      <w:r w:rsidRPr="000217F6">
        <w:rPr>
          <w:lang w:val="en-US"/>
        </w:rPr>
        <w:t>The productivity gradient was not directly highlighted in other studies, although Goodale et al. (2014) [80] emphasized the importance of excluding seabird hotspots from wind farm infrastructure projects. Highly productive areas are known to be seabird hotspot</w:t>
      </w:r>
      <w:ins w:id="478" w:author="Coline CANONNE" w:date="2024-06-07T15:10:00Z">
        <w:r w:rsidR="00627973">
          <w:rPr>
            <w:lang w:val="en-US"/>
          </w:rPr>
          <w:t>s</w:t>
        </w:r>
      </w:ins>
      <w:r w:rsidRPr="000217F6">
        <w:rPr>
          <w:lang w:val="en-US"/>
        </w:rPr>
        <w:t xml:space="preserve">, </w:t>
      </w:r>
      <w:del w:id="479" w:author="Coline CANONNE" w:date="2024-06-07T15:11:00Z">
        <w:r w:rsidRPr="000217F6" w:rsidDel="00627973">
          <w:rPr>
            <w:lang w:val="en-US"/>
          </w:rPr>
          <w:delText xml:space="preserve">this </w:delText>
        </w:r>
      </w:del>
      <w:commentRangeStart w:id="480"/>
      <w:r w:rsidR="00A80452" w:rsidRPr="000217F6">
        <w:rPr>
          <w:lang w:val="en-US"/>
        </w:rPr>
        <w:lastRenderedPageBreak/>
        <w:t>includ</w:t>
      </w:r>
      <w:ins w:id="481" w:author="Coline CANONNE" w:date="2024-06-07T15:11:00Z">
        <w:r w:rsidR="00627973">
          <w:rPr>
            <w:lang w:val="en-US"/>
          </w:rPr>
          <w:t>ing</w:t>
        </w:r>
      </w:ins>
      <w:del w:id="482" w:author="Coline CANONNE" w:date="2024-06-07T15:11:00Z">
        <w:r w:rsidR="00A80452" w:rsidRPr="000217F6" w:rsidDel="00627973">
          <w:rPr>
            <w:lang w:val="en-US"/>
          </w:rPr>
          <w:delText>es</w:delText>
        </w:r>
      </w:del>
      <w:r w:rsidRPr="000217F6">
        <w:rPr>
          <w:lang w:val="en-US"/>
        </w:rPr>
        <w:t xml:space="preserve"> </w:t>
      </w:r>
      <w:commentRangeEnd w:id="480"/>
      <w:r w:rsidR="00627973">
        <w:rPr>
          <w:rStyle w:val="Marquedecommentaire"/>
        </w:rPr>
        <w:commentReference w:id="480"/>
      </w:r>
      <w:r w:rsidRPr="000217F6">
        <w:rPr>
          <w:lang w:val="en-US"/>
        </w:rPr>
        <w:t xml:space="preserve">upwelling regions and river mouths [82, 83]. In </w:t>
      </w:r>
      <w:r w:rsidR="00A80452" w:rsidRPr="000217F6">
        <w:rPr>
          <w:lang w:val="en-US"/>
        </w:rPr>
        <w:t>these areas</w:t>
      </w:r>
      <w:r w:rsidRPr="000217F6">
        <w:rPr>
          <w:lang w:val="en-US"/>
        </w:rPr>
        <w:t xml:space="preserve">, habitat loss would </w:t>
      </w:r>
      <w:del w:id="483" w:author="Coline CANONNE" w:date="2024-06-07T15:11:00Z">
        <w:r w:rsidRPr="000217F6" w:rsidDel="00627973">
          <w:rPr>
            <w:lang w:val="en-US"/>
          </w:rPr>
          <w:delText xml:space="preserve">greatly </w:delText>
        </w:r>
      </w:del>
      <w:ins w:id="484" w:author="Coline CANONNE" w:date="2024-06-07T15:11:00Z">
        <w:r w:rsidR="00627973">
          <w:rPr>
            <w:lang w:val="en-US"/>
          </w:rPr>
          <w:t>have a major</w:t>
        </w:r>
        <w:r w:rsidR="00627973" w:rsidRPr="000217F6">
          <w:rPr>
            <w:lang w:val="en-US"/>
          </w:rPr>
          <w:t xml:space="preserve"> </w:t>
        </w:r>
      </w:ins>
      <w:r w:rsidRPr="000217F6">
        <w:rPr>
          <w:lang w:val="en-US"/>
        </w:rPr>
        <w:t xml:space="preserve">impact </w:t>
      </w:r>
      <w:ins w:id="485" w:author="Coline CANONNE" w:date="2024-06-07T15:11:00Z">
        <w:r w:rsidR="00627973">
          <w:rPr>
            <w:lang w:val="en-US"/>
          </w:rPr>
          <w:t xml:space="preserve">on </w:t>
        </w:r>
      </w:ins>
      <w:r w:rsidR="00A80452" w:rsidRPr="000217F6">
        <w:rPr>
          <w:lang w:val="en-US"/>
        </w:rPr>
        <w:t>seabirds</w:t>
      </w:r>
      <w:del w:id="486" w:author="Coline CANONNE" w:date="2024-06-07T15:12:00Z">
        <w:r w:rsidR="00A80452" w:rsidRPr="000217F6" w:rsidDel="00627973">
          <w:rPr>
            <w:lang w:val="en-US"/>
          </w:rPr>
          <w:delText>’</w:delText>
        </w:r>
      </w:del>
      <w:r w:rsidRPr="000217F6">
        <w:rPr>
          <w:lang w:val="en-US"/>
        </w:rPr>
        <w:t xml:space="preserve"> populations</w:t>
      </w:r>
      <w:ins w:id="487" w:author="Coline CANONNE" w:date="2024-06-07T15:12:00Z">
        <w:r w:rsidR="00627973">
          <w:rPr>
            <w:lang w:val="en-US"/>
          </w:rPr>
          <w:t>,</w:t>
        </w:r>
      </w:ins>
      <w:r w:rsidRPr="000217F6">
        <w:rPr>
          <w:lang w:val="en-US"/>
        </w:rPr>
        <w:t xml:space="preserve"> as </w:t>
      </w:r>
      <w:del w:id="488" w:author="Coline CANONNE" w:date="2024-06-07T15:12:00Z">
        <w:r w:rsidRPr="000217F6" w:rsidDel="00627973">
          <w:rPr>
            <w:lang w:val="en-US"/>
          </w:rPr>
          <w:delText xml:space="preserve">it </w:delText>
        </w:r>
      </w:del>
      <w:ins w:id="489" w:author="Coline CANONNE" w:date="2024-06-07T15:12:00Z">
        <w:r w:rsidR="00627973">
          <w:rPr>
            <w:lang w:val="en-US"/>
          </w:rPr>
          <w:t>estuaries</w:t>
        </w:r>
        <w:r w:rsidR="00627973" w:rsidRPr="000217F6">
          <w:rPr>
            <w:lang w:val="en-US"/>
          </w:rPr>
          <w:t xml:space="preserve"> </w:t>
        </w:r>
      </w:ins>
      <w:del w:id="490" w:author="Coline CANONNE" w:date="2024-06-07T15:12:00Z">
        <w:r w:rsidRPr="000217F6" w:rsidDel="00627973">
          <w:rPr>
            <w:lang w:val="en-US"/>
          </w:rPr>
          <w:delText>corresponds</w:delText>
        </w:r>
      </w:del>
      <w:ins w:id="491" w:author="Coline CANONNE" w:date="2024-06-07T15:12:00Z">
        <w:r w:rsidR="00627973" w:rsidRPr="000217F6">
          <w:rPr>
            <w:lang w:val="en-US"/>
          </w:rPr>
          <w:t>correspond</w:t>
        </w:r>
      </w:ins>
      <w:r w:rsidRPr="000217F6">
        <w:rPr>
          <w:lang w:val="en-US"/>
        </w:rPr>
        <w:t xml:space="preserve"> to important area for them</w:t>
      </w:r>
      <w:ins w:id="492" w:author="Coline CANONNE" w:date="2024-06-07T15:12:00Z">
        <w:r w:rsidR="00627973">
          <w:rPr>
            <w:lang w:val="en-US"/>
          </w:rPr>
          <w:t xml:space="preserve"> to find </w:t>
        </w:r>
      </w:ins>
      <w:ins w:id="493" w:author="Coline CANONNE" w:date="2024-06-07T15:13:00Z">
        <w:r w:rsidR="00627973">
          <w:rPr>
            <w:lang w:val="en-US"/>
          </w:rPr>
          <w:t>resources (ref?)</w:t>
        </w:r>
      </w:ins>
      <w:r w:rsidRPr="000217F6">
        <w:rPr>
          <w:lang w:val="en-US"/>
        </w:rPr>
        <w:t xml:space="preserve">. Collision mortality is also expected to be higher due to high seabird </w:t>
      </w:r>
      <w:del w:id="494" w:author="Valentin Lauret" w:date="2024-06-06T11:35:00Z">
        <w:r w:rsidRPr="000217F6" w:rsidDel="00A71A7D">
          <w:rPr>
            <w:lang w:val="en-US"/>
          </w:rPr>
          <w:delText>abundance</w:delText>
        </w:r>
      </w:del>
      <w:ins w:id="495" w:author="Valentin Lauret" w:date="2024-06-06T11:35:00Z">
        <w:r w:rsidR="00A71A7D">
          <w:rPr>
            <w:lang w:val="en-US"/>
          </w:rPr>
          <w:t>density</w:t>
        </w:r>
      </w:ins>
      <w:r w:rsidRPr="000217F6">
        <w:rPr>
          <w:lang w:val="en-US"/>
        </w:rPr>
        <w:t>. Therefore, highly productive areas, such as the Camargue estuarine, should be avoided when considering wind farm projects. This gradient also explain</w:t>
      </w:r>
      <w:ins w:id="496" w:author="Coline CANONNE" w:date="2024-06-07T15:13:00Z">
        <w:r w:rsidR="00627973">
          <w:rPr>
            <w:lang w:val="en-US"/>
          </w:rPr>
          <w:t>s</w:t>
        </w:r>
      </w:ins>
      <w:r w:rsidRPr="000217F6">
        <w:rPr>
          <w:lang w:val="en-US"/>
        </w:rPr>
        <w:t xml:space="preserve"> why zone 2, one of the </w:t>
      </w:r>
      <w:r w:rsidR="00A80452" w:rsidRPr="000217F6">
        <w:rPr>
          <w:lang w:val="en-US"/>
        </w:rPr>
        <w:t>zones</w:t>
      </w:r>
      <w:r w:rsidRPr="000217F6">
        <w:rPr>
          <w:lang w:val="en-US"/>
        </w:rPr>
        <w:t xml:space="preserve"> that </w:t>
      </w:r>
      <w:del w:id="497" w:author="Coline CANONNE" w:date="2024-06-07T15:13:00Z">
        <w:r w:rsidRPr="000217F6" w:rsidDel="00627973">
          <w:rPr>
            <w:lang w:val="en-US"/>
          </w:rPr>
          <w:delText xml:space="preserve">should </w:delText>
        </w:r>
      </w:del>
      <w:ins w:id="498" w:author="Coline CANONNE" w:date="2024-06-07T15:13:00Z">
        <w:r w:rsidR="00627973">
          <w:rPr>
            <w:lang w:val="en-US"/>
          </w:rPr>
          <w:t>might</w:t>
        </w:r>
        <w:r w:rsidR="00627973" w:rsidRPr="000217F6">
          <w:rPr>
            <w:lang w:val="en-US"/>
          </w:rPr>
          <w:t xml:space="preserve"> </w:t>
        </w:r>
      </w:ins>
      <w:del w:id="499" w:author="Coline CANONNE" w:date="2024-06-07T15:14:00Z">
        <w:r w:rsidRPr="000217F6" w:rsidDel="00627973">
          <w:rPr>
            <w:lang w:val="en-US"/>
          </w:rPr>
          <w:delText xml:space="preserve">receive </w:delText>
        </w:r>
      </w:del>
      <w:ins w:id="500" w:author="Coline CANONNE" w:date="2024-06-07T15:14:00Z">
        <w:r w:rsidR="00627973">
          <w:rPr>
            <w:lang w:val="en-US"/>
          </w:rPr>
          <w:t>host</w:t>
        </w:r>
        <w:r w:rsidR="00627973" w:rsidRPr="000217F6">
          <w:rPr>
            <w:lang w:val="en-US"/>
          </w:rPr>
          <w:t xml:space="preserve"> </w:t>
        </w:r>
      </w:ins>
      <w:r w:rsidRPr="000217F6">
        <w:rPr>
          <w:lang w:val="en-US"/>
        </w:rPr>
        <w:t>the first wind farm, exhibited a really high relative vulnerability (Figure 5).</w:t>
      </w:r>
    </w:p>
    <w:p w14:paraId="3BD71A3F" w14:textId="061DC765" w:rsidR="00250898" w:rsidRPr="000217F6" w:rsidDel="00A71A7D" w:rsidRDefault="00FD0452" w:rsidP="00A80452">
      <w:pPr>
        <w:spacing w:after="3" w:line="323" w:lineRule="auto"/>
        <w:ind w:left="10" w:right="58" w:hanging="10"/>
        <w:rPr>
          <w:del w:id="501" w:author="Valentin Lauret" w:date="2024-06-06T11:36:00Z"/>
          <w:lang w:val="en-US"/>
        </w:rPr>
      </w:pPr>
      <w:r w:rsidRPr="000217F6">
        <w:rPr>
          <w:lang w:val="en-US"/>
        </w:rPr>
        <w:t>Avoiding coastal and productive area</w:t>
      </w:r>
      <w:ins w:id="502" w:author="Coline CANONNE" w:date="2024-06-07T15:14:00Z">
        <w:r w:rsidR="00627973">
          <w:rPr>
            <w:lang w:val="en-US"/>
          </w:rPr>
          <w:t>s</w:t>
        </w:r>
      </w:ins>
      <w:r w:rsidRPr="000217F6">
        <w:rPr>
          <w:lang w:val="en-US"/>
        </w:rPr>
        <w:t xml:space="preserve"> is good general advice, supported by studies on seabird vulnerability to wind farm</w:t>
      </w:r>
      <w:ins w:id="503" w:author="Coline CANONNE" w:date="2024-06-07T15:14:00Z">
        <w:r w:rsidR="00627973">
          <w:rPr>
            <w:lang w:val="en-US"/>
          </w:rPr>
          <w:t>s</w:t>
        </w:r>
      </w:ins>
      <w:r w:rsidRPr="000217F6">
        <w:rPr>
          <w:lang w:val="en-US"/>
        </w:rPr>
        <w:t xml:space="preserve"> [80, 48], but this simplification </w:t>
      </w:r>
      <w:del w:id="504" w:author="Coline CANONNE" w:date="2024-06-07T15:15:00Z">
        <w:r w:rsidRPr="000217F6" w:rsidDel="00627973">
          <w:rPr>
            <w:lang w:val="en-US"/>
          </w:rPr>
          <w:delText>could hide</w:delText>
        </w:r>
      </w:del>
      <w:ins w:id="505" w:author="Coline CANONNE" w:date="2024-06-07T15:15:00Z">
        <w:r w:rsidR="00627973">
          <w:rPr>
            <w:lang w:val="en-US"/>
          </w:rPr>
          <w:t>may mask</w:t>
        </w:r>
      </w:ins>
      <w:r w:rsidRPr="000217F6">
        <w:rPr>
          <w:lang w:val="en-US"/>
        </w:rPr>
        <w:t xml:space="preserve"> variation in spatial vulnerability between species. Even if moving wind farm</w:t>
      </w:r>
      <w:ins w:id="506" w:author="Coline CANONNE" w:date="2024-06-07T15:15:00Z">
        <w:r w:rsidR="00627973">
          <w:rPr>
            <w:lang w:val="en-US"/>
          </w:rPr>
          <w:t>s</w:t>
        </w:r>
      </w:ins>
      <w:r w:rsidRPr="000217F6">
        <w:rPr>
          <w:lang w:val="en-US"/>
        </w:rPr>
        <w:t xml:space="preserve"> away from </w:t>
      </w:r>
      <w:ins w:id="507" w:author="Coline CANONNE" w:date="2024-06-07T15:15:00Z">
        <w:r w:rsidR="00627973">
          <w:rPr>
            <w:lang w:val="en-US"/>
          </w:rPr>
          <w:t xml:space="preserve">the </w:t>
        </w:r>
      </w:ins>
      <w:r w:rsidRPr="000217F6">
        <w:rPr>
          <w:lang w:val="en-US"/>
        </w:rPr>
        <w:t xml:space="preserve">coast </w:t>
      </w:r>
      <w:del w:id="508" w:author="Coline CANONNE" w:date="2024-06-07T15:15:00Z">
        <w:r w:rsidRPr="000217F6" w:rsidDel="00627973">
          <w:rPr>
            <w:lang w:val="en-US"/>
          </w:rPr>
          <w:delText xml:space="preserve">decrease </w:delText>
        </w:r>
      </w:del>
      <w:ins w:id="509" w:author="Coline CANONNE" w:date="2024-06-07T15:15:00Z">
        <w:r w:rsidR="00627973">
          <w:rPr>
            <w:lang w:val="en-US"/>
          </w:rPr>
          <w:t>reduces</w:t>
        </w:r>
        <w:r w:rsidR="00627973" w:rsidRPr="000217F6">
          <w:rPr>
            <w:lang w:val="en-US"/>
          </w:rPr>
          <w:t xml:space="preserve"> </w:t>
        </w:r>
      </w:ins>
      <w:del w:id="510" w:author="Coline CANONNE" w:date="2024-06-07T15:15:00Z">
        <w:r w:rsidRPr="000217F6" w:rsidDel="00627973">
          <w:rPr>
            <w:lang w:val="en-US"/>
          </w:rPr>
          <w:delText xml:space="preserve">the </w:delText>
        </w:r>
      </w:del>
      <w:r w:rsidRPr="000217F6">
        <w:rPr>
          <w:lang w:val="en-US"/>
        </w:rPr>
        <w:t>impact</w:t>
      </w:r>
      <w:ins w:id="511" w:author="Coline CANONNE" w:date="2024-06-07T15:15:00Z">
        <w:r w:rsidR="00627973">
          <w:rPr>
            <w:lang w:val="en-US"/>
          </w:rPr>
          <w:t>s</w:t>
        </w:r>
      </w:ins>
      <w:r w:rsidRPr="000217F6">
        <w:rPr>
          <w:lang w:val="en-US"/>
        </w:rPr>
        <w:t xml:space="preserve"> on seabirds as a group, when looking at the different seabird guilds, the positive impact </w:t>
      </w:r>
      <w:ins w:id="512" w:author="Coline CANONNE" w:date="2024-06-07T15:16:00Z">
        <w:r w:rsidR="00627973">
          <w:rPr>
            <w:lang w:val="en-US"/>
          </w:rPr>
          <w:t>may be</w:t>
        </w:r>
      </w:ins>
      <w:del w:id="513" w:author="Coline CANONNE" w:date="2024-06-07T15:16:00Z">
        <w:r w:rsidRPr="000217F6" w:rsidDel="00627973">
          <w:rPr>
            <w:lang w:val="en-US"/>
          </w:rPr>
          <w:delText>is</w:delText>
        </w:r>
      </w:del>
      <w:r w:rsidRPr="000217F6">
        <w:rPr>
          <w:lang w:val="en-US"/>
        </w:rPr>
        <w:t xml:space="preserve"> more nuanced [80]. For instance, wind farm</w:t>
      </w:r>
      <w:ins w:id="514" w:author="Coline CANONNE" w:date="2024-06-07T15:16:00Z">
        <w:r w:rsidR="00627973">
          <w:rPr>
            <w:lang w:val="en-US"/>
          </w:rPr>
          <w:t>s</w:t>
        </w:r>
      </w:ins>
      <w:r w:rsidRPr="000217F6">
        <w:rPr>
          <w:lang w:val="en-US"/>
        </w:rPr>
        <w:t xml:space="preserve"> constructed far from shore</w:t>
      </w:r>
      <w:ins w:id="515" w:author="Valentin Lauret" w:date="2024-06-06T11:36:00Z">
        <w:r w:rsidR="00A71A7D">
          <w:rPr>
            <w:lang w:val="en-US"/>
          </w:rPr>
          <w:t xml:space="preserve"> </w:t>
        </w:r>
      </w:ins>
    </w:p>
    <w:p w14:paraId="4616C412" w14:textId="152DF7F4" w:rsidR="00250898" w:rsidRPr="000217F6" w:rsidRDefault="00FD0452">
      <w:pPr>
        <w:spacing w:after="3" w:line="323" w:lineRule="auto"/>
        <w:ind w:left="10" w:right="58" w:hanging="10"/>
        <w:rPr>
          <w:lang w:val="en-US"/>
        </w:rPr>
        <w:pPrChange w:id="516" w:author="Valentin Lauret" w:date="2024-06-06T11:36:00Z">
          <w:pPr>
            <w:spacing w:after="71" w:line="259" w:lineRule="auto"/>
            <w:ind w:left="12" w:right="53" w:firstLine="0"/>
          </w:pPr>
        </w:pPrChange>
      </w:pPr>
      <w:r w:rsidRPr="000217F6">
        <w:rPr>
          <w:lang w:val="en-US"/>
        </w:rPr>
        <w:t xml:space="preserve">would pose a greater risk </w:t>
      </w:r>
      <w:del w:id="517" w:author="Coline CANONNE" w:date="2024-06-07T15:16:00Z">
        <w:r w:rsidRPr="000217F6" w:rsidDel="00627973">
          <w:rPr>
            <w:lang w:val="en-US"/>
          </w:rPr>
          <w:delText xml:space="preserve">on </w:delText>
        </w:r>
      </w:del>
      <w:ins w:id="518" w:author="Coline CANONNE" w:date="2024-06-07T15:16:00Z">
        <w:r w:rsidR="00627973">
          <w:rPr>
            <w:lang w:val="en-US"/>
          </w:rPr>
          <w:t>to</w:t>
        </w:r>
        <w:r w:rsidR="00627973" w:rsidRPr="000217F6">
          <w:rPr>
            <w:lang w:val="en-US"/>
          </w:rPr>
          <w:t xml:space="preserve"> </w:t>
        </w:r>
      </w:ins>
      <w:r w:rsidRPr="000217F6">
        <w:rPr>
          <w:lang w:val="en-US"/>
        </w:rPr>
        <w:t>pelagic specie</w:t>
      </w:r>
      <w:ins w:id="519" w:author="Valentin Lauret" w:date="2024-06-06T11:36:00Z">
        <w:r w:rsidR="00A71A7D">
          <w:rPr>
            <w:lang w:val="en-US"/>
          </w:rPr>
          <w:t>s</w:t>
        </w:r>
      </w:ins>
      <w:r w:rsidRPr="000217F6">
        <w:rPr>
          <w:lang w:val="en-US"/>
        </w:rPr>
        <w:t xml:space="preserve"> [80].</w:t>
      </w:r>
    </w:p>
    <w:p w14:paraId="726CB091" w14:textId="2836635F" w:rsidR="00250898" w:rsidRPr="000217F6" w:rsidRDefault="00FD0452">
      <w:pPr>
        <w:ind w:left="12" w:right="53" w:firstLine="379"/>
        <w:rPr>
          <w:lang w:val="en-US"/>
        </w:rPr>
      </w:pPr>
      <w:r w:rsidRPr="000217F6">
        <w:rPr>
          <w:lang w:val="en-US"/>
        </w:rPr>
        <w:t>In our study, pelagic species include</w:t>
      </w:r>
      <w:del w:id="520" w:author="Coline CANONNE" w:date="2024-06-07T15:17:00Z">
        <w:r w:rsidRPr="000217F6" w:rsidDel="00627973">
          <w:rPr>
            <w:lang w:val="en-US"/>
          </w:rPr>
          <w:delText>s</w:delText>
        </w:r>
      </w:del>
      <w:r w:rsidRPr="000217F6">
        <w:rPr>
          <w:lang w:val="en-US"/>
        </w:rPr>
        <w:t xml:space="preserve"> </w:t>
      </w:r>
      <w:proofErr w:type="spellStart"/>
      <w:r w:rsidRPr="000217F6">
        <w:rPr>
          <w:lang w:val="en-US"/>
        </w:rPr>
        <w:t>Yelkouan</w:t>
      </w:r>
      <w:proofErr w:type="spellEnd"/>
      <w:r w:rsidRPr="000217F6">
        <w:rPr>
          <w:lang w:val="en-US"/>
        </w:rPr>
        <w:t xml:space="preserve">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yelkouan</w:t>
      </w:r>
      <w:proofErr w:type="spellEnd"/>
      <w:r w:rsidRPr="000217F6">
        <w:rPr>
          <w:lang w:val="en-US"/>
        </w:rPr>
        <w:t>), Balearic shearwater (</w:t>
      </w:r>
      <w:proofErr w:type="spellStart"/>
      <w:r w:rsidRPr="000217F6">
        <w:rPr>
          <w:i/>
          <w:lang w:val="en-US"/>
        </w:rPr>
        <w:t>Puffinus</w:t>
      </w:r>
      <w:proofErr w:type="spellEnd"/>
      <w:r w:rsidRPr="000217F6">
        <w:rPr>
          <w:i/>
          <w:lang w:val="en-US"/>
        </w:rPr>
        <w:t xml:space="preserve"> </w:t>
      </w:r>
      <w:proofErr w:type="spellStart"/>
      <w:r w:rsidRPr="000217F6">
        <w:rPr>
          <w:i/>
          <w:lang w:val="en-US"/>
        </w:rPr>
        <w:t>mauretanicus</w:t>
      </w:r>
      <w:proofErr w:type="spellEnd"/>
      <w:r w:rsidRPr="000217F6">
        <w:rPr>
          <w:lang w:val="en-US"/>
        </w:rPr>
        <w:t xml:space="preserve">), </w:t>
      </w:r>
      <w:proofErr w:type="spellStart"/>
      <w:r w:rsidRPr="000217F6">
        <w:rPr>
          <w:lang w:val="en-US"/>
        </w:rPr>
        <w:t>Scopoli’s</w:t>
      </w:r>
      <w:proofErr w:type="spellEnd"/>
      <w:r w:rsidRPr="000217F6">
        <w:rPr>
          <w:lang w:val="en-US"/>
        </w:rPr>
        <w:t xml:space="preserve"> shearwater (</w:t>
      </w:r>
      <w:proofErr w:type="spellStart"/>
      <w:r w:rsidRPr="000217F6">
        <w:rPr>
          <w:i/>
          <w:lang w:val="en-US"/>
        </w:rPr>
        <w:t>Calonectris</w:t>
      </w:r>
      <w:proofErr w:type="spellEnd"/>
      <w:r w:rsidRPr="000217F6">
        <w:rPr>
          <w:i/>
          <w:lang w:val="en-US"/>
        </w:rPr>
        <w:t xml:space="preserve"> </w:t>
      </w:r>
      <w:proofErr w:type="spellStart"/>
      <w:r w:rsidRPr="000217F6">
        <w:rPr>
          <w:i/>
          <w:lang w:val="en-US"/>
        </w:rPr>
        <w:t>diomeda</w:t>
      </w:r>
      <w:proofErr w:type="spellEnd"/>
      <w:r w:rsidRPr="000217F6">
        <w:rPr>
          <w:lang w:val="en-US"/>
        </w:rPr>
        <w:t>), Little gull (</w:t>
      </w:r>
      <w:proofErr w:type="spellStart"/>
      <w:r w:rsidRPr="000217F6">
        <w:rPr>
          <w:i/>
          <w:lang w:val="en-US"/>
        </w:rPr>
        <w:t>Hydrocoloeus</w:t>
      </w:r>
      <w:proofErr w:type="spellEnd"/>
      <w:r w:rsidRPr="000217F6">
        <w:rPr>
          <w:i/>
          <w:lang w:val="en-US"/>
        </w:rPr>
        <w:t xml:space="preserve"> </w:t>
      </w:r>
      <w:proofErr w:type="spellStart"/>
      <w:r w:rsidRPr="000217F6">
        <w:rPr>
          <w:i/>
          <w:lang w:val="en-US"/>
        </w:rPr>
        <w:t>minutus</w:t>
      </w:r>
      <w:proofErr w:type="spellEnd"/>
      <w:r w:rsidRPr="000217F6">
        <w:rPr>
          <w:lang w:val="en-US"/>
        </w:rPr>
        <w:t>), European Storm petrel (</w:t>
      </w:r>
      <w:proofErr w:type="spellStart"/>
      <w:r w:rsidRPr="000217F6">
        <w:rPr>
          <w:i/>
          <w:lang w:val="en-US"/>
        </w:rPr>
        <w:t>Hydrobates</w:t>
      </w:r>
      <w:proofErr w:type="spellEnd"/>
      <w:r w:rsidRPr="000217F6">
        <w:rPr>
          <w:i/>
          <w:lang w:val="en-US"/>
        </w:rPr>
        <w:t xml:space="preserve"> </w:t>
      </w:r>
      <w:proofErr w:type="spellStart"/>
      <w:r w:rsidRPr="000217F6">
        <w:rPr>
          <w:i/>
          <w:lang w:val="en-US"/>
        </w:rPr>
        <w:t>pelagicus</w:t>
      </w:r>
      <w:proofErr w:type="spellEnd"/>
      <w:r w:rsidRPr="000217F6">
        <w:rPr>
          <w:i/>
          <w:lang w:val="en-US"/>
        </w:rPr>
        <w:t xml:space="preserve"> </w:t>
      </w:r>
      <w:proofErr w:type="spellStart"/>
      <w:r w:rsidRPr="000217F6">
        <w:rPr>
          <w:i/>
          <w:lang w:val="en-US"/>
        </w:rPr>
        <w:t>melitensis</w:t>
      </w:r>
      <w:proofErr w:type="spellEnd"/>
      <w:r w:rsidRPr="000217F6">
        <w:rPr>
          <w:lang w:val="en-US"/>
        </w:rPr>
        <w:t>) and Atlantic puffin (</w:t>
      </w:r>
      <w:proofErr w:type="spellStart"/>
      <w:r w:rsidRPr="000217F6">
        <w:rPr>
          <w:i/>
          <w:lang w:val="en-US"/>
        </w:rPr>
        <w:t>Fratercula</w:t>
      </w:r>
      <w:proofErr w:type="spellEnd"/>
      <w:r w:rsidRPr="000217F6">
        <w:rPr>
          <w:i/>
          <w:lang w:val="en-US"/>
        </w:rPr>
        <w:t xml:space="preserve"> </w:t>
      </w:r>
      <w:proofErr w:type="spellStart"/>
      <w:r w:rsidRPr="000217F6">
        <w:rPr>
          <w:i/>
          <w:lang w:val="en-US"/>
        </w:rPr>
        <w:t>arctica</w:t>
      </w:r>
      <w:proofErr w:type="spellEnd"/>
      <w:r w:rsidRPr="000217F6">
        <w:rPr>
          <w:lang w:val="en-US"/>
        </w:rPr>
        <w:t xml:space="preserve">). </w:t>
      </w:r>
      <w:commentRangeStart w:id="521"/>
      <w:r w:rsidRPr="000217F6">
        <w:rPr>
          <w:lang w:val="en-US"/>
        </w:rPr>
        <w:t>Shearwaters, storm-petrels and Atlantic puffin flight close to the water surface</w:t>
      </w:r>
      <w:ins w:id="522" w:author="Coline CANONNE" w:date="2024-06-07T15:17:00Z">
        <w:r w:rsidR="00627973">
          <w:rPr>
            <w:lang w:val="en-US"/>
          </w:rPr>
          <w:t xml:space="preserve"> and</w:t>
        </w:r>
      </w:ins>
      <w:del w:id="523" w:author="Coline CANONNE" w:date="2024-06-07T15:17:00Z">
        <w:r w:rsidRPr="000217F6" w:rsidDel="00627973">
          <w:rPr>
            <w:lang w:val="en-US"/>
          </w:rPr>
          <w:delText>,</w:delText>
        </w:r>
      </w:del>
      <w:r w:rsidRPr="000217F6">
        <w:rPr>
          <w:lang w:val="en-US"/>
        </w:rPr>
        <w:t xml:space="preserve"> thus spend</w:t>
      </w:r>
      <w:del w:id="524" w:author="Coline CANONNE" w:date="2024-06-07T15:17:00Z">
        <w:r w:rsidRPr="000217F6" w:rsidDel="00627973">
          <w:rPr>
            <w:lang w:val="en-US"/>
          </w:rPr>
          <w:delText>ing</w:delText>
        </w:r>
      </w:del>
      <w:r w:rsidRPr="000217F6">
        <w:rPr>
          <w:lang w:val="en-US"/>
        </w:rPr>
        <w:t xml:space="preserve"> a </w:t>
      </w:r>
      <w:del w:id="525" w:author="Valentin Lauret" w:date="2024-06-06T11:36:00Z">
        <w:r w:rsidRPr="000217F6" w:rsidDel="00A71A7D">
          <w:rPr>
            <w:lang w:val="en-US"/>
          </w:rPr>
          <w:delText xml:space="preserve">few </w:delText>
        </w:r>
      </w:del>
      <w:ins w:id="526" w:author="Valentin Lauret" w:date="2024-06-06T11:36:00Z">
        <w:r w:rsidR="00A71A7D">
          <w:rPr>
            <w:lang w:val="en-US"/>
          </w:rPr>
          <w:t>high</w:t>
        </w:r>
        <w:r w:rsidR="00A71A7D" w:rsidRPr="000217F6">
          <w:rPr>
            <w:lang w:val="en-US"/>
          </w:rPr>
          <w:t xml:space="preserve"> </w:t>
        </w:r>
      </w:ins>
      <w:r w:rsidR="00A80452" w:rsidRPr="000217F6">
        <w:rPr>
          <w:lang w:val="en-US"/>
        </w:rPr>
        <w:t>proportion</w:t>
      </w:r>
      <w:del w:id="527" w:author="Coline CANONNE" w:date="2024-06-07T15:17:00Z">
        <w:r w:rsidR="00A80452" w:rsidRPr="000217F6" w:rsidDel="00627973">
          <w:rPr>
            <w:lang w:val="en-US"/>
          </w:rPr>
          <w:delText>s</w:delText>
        </w:r>
      </w:del>
      <w:r w:rsidRPr="000217F6">
        <w:rPr>
          <w:lang w:val="en-US"/>
        </w:rPr>
        <w:t xml:space="preserve"> of their time </w:t>
      </w:r>
      <w:del w:id="528" w:author="Valentin Lauret" w:date="2024-06-06T11:36:00Z">
        <w:r w:rsidRPr="000217F6" w:rsidDel="00A71A7D">
          <w:rPr>
            <w:lang w:val="en-US"/>
          </w:rPr>
          <w:delText xml:space="preserve">at </w:delText>
        </w:r>
      </w:del>
      <w:ins w:id="529" w:author="Valentin Lauret" w:date="2024-06-06T11:36:00Z">
        <w:r w:rsidR="00A71A7D">
          <w:rPr>
            <w:lang w:val="en-US"/>
          </w:rPr>
          <w:t>below the</w:t>
        </w:r>
        <w:r w:rsidR="00A71A7D" w:rsidRPr="000217F6">
          <w:rPr>
            <w:lang w:val="en-US"/>
          </w:rPr>
          <w:t xml:space="preserve"> </w:t>
        </w:r>
      </w:ins>
      <w:r w:rsidRPr="000217F6">
        <w:rPr>
          <w:lang w:val="en-US"/>
        </w:rPr>
        <w:t xml:space="preserve">rotor blade height [84, 85], thus having a low collision risk. </w:t>
      </w:r>
      <w:commentRangeEnd w:id="521"/>
      <w:r w:rsidR="00627973">
        <w:rPr>
          <w:rStyle w:val="Marquedecommentaire"/>
        </w:rPr>
        <w:commentReference w:id="521"/>
      </w:r>
      <w:r w:rsidRPr="000217F6">
        <w:rPr>
          <w:lang w:val="en-US"/>
        </w:rPr>
        <w:t>In addition, shearwaters and storm-petrels exhibit</w:t>
      </w:r>
      <w:ins w:id="530" w:author="Coline CANONNE" w:date="2024-06-07T15:20:00Z">
        <w:r w:rsidR="001D7C85">
          <w:rPr>
            <w:lang w:val="en-US"/>
          </w:rPr>
          <w:t xml:space="preserve"> a</w:t>
        </w:r>
      </w:ins>
      <w:r w:rsidRPr="000217F6">
        <w:rPr>
          <w:lang w:val="en-US"/>
        </w:rPr>
        <w:t xml:space="preserve"> low </w:t>
      </w:r>
      <w:ins w:id="531" w:author="Coline CANONNE" w:date="2024-06-07T15:20:00Z">
        <w:r w:rsidR="001D7C85" w:rsidRPr="001D7C85">
          <w:rPr>
            <w:lang w:val="en-US"/>
          </w:rPr>
          <w:t xml:space="preserve">risk </w:t>
        </w:r>
        <w:r w:rsidR="001D7C85">
          <w:rPr>
            <w:lang w:val="en-US"/>
          </w:rPr>
          <w:t xml:space="preserve">of </w:t>
        </w:r>
      </w:ins>
      <w:r w:rsidRPr="000217F6">
        <w:rPr>
          <w:lang w:val="en-US"/>
        </w:rPr>
        <w:t xml:space="preserve">displacement </w:t>
      </w:r>
      <w:del w:id="532" w:author="Coline CANONNE" w:date="2024-06-07T15:20:00Z">
        <w:r w:rsidRPr="000217F6" w:rsidDel="001D7C85">
          <w:rPr>
            <w:lang w:val="en-US"/>
          </w:rPr>
          <w:delText xml:space="preserve">risk </w:delText>
        </w:r>
      </w:del>
      <w:r w:rsidRPr="000217F6">
        <w:rPr>
          <w:lang w:val="en-US"/>
        </w:rPr>
        <w:t xml:space="preserve">[23, 50]. In comparison, </w:t>
      </w:r>
      <w:proofErr w:type="gramStart"/>
      <w:r w:rsidRPr="000217F6">
        <w:rPr>
          <w:lang w:val="en-US"/>
        </w:rPr>
        <w:t>Little</w:t>
      </w:r>
      <w:proofErr w:type="gramEnd"/>
      <w:r w:rsidRPr="000217F6">
        <w:rPr>
          <w:lang w:val="en-US"/>
        </w:rPr>
        <w:t xml:space="preserve"> gulls face a low risk of displacement but a high </w:t>
      </w:r>
      <w:commentRangeStart w:id="533"/>
      <w:r w:rsidRPr="000217F6">
        <w:rPr>
          <w:lang w:val="en-US"/>
        </w:rPr>
        <w:t xml:space="preserve">risk of collision </w:t>
      </w:r>
      <w:commentRangeEnd w:id="533"/>
      <w:r w:rsidR="00A71A7D">
        <w:rPr>
          <w:rStyle w:val="Marquedecommentaire"/>
        </w:rPr>
        <w:commentReference w:id="533"/>
      </w:r>
      <w:r w:rsidRPr="000217F6">
        <w:rPr>
          <w:lang w:val="en-US"/>
        </w:rPr>
        <w:t xml:space="preserve">[50]. </w:t>
      </w:r>
      <w:del w:id="534" w:author="Valentin Lauret" w:date="2024-06-06T11:42:00Z">
        <w:r w:rsidRPr="000217F6" w:rsidDel="001D74F6">
          <w:rPr>
            <w:lang w:val="en-US"/>
          </w:rPr>
          <w:delText>This species</w:delText>
        </w:r>
      </w:del>
      <w:ins w:id="535" w:author="Valentin Lauret" w:date="2024-06-06T11:42:00Z">
        <w:r w:rsidR="001D74F6">
          <w:rPr>
            <w:lang w:val="en-US"/>
          </w:rPr>
          <w:t>Little gull</w:t>
        </w:r>
      </w:ins>
      <w:r w:rsidRPr="000217F6">
        <w:rPr>
          <w:lang w:val="en-US"/>
        </w:rPr>
        <w:t xml:space="preserve"> is </w:t>
      </w:r>
      <w:del w:id="536" w:author="Coline CANONNE" w:date="2024-06-07T15:21:00Z">
        <w:r w:rsidRPr="000217F6" w:rsidDel="001D7C85">
          <w:rPr>
            <w:lang w:val="en-US"/>
          </w:rPr>
          <w:delText xml:space="preserve">among </w:delText>
        </w:r>
      </w:del>
      <w:ins w:id="537" w:author="Coline CANONNE" w:date="2024-06-07T15:21:00Z">
        <w:r w:rsidR="001D7C85">
          <w:rPr>
            <w:lang w:val="en-US"/>
          </w:rPr>
          <w:t>one of</w:t>
        </w:r>
        <w:r w:rsidR="001D7C85" w:rsidRPr="000217F6">
          <w:rPr>
            <w:lang w:val="en-US"/>
          </w:rPr>
          <w:t xml:space="preserve"> </w:t>
        </w:r>
      </w:ins>
      <w:r w:rsidRPr="000217F6">
        <w:rPr>
          <w:lang w:val="en-US"/>
        </w:rPr>
        <w:t xml:space="preserve">the most abundant seabird species </w:t>
      </w:r>
      <w:del w:id="538" w:author="Coline CANONNE" w:date="2024-06-07T15:21:00Z">
        <w:r w:rsidRPr="000217F6" w:rsidDel="001D7C85">
          <w:rPr>
            <w:lang w:val="en-US"/>
          </w:rPr>
          <w:delText xml:space="preserve">during </w:delText>
        </w:r>
      </w:del>
      <w:ins w:id="539" w:author="Coline CANONNE" w:date="2024-06-07T15:21:00Z">
        <w:r w:rsidR="001D7C85">
          <w:rPr>
            <w:lang w:val="en-US"/>
          </w:rPr>
          <w:t>in</w:t>
        </w:r>
        <w:r w:rsidR="001D7C85" w:rsidRPr="000217F6">
          <w:rPr>
            <w:lang w:val="en-US"/>
          </w:rPr>
          <w:t xml:space="preserve"> </w:t>
        </w:r>
      </w:ins>
      <w:r w:rsidRPr="000217F6">
        <w:rPr>
          <w:lang w:val="en-US"/>
        </w:rPr>
        <w:t xml:space="preserve">winter and its </w:t>
      </w:r>
      <w:r w:rsidR="00A80452" w:rsidRPr="000217F6">
        <w:rPr>
          <w:lang w:val="en-US"/>
        </w:rPr>
        <w:t>distribution</w:t>
      </w:r>
      <w:r w:rsidRPr="000217F6">
        <w:rPr>
          <w:lang w:val="en-US"/>
        </w:rPr>
        <w:t xml:space="preserve"> overlap</w:t>
      </w:r>
      <w:ins w:id="540" w:author="Coline CANONNE" w:date="2024-06-07T15:21:00Z">
        <w:r w:rsidR="001D7C85">
          <w:rPr>
            <w:lang w:val="en-US"/>
          </w:rPr>
          <w:t>s</w:t>
        </w:r>
      </w:ins>
      <w:r w:rsidRPr="000217F6">
        <w:rPr>
          <w:lang w:val="en-US"/>
        </w:rPr>
        <w:t xml:space="preserve"> with the </w:t>
      </w:r>
      <w:r w:rsidR="00A80452" w:rsidRPr="000217F6">
        <w:rPr>
          <w:lang w:val="en-US"/>
        </w:rPr>
        <w:t>future</w:t>
      </w:r>
      <w:r w:rsidRPr="000217F6">
        <w:rPr>
          <w:lang w:val="en-US"/>
        </w:rPr>
        <w:t xml:space="preserve"> wind farm zones (Figure 2). The potential additional mortality caused by wind farms raises significant concern for this species.</w:t>
      </w:r>
    </w:p>
    <w:p w14:paraId="4EBE9633" w14:textId="3B691267" w:rsidR="00250898" w:rsidRPr="000217F6" w:rsidRDefault="00FD0452">
      <w:pPr>
        <w:ind w:left="12" w:right="53" w:firstLine="379"/>
        <w:rPr>
          <w:lang w:val="en-US"/>
        </w:rPr>
      </w:pPr>
      <w:del w:id="541" w:author="Valentin Lauret" w:date="2024-06-06T11:44:00Z">
        <w:r w:rsidRPr="000217F6" w:rsidDel="009A43BD">
          <w:rPr>
            <w:lang w:val="en-US"/>
          </w:rPr>
          <w:delText xml:space="preserve">For coastal species, </w:delText>
        </w:r>
      </w:del>
      <w:ins w:id="542" w:author="Valentin Lauret" w:date="2024-06-06T11:45:00Z">
        <w:r w:rsidR="009A43BD">
          <w:rPr>
            <w:lang w:val="en-US"/>
          </w:rPr>
          <w:t>T</w:t>
        </w:r>
      </w:ins>
      <w:del w:id="543" w:author="Valentin Lauret" w:date="2024-06-06T11:45:00Z">
        <w:r w:rsidRPr="000217F6" w:rsidDel="009A43BD">
          <w:rPr>
            <w:lang w:val="en-US"/>
          </w:rPr>
          <w:delText>t</w:delText>
        </w:r>
      </w:del>
      <w:r w:rsidRPr="000217F6">
        <w:rPr>
          <w:lang w:val="en-US"/>
        </w:rPr>
        <w:t xml:space="preserve">he </w:t>
      </w:r>
      <w:proofErr w:type="gramStart"/>
      <w:r w:rsidRPr="000217F6">
        <w:rPr>
          <w:lang w:val="en-US"/>
        </w:rPr>
        <w:t>risk</w:t>
      </w:r>
      <w:proofErr w:type="gramEnd"/>
      <w:r w:rsidRPr="000217F6">
        <w:rPr>
          <w:lang w:val="en-US"/>
        </w:rPr>
        <w:t xml:space="preserve"> from the currently projected wind farm areas</w:t>
      </w:r>
      <w:ins w:id="544" w:author="Valentin Lauret" w:date="2024-06-06T11:44:00Z">
        <w:r w:rsidR="009A43BD">
          <w:rPr>
            <w:lang w:val="en-US"/>
          </w:rPr>
          <w:t xml:space="preserve"> in zones 1 and 2</w:t>
        </w:r>
      </w:ins>
      <w:r w:rsidRPr="000217F6">
        <w:rPr>
          <w:lang w:val="en-US"/>
        </w:rPr>
        <w:t xml:space="preserve"> should be lower</w:t>
      </w:r>
      <w:ins w:id="545" w:author="Valentin Lauret" w:date="2024-06-06T11:44:00Z">
        <w:r w:rsidR="009A43BD">
          <w:rPr>
            <w:lang w:val="en-US"/>
          </w:rPr>
          <w:t xml:space="preserve"> </w:t>
        </w:r>
      </w:ins>
      <w:ins w:id="546" w:author="Valentin Lauret" w:date="2024-06-06T11:45:00Z">
        <w:r w:rsidR="009A43BD">
          <w:rPr>
            <w:lang w:val="en-US"/>
          </w:rPr>
          <w:t xml:space="preserve">for coastal </w:t>
        </w:r>
      </w:ins>
      <w:ins w:id="547" w:author="Valentin Lauret" w:date="2024-06-06T11:44:00Z">
        <w:r w:rsidR="009A43BD">
          <w:rPr>
            <w:lang w:val="en-US"/>
          </w:rPr>
          <w:t>than for pelagic species</w:t>
        </w:r>
      </w:ins>
      <w:r w:rsidRPr="000217F6">
        <w:rPr>
          <w:lang w:val="en-US"/>
        </w:rPr>
        <w:t>. However, the risk persists, as many</w:t>
      </w:r>
      <w:ins w:id="548" w:author="Valentin Lauret" w:date="2024-06-06T11:45:00Z">
        <w:r w:rsidR="009A43BD">
          <w:rPr>
            <w:lang w:val="en-US"/>
          </w:rPr>
          <w:t xml:space="preserve"> coastal</w:t>
        </w:r>
      </w:ins>
      <w:r w:rsidRPr="000217F6">
        <w:rPr>
          <w:lang w:val="en-US"/>
        </w:rPr>
        <w:t xml:space="preserve"> species still use </w:t>
      </w:r>
      <w:del w:id="549" w:author="Valentin Lauret" w:date="2024-06-06T11:45:00Z">
        <w:r w:rsidRPr="000217F6" w:rsidDel="009A43BD">
          <w:rPr>
            <w:lang w:val="en-US"/>
          </w:rPr>
          <w:delText xml:space="preserve">these </w:delText>
        </w:r>
      </w:del>
      <w:ins w:id="550" w:author="Valentin Lauret" w:date="2024-06-06T11:45:00Z">
        <w:r w:rsidR="009A43BD">
          <w:rPr>
            <w:lang w:val="en-US"/>
          </w:rPr>
          <w:t>the projected wind farm</w:t>
        </w:r>
        <w:r w:rsidR="009A43BD" w:rsidRPr="000217F6">
          <w:rPr>
            <w:lang w:val="en-US"/>
          </w:rPr>
          <w:t xml:space="preserve"> </w:t>
        </w:r>
      </w:ins>
      <w:del w:id="551" w:author="Valentin Lauret" w:date="2024-06-06T11:45:00Z">
        <w:r w:rsidRPr="000217F6" w:rsidDel="009A43BD">
          <w:rPr>
            <w:lang w:val="en-US"/>
          </w:rPr>
          <w:delText>spaces</w:delText>
        </w:r>
      </w:del>
      <w:ins w:id="552" w:author="Valentin Lauret" w:date="2024-06-06T11:45:00Z">
        <w:r w:rsidR="009A43BD">
          <w:rPr>
            <w:lang w:val="en-US"/>
          </w:rPr>
          <w:t>areas</w:t>
        </w:r>
      </w:ins>
      <w:r w:rsidRPr="000217F6">
        <w:rPr>
          <w:lang w:val="en-US"/>
        </w:rPr>
        <w:t xml:space="preserve">, albeit to a </w:t>
      </w:r>
      <w:del w:id="553" w:author="Valentin Lauret" w:date="2024-06-06T11:45:00Z">
        <w:r w:rsidRPr="000217F6" w:rsidDel="009A43BD">
          <w:rPr>
            <w:lang w:val="en-US"/>
          </w:rPr>
          <w:delText xml:space="preserve">much </w:delText>
        </w:r>
      </w:del>
      <w:r w:rsidRPr="000217F6">
        <w:rPr>
          <w:lang w:val="en-US"/>
        </w:rPr>
        <w:t xml:space="preserve">lesser extent. Furthermore, post-construction studies in the North Sea show that some species do not avoid wind farms and even find them attractive [28, 27]. This attraction stems from opportunities to roost on above-water structures [28] and the higher abundance of prey. </w:t>
      </w:r>
      <w:proofErr w:type="spellStart"/>
      <w:r w:rsidRPr="000217F6">
        <w:rPr>
          <w:lang w:val="en-US"/>
        </w:rPr>
        <w:t>Vanermen</w:t>
      </w:r>
      <w:proofErr w:type="spellEnd"/>
      <w:r w:rsidRPr="000217F6">
        <w:rPr>
          <w:lang w:val="en-US"/>
        </w:rPr>
        <w:t xml:space="preserve"> et al. (2015) [28] reported significantly higher numbers of black-legged kittiwakes (not included in our analysis) foraging within wind farm areas compared to control areas. The turbine foundations offer hard substrates in typically soft-bottom</w:t>
      </w:r>
      <w:ins w:id="554" w:author="Coline CANONNE" w:date="2024-06-07T15:23:00Z">
        <w:r w:rsidR="001D7C85">
          <w:rPr>
            <w:lang w:val="en-US"/>
          </w:rPr>
          <w:t>ed</w:t>
        </w:r>
      </w:ins>
      <w:r w:rsidRPr="000217F6">
        <w:rPr>
          <w:lang w:val="en-US"/>
        </w:rPr>
        <w:t xml:space="preserve"> areas [25], altering the seabed community and attracting more fish. This phenomenon is known as the ’reef effect’. Furthermore, benefits from the exclusion of trawling, allowing the soft-bottom community to recover [86], should also </w:t>
      </w:r>
      <w:del w:id="555" w:author="Coline CANONNE" w:date="2024-06-07T15:24:00Z">
        <w:r w:rsidRPr="000217F6" w:rsidDel="001D7C85">
          <w:rPr>
            <w:lang w:val="en-US"/>
          </w:rPr>
          <w:delText xml:space="preserve">act </w:delText>
        </w:r>
      </w:del>
      <w:ins w:id="556" w:author="Coline CANONNE" w:date="2024-06-07T15:24:00Z">
        <w:r w:rsidR="001D7C85">
          <w:rPr>
            <w:lang w:val="en-US"/>
          </w:rPr>
          <w:t>have a</w:t>
        </w:r>
        <w:r w:rsidR="001D7C85" w:rsidRPr="000217F6">
          <w:rPr>
            <w:lang w:val="en-US"/>
          </w:rPr>
          <w:t xml:space="preserve"> </w:t>
        </w:r>
      </w:ins>
      <w:r w:rsidRPr="000217F6">
        <w:rPr>
          <w:lang w:val="en-US"/>
        </w:rPr>
        <w:t>positive</w:t>
      </w:r>
      <w:ins w:id="557" w:author="Coline CANONNE" w:date="2024-06-07T15:24:00Z">
        <w:r w:rsidR="001D7C85">
          <w:rPr>
            <w:lang w:val="en-US"/>
          </w:rPr>
          <w:t xml:space="preserve"> effect</w:t>
        </w:r>
      </w:ins>
      <w:del w:id="558" w:author="Coline CANONNE" w:date="2024-06-07T15:24:00Z">
        <w:r w:rsidRPr="000217F6" w:rsidDel="001D7C85">
          <w:rPr>
            <w:lang w:val="en-US"/>
          </w:rPr>
          <w:delText>ly</w:delText>
        </w:r>
      </w:del>
      <w:r w:rsidRPr="000217F6">
        <w:rPr>
          <w:lang w:val="en-US"/>
        </w:rPr>
        <w:t xml:space="preserve"> on fish abundance. Whether these changes </w:t>
      </w:r>
      <w:ins w:id="559" w:author="Coline CANONNE" w:date="2024-06-07T15:24:00Z">
        <w:r w:rsidR="001D7C85">
          <w:rPr>
            <w:lang w:val="en-US"/>
          </w:rPr>
          <w:t xml:space="preserve">will </w:t>
        </w:r>
      </w:ins>
      <w:r w:rsidRPr="000217F6">
        <w:rPr>
          <w:lang w:val="en-US"/>
        </w:rPr>
        <w:t>result in long-term beneficial effects remain</w:t>
      </w:r>
      <w:del w:id="560" w:author="Coline CANONNE" w:date="2024-06-07T15:24:00Z">
        <w:r w:rsidRPr="000217F6" w:rsidDel="001D7C85">
          <w:rPr>
            <w:lang w:val="en-US"/>
          </w:rPr>
          <w:delText>s</w:delText>
        </w:r>
      </w:del>
      <w:r w:rsidRPr="000217F6">
        <w:rPr>
          <w:lang w:val="en-US"/>
        </w:rPr>
        <w:t xml:space="preserve"> unknown. However, they strongly suggest a </w:t>
      </w:r>
      <w:r w:rsidRPr="000217F6">
        <w:rPr>
          <w:lang w:val="en-US"/>
        </w:rPr>
        <w:lastRenderedPageBreak/>
        <w:t>potential increase in collision risk. Studies on Mediterranean seabirds and wind farms are scarce, and the behavioral responses of endemic species remain unexplored. However, based on the behavior of other gulls [28, 27], one could hypothesize that the wide-spread Yellow-legged gulls would find wind farms attractive, thus increasing their collision risk.</w:t>
      </w:r>
    </w:p>
    <w:p w14:paraId="0094EF2F" w14:textId="77777777" w:rsidR="00250898" w:rsidRPr="000217F6" w:rsidRDefault="00FD0452" w:rsidP="000664D4">
      <w:pPr>
        <w:spacing w:after="0" w:line="330" w:lineRule="auto"/>
        <w:ind w:left="12" w:firstLine="350"/>
        <w:rPr>
          <w:lang w:val="en-US"/>
        </w:rPr>
      </w:pPr>
      <w:commentRangeStart w:id="561"/>
      <w:r w:rsidRPr="000217F6">
        <w:rPr>
          <w:lang w:val="en-US"/>
        </w:rPr>
        <w:t xml:space="preserve">Contrary </w:t>
      </w:r>
      <w:commentRangeEnd w:id="561"/>
      <w:r w:rsidR="001D7C85">
        <w:rPr>
          <w:rStyle w:val="Marquedecommentaire"/>
        </w:rPr>
        <w:commentReference w:id="561"/>
      </w:r>
      <w:r w:rsidRPr="000217F6">
        <w:rPr>
          <w:lang w:val="en-US"/>
        </w:rPr>
        <w:t>to birds attracted by wind farms, some species show strong avoidance behavior [27], resulting in a low collision risk. Therefore, species with a high displacement risk often exhibit a low collision risk and vice versa [81]. This reasoning led Furness et al. (2013) [23] to propose scoring displacement and collision risk</w:t>
      </w:r>
      <w:del w:id="562" w:author="Coline CANONNE" w:date="2024-06-07T15:26:00Z">
        <w:r w:rsidRPr="000217F6" w:rsidDel="001D7C85">
          <w:rPr>
            <w:lang w:val="en-US"/>
          </w:rPr>
          <w:delText>s</w:delText>
        </w:r>
      </w:del>
      <w:r w:rsidRPr="000217F6">
        <w:rPr>
          <w:lang w:val="en-US"/>
        </w:rPr>
        <w:t xml:space="preserve"> independently. Recent studies have followed this method, </w:t>
      </w:r>
      <w:commentRangeStart w:id="563"/>
      <w:r w:rsidRPr="000217F6">
        <w:rPr>
          <w:lang w:val="en-US"/>
        </w:rPr>
        <w:t xml:space="preserve">computing </w:t>
      </w:r>
      <w:commentRangeEnd w:id="563"/>
      <w:r w:rsidR="001D7C85">
        <w:rPr>
          <w:rStyle w:val="Marquedecommentaire"/>
        </w:rPr>
        <w:commentReference w:id="563"/>
      </w:r>
      <w:r w:rsidRPr="000217F6">
        <w:rPr>
          <w:lang w:val="en-US"/>
        </w:rPr>
        <w:t>these two scores separately and using the higher score for each species in wind farm risk assessments [48]. In our case, using two scores and taking the highest one did not significantly alter the relative vulnerability and the results.</w:t>
      </w:r>
    </w:p>
    <w:p w14:paraId="6CA88A94" w14:textId="77777777" w:rsidR="00250898" w:rsidRPr="000217F6" w:rsidRDefault="00FD0452">
      <w:pPr>
        <w:spacing w:after="3" w:line="259" w:lineRule="auto"/>
        <w:ind w:left="10" w:right="58" w:hanging="10"/>
        <w:jc w:val="right"/>
        <w:rPr>
          <w:lang w:val="en-US"/>
        </w:rPr>
      </w:pPr>
      <w:r w:rsidRPr="000217F6">
        <w:rPr>
          <w:lang w:val="en-US"/>
        </w:rPr>
        <w:t>Synthesizing seabird distribution with vulnerability scores involves substantial uncertainty</w:t>
      </w:r>
    </w:p>
    <w:p w14:paraId="18D94BED" w14:textId="0428B4BA" w:rsidR="00250898" w:rsidRPr="000217F6" w:rsidRDefault="00FD0452">
      <w:pPr>
        <w:ind w:left="12" w:right="53" w:firstLine="6"/>
        <w:rPr>
          <w:lang w:val="en-US"/>
        </w:rPr>
      </w:pPr>
      <w:r w:rsidRPr="000217F6">
        <w:rPr>
          <w:lang w:val="en-US"/>
        </w:rPr>
        <w:t>and bias</w:t>
      </w:r>
      <w:del w:id="564" w:author="Coline CANONNE" w:date="2024-06-07T15:27:00Z">
        <w:r w:rsidRPr="000217F6" w:rsidDel="001D7C85">
          <w:rPr>
            <w:lang w:val="en-US"/>
          </w:rPr>
          <w:delText>es</w:delText>
        </w:r>
      </w:del>
      <w:r w:rsidRPr="000217F6">
        <w:rPr>
          <w:lang w:val="en-US"/>
        </w:rPr>
        <w:t xml:space="preserve"> [87]. Uncertainty arises from both the distribution maps and the vulnerability scores. Our integrated approach </w:t>
      </w:r>
      <w:del w:id="565" w:author="Coline CANONNE" w:date="2024-06-07T15:28:00Z">
        <w:r w:rsidRPr="000217F6" w:rsidDel="001D7C85">
          <w:rPr>
            <w:lang w:val="en-US"/>
          </w:rPr>
          <w:delText xml:space="preserve">to </w:delText>
        </w:r>
      </w:del>
      <w:ins w:id="566" w:author="Coline CANONNE" w:date="2024-06-07T15:28:00Z">
        <w:r w:rsidR="001D7C85">
          <w:rPr>
            <w:lang w:val="en-US"/>
          </w:rPr>
          <w:t>of</w:t>
        </w:r>
        <w:r w:rsidR="001D7C85" w:rsidRPr="000217F6">
          <w:rPr>
            <w:lang w:val="en-US"/>
          </w:rPr>
          <w:t xml:space="preserve"> </w:t>
        </w:r>
      </w:ins>
      <w:r w:rsidRPr="000217F6">
        <w:rPr>
          <w:lang w:val="en-US"/>
        </w:rPr>
        <w:t xml:space="preserve">combining multiple data sources should minimize uncertainty in the distribution maps [38, 34]. Though, </w:t>
      </w:r>
      <w:ins w:id="567" w:author="Coline CANONNE" w:date="2024-06-07T15:28:00Z">
        <w:r w:rsidR="001D7C85">
          <w:rPr>
            <w:lang w:val="en-US"/>
          </w:rPr>
          <w:t xml:space="preserve">the </w:t>
        </w:r>
      </w:ins>
      <w:r w:rsidRPr="000217F6">
        <w:rPr>
          <w:lang w:val="en-US"/>
        </w:rPr>
        <w:t xml:space="preserve">predicted maps come with associated uncertainty </w:t>
      </w:r>
      <w:ins w:id="568" w:author="Coline CANONNE" w:date="2024-06-07T15:28:00Z">
        <w:r w:rsidR="001D7C85">
          <w:rPr>
            <w:lang w:val="en-US"/>
          </w:rPr>
          <w:t xml:space="preserve">that is </w:t>
        </w:r>
      </w:ins>
      <w:r w:rsidRPr="000217F6">
        <w:rPr>
          <w:lang w:val="en-US"/>
        </w:rPr>
        <w:t xml:space="preserve">not transferred to the spatial vulnerability. The second source of variability lies in the vulnerability scores [87]. The reliability of these scores depends on the methods used to determine the values of each </w:t>
      </w:r>
      <w:r w:rsidR="00A80452" w:rsidRPr="000217F6">
        <w:rPr>
          <w:lang w:val="en-US"/>
        </w:rPr>
        <w:t>criterion</w:t>
      </w:r>
      <w:r w:rsidRPr="000217F6">
        <w:rPr>
          <w:lang w:val="en-US"/>
        </w:rPr>
        <w:t xml:space="preserve"> and the amount of supporting literature [87]. For instance, </w:t>
      </w:r>
      <w:ins w:id="569" w:author="Coline CANONNE" w:date="2024-06-07T15:28:00Z">
        <w:r w:rsidR="001D7C85">
          <w:rPr>
            <w:lang w:val="en-US"/>
          </w:rPr>
          <w:t xml:space="preserve">the </w:t>
        </w:r>
      </w:ins>
      <w:r w:rsidRPr="000217F6">
        <w:rPr>
          <w:lang w:val="en-US"/>
        </w:rPr>
        <w:t xml:space="preserve">uncertainty </w:t>
      </w:r>
      <w:del w:id="570" w:author="Coline CANONNE" w:date="2024-06-07T15:28:00Z">
        <w:r w:rsidRPr="000217F6" w:rsidDel="001D7C85">
          <w:rPr>
            <w:lang w:val="en-US"/>
          </w:rPr>
          <w:delText xml:space="preserve">about </w:delText>
        </w:r>
      </w:del>
      <w:ins w:id="571" w:author="Coline CANONNE" w:date="2024-06-07T15:28:00Z">
        <w:r w:rsidR="001D7C85">
          <w:rPr>
            <w:lang w:val="en-US"/>
          </w:rPr>
          <w:t>in</w:t>
        </w:r>
        <w:r w:rsidR="001D7C85" w:rsidRPr="000217F6">
          <w:rPr>
            <w:lang w:val="en-US"/>
          </w:rPr>
          <w:t xml:space="preserve"> </w:t>
        </w:r>
      </w:ins>
      <w:r w:rsidRPr="000217F6">
        <w:rPr>
          <w:lang w:val="en-US"/>
        </w:rPr>
        <w:t>the time spent flying at turbine height remains very high when based on anecdotal observation</w:t>
      </w:r>
      <w:ins w:id="572" w:author="Coline CANONNE" w:date="2024-06-07T15:29:00Z">
        <w:r w:rsidR="001D7C85">
          <w:rPr>
            <w:lang w:val="en-US"/>
          </w:rPr>
          <w:t>,</w:t>
        </w:r>
      </w:ins>
      <w:r w:rsidRPr="000217F6">
        <w:rPr>
          <w:lang w:val="en-US"/>
        </w:rPr>
        <w:t xml:space="preserve"> but much lower when determined using direct studies, such as GPS or radar tracking. Therefore, it is important to remember that vulnerability scores and maps could evolve as more knowledge </w:t>
      </w:r>
      <w:commentRangeStart w:id="573"/>
      <w:commentRangeStart w:id="574"/>
      <w:r w:rsidRPr="000217F6">
        <w:rPr>
          <w:lang w:val="en-US"/>
        </w:rPr>
        <w:t>emerges</w:t>
      </w:r>
      <w:commentRangeEnd w:id="573"/>
      <w:r w:rsidR="00AE6FA1">
        <w:rPr>
          <w:rStyle w:val="Marquedecommentaire"/>
        </w:rPr>
        <w:commentReference w:id="573"/>
      </w:r>
      <w:commentRangeEnd w:id="574"/>
      <w:r w:rsidR="00C64804">
        <w:rPr>
          <w:rStyle w:val="Marquedecommentaire"/>
        </w:rPr>
        <w:commentReference w:id="574"/>
      </w:r>
      <w:r w:rsidRPr="000217F6">
        <w:rPr>
          <w:lang w:val="en-US"/>
        </w:rPr>
        <w:t>.</w:t>
      </w:r>
    </w:p>
    <w:p w14:paraId="6342815C" w14:textId="49CBDE28" w:rsidR="00250898" w:rsidRPr="000217F6" w:rsidRDefault="00FD0452">
      <w:pPr>
        <w:spacing w:after="448"/>
        <w:ind w:left="12" w:right="53" w:firstLine="351"/>
        <w:rPr>
          <w:lang w:val="en-US"/>
        </w:rPr>
      </w:pPr>
      <w:r w:rsidRPr="000217F6">
        <w:rPr>
          <w:lang w:val="en-US"/>
        </w:rPr>
        <w:t xml:space="preserve">In addition to wind farms, seabirds face numerous other threats at sea, such as episodic pollution incidents, fisheries bycatch, </w:t>
      </w:r>
      <w:del w:id="575" w:author="Coline CANONNE" w:date="2024-06-07T15:30:00Z">
        <w:r w:rsidRPr="000217F6" w:rsidDel="001D7C85">
          <w:rPr>
            <w:lang w:val="en-US"/>
          </w:rPr>
          <w:delText xml:space="preserve">depletion of </w:delText>
        </w:r>
      </w:del>
      <w:r w:rsidRPr="000217F6">
        <w:rPr>
          <w:lang w:val="en-US"/>
        </w:rPr>
        <w:t>fish stocks</w:t>
      </w:r>
      <w:ins w:id="576" w:author="Coline CANONNE" w:date="2024-06-07T15:30:00Z">
        <w:r w:rsidR="001D7C85">
          <w:rPr>
            <w:lang w:val="en-US"/>
          </w:rPr>
          <w:t xml:space="preserve"> </w:t>
        </w:r>
        <w:r w:rsidR="001D7C85" w:rsidRPr="000217F6">
          <w:rPr>
            <w:lang w:val="en-US"/>
          </w:rPr>
          <w:t>depletion</w:t>
        </w:r>
      </w:ins>
      <w:r w:rsidRPr="000217F6">
        <w:rPr>
          <w:lang w:val="en-US"/>
        </w:rPr>
        <w:t>, and disturbance</w:t>
      </w:r>
      <w:del w:id="577" w:author="Coline CANONNE" w:date="2024-06-07T15:30:00Z">
        <w:r w:rsidRPr="000217F6" w:rsidDel="001D7C85">
          <w:rPr>
            <w:lang w:val="en-US"/>
          </w:rPr>
          <w:delText>s</w:delText>
        </w:r>
      </w:del>
      <w:r w:rsidRPr="000217F6">
        <w:rPr>
          <w:lang w:val="en-US"/>
        </w:rPr>
        <w:t xml:space="preserve"> from recreational activities. These threats can exert additive or compensatory effects when occurring in the same area [88]. Incorporating all these diverse threats into a cumulative impact assessment [89, 90] would improve recommendations for wind farm planning. The impact of wind farms may differ between two areas with similar seabird vulnerability if other threats </w:t>
      </w:r>
      <w:del w:id="578" w:author="Coline CANONNE" w:date="2024-06-07T15:31:00Z">
        <w:r w:rsidRPr="000217F6" w:rsidDel="00930CF0">
          <w:rPr>
            <w:lang w:val="en-US"/>
          </w:rPr>
          <w:delText xml:space="preserve">already </w:delText>
        </w:r>
      </w:del>
      <w:ins w:id="579" w:author="Coline CANONNE" w:date="2024-06-07T15:31:00Z">
        <w:r w:rsidR="00930CF0">
          <w:rPr>
            <w:lang w:val="en-US"/>
          </w:rPr>
          <w:t>are already present</w:t>
        </w:r>
      </w:ins>
      <w:del w:id="580" w:author="Coline CANONNE" w:date="2024-06-07T15:31:00Z">
        <w:r w:rsidRPr="000217F6" w:rsidDel="00930CF0">
          <w:rPr>
            <w:lang w:val="en-US"/>
          </w:rPr>
          <w:delText>exist</w:delText>
        </w:r>
      </w:del>
      <w:r w:rsidRPr="000217F6">
        <w:rPr>
          <w:lang w:val="en-US"/>
        </w:rPr>
        <w:t xml:space="preserve">. In addition to local threats, climate change </w:t>
      </w:r>
      <w:ins w:id="581" w:author="Coline CANONNE" w:date="2024-06-07T15:31:00Z">
        <w:r w:rsidR="00930CF0">
          <w:rPr>
            <w:lang w:val="en-US"/>
          </w:rPr>
          <w:t xml:space="preserve">is </w:t>
        </w:r>
      </w:ins>
      <w:r w:rsidRPr="000217F6">
        <w:rPr>
          <w:lang w:val="en-US"/>
        </w:rPr>
        <w:t>currently alter</w:t>
      </w:r>
      <w:ins w:id="582" w:author="Coline CANONNE" w:date="2024-06-07T15:31:00Z">
        <w:r w:rsidR="00930CF0">
          <w:rPr>
            <w:lang w:val="en-US"/>
          </w:rPr>
          <w:t>ing</w:t>
        </w:r>
      </w:ins>
      <w:del w:id="583" w:author="Coline CANONNE" w:date="2024-06-07T15:31:00Z">
        <w:r w:rsidRPr="000217F6" w:rsidDel="00930CF0">
          <w:rPr>
            <w:lang w:val="en-US"/>
          </w:rPr>
          <w:delText>s</w:delText>
        </w:r>
      </w:del>
      <w:r w:rsidRPr="000217F6">
        <w:rPr>
          <w:lang w:val="en-US"/>
        </w:rPr>
        <w:t xml:space="preserve"> marine ecosystems, which in turn affect</w:t>
      </w:r>
      <w:ins w:id="584" w:author="Coline CANONNE" w:date="2024-06-07T15:31:00Z">
        <w:r w:rsidR="00930CF0">
          <w:rPr>
            <w:lang w:val="en-US"/>
          </w:rPr>
          <w:t xml:space="preserve"> the</w:t>
        </w:r>
      </w:ins>
      <w:del w:id="585" w:author="Coline CANONNE" w:date="2024-06-07T15:31:00Z">
        <w:r w:rsidRPr="000217F6" w:rsidDel="00930CF0">
          <w:rPr>
            <w:lang w:val="en-US"/>
          </w:rPr>
          <w:delText>s</w:delText>
        </w:r>
      </w:del>
      <w:r w:rsidRPr="000217F6">
        <w:rPr>
          <w:lang w:val="en-US"/>
        </w:rPr>
        <w:t xml:space="preserve"> </w:t>
      </w:r>
      <w:del w:id="586" w:author="Coline CANONNE" w:date="2024-06-07T15:32:00Z">
        <w:r w:rsidRPr="000217F6" w:rsidDel="00930CF0">
          <w:rPr>
            <w:lang w:val="en-US"/>
          </w:rPr>
          <w:delText xml:space="preserve">seabird </w:delText>
        </w:r>
      </w:del>
      <w:r w:rsidRPr="000217F6">
        <w:rPr>
          <w:lang w:val="en-US"/>
        </w:rPr>
        <w:t>distribution and abundance</w:t>
      </w:r>
      <w:ins w:id="587" w:author="Coline CANONNE" w:date="2024-06-07T15:32:00Z">
        <w:r w:rsidR="00930CF0">
          <w:rPr>
            <w:lang w:val="en-US"/>
          </w:rPr>
          <w:t xml:space="preserve"> of </w:t>
        </w:r>
        <w:r w:rsidR="00930CF0" w:rsidRPr="000217F6">
          <w:rPr>
            <w:lang w:val="en-US"/>
          </w:rPr>
          <w:t>seabird</w:t>
        </w:r>
        <w:r w:rsidR="00930CF0">
          <w:rPr>
            <w:lang w:val="en-US"/>
          </w:rPr>
          <w:t>s</w:t>
        </w:r>
      </w:ins>
      <w:r w:rsidRPr="000217F6">
        <w:rPr>
          <w:lang w:val="en-US"/>
        </w:rPr>
        <w:t xml:space="preserve">. Therefore, current assessments </w:t>
      </w:r>
      <w:del w:id="588" w:author="Coline CANONNE" w:date="2024-06-07T15:32:00Z">
        <w:r w:rsidRPr="000217F6" w:rsidDel="00930CF0">
          <w:rPr>
            <w:lang w:val="en-US"/>
          </w:rPr>
          <w:delText xml:space="preserve">remain </w:delText>
        </w:r>
      </w:del>
      <w:ins w:id="589" w:author="Coline CANONNE" w:date="2024-06-07T15:32:00Z">
        <w:r w:rsidR="00930CF0">
          <w:rPr>
            <w:lang w:val="en-US"/>
          </w:rPr>
          <w:t>are only</w:t>
        </w:r>
        <w:r w:rsidR="00930CF0" w:rsidRPr="000217F6">
          <w:rPr>
            <w:lang w:val="en-US"/>
          </w:rPr>
          <w:t xml:space="preserve"> </w:t>
        </w:r>
      </w:ins>
      <w:r w:rsidRPr="000217F6">
        <w:rPr>
          <w:lang w:val="en-US"/>
        </w:rPr>
        <w:t xml:space="preserve">valid for </w:t>
      </w:r>
      <w:del w:id="590" w:author="Coline CANONNE" w:date="2024-06-07T15:32:00Z">
        <w:r w:rsidRPr="000217F6" w:rsidDel="00930CF0">
          <w:rPr>
            <w:lang w:val="en-US"/>
          </w:rPr>
          <w:delText xml:space="preserve">only </w:delText>
        </w:r>
      </w:del>
      <w:r w:rsidRPr="000217F6">
        <w:rPr>
          <w:lang w:val="en-US"/>
        </w:rPr>
        <w:t xml:space="preserve">a limited </w:t>
      </w:r>
      <w:ins w:id="591" w:author="Coline CANONNE" w:date="2024-06-07T15:32:00Z">
        <w:r w:rsidR="00930CF0">
          <w:rPr>
            <w:lang w:val="en-US"/>
          </w:rPr>
          <w:t xml:space="preserve">period of </w:t>
        </w:r>
      </w:ins>
      <w:commentRangeStart w:id="592"/>
      <w:commentRangeStart w:id="593"/>
      <w:r w:rsidRPr="000217F6">
        <w:rPr>
          <w:lang w:val="en-US"/>
        </w:rPr>
        <w:t>time</w:t>
      </w:r>
      <w:commentRangeEnd w:id="592"/>
      <w:r w:rsidR="009A43BD">
        <w:rPr>
          <w:rStyle w:val="Marquedecommentaire"/>
        </w:rPr>
        <w:commentReference w:id="592"/>
      </w:r>
      <w:commentRangeEnd w:id="593"/>
      <w:r w:rsidR="005F7B10">
        <w:rPr>
          <w:rStyle w:val="Marquedecommentaire"/>
        </w:rPr>
        <w:commentReference w:id="593"/>
      </w:r>
      <w:r w:rsidRPr="000217F6">
        <w:rPr>
          <w:lang w:val="en-US"/>
        </w:rPr>
        <w:t>.</w:t>
      </w:r>
    </w:p>
    <w:p w14:paraId="0969A474" w14:textId="77777777" w:rsidR="00250898" w:rsidRPr="000217F6" w:rsidRDefault="00FD0452">
      <w:pPr>
        <w:pStyle w:val="Titre2"/>
        <w:tabs>
          <w:tab w:val="center" w:pos="4517"/>
        </w:tabs>
        <w:ind w:left="0" w:firstLine="0"/>
        <w:rPr>
          <w:lang w:val="en-US"/>
        </w:rPr>
      </w:pPr>
      <w:r w:rsidRPr="000217F6">
        <w:rPr>
          <w:lang w:val="en-US"/>
        </w:rPr>
        <w:t>4.2</w:t>
      </w:r>
      <w:r w:rsidRPr="000217F6">
        <w:rPr>
          <w:lang w:val="en-US"/>
        </w:rPr>
        <w:tab/>
        <w:t xml:space="preserve">Comparing </w:t>
      </w:r>
      <w:commentRangeStart w:id="594"/>
      <w:r w:rsidRPr="000217F6">
        <w:rPr>
          <w:lang w:val="en-US"/>
        </w:rPr>
        <w:t xml:space="preserve">detection / non-detection </w:t>
      </w:r>
      <w:commentRangeEnd w:id="594"/>
      <w:r w:rsidR="00930CF0">
        <w:rPr>
          <w:rStyle w:val="Marquedecommentaire"/>
          <w:b w:val="0"/>
        </w:rPr>
        <w:commentReference w:id="594"/>
      </w:r>
      <w:r w:rsidRPr="000217F6">
        <w:rPr>
          <w:lang w:val="en-US"/>
        </w:rPr>
        <w:t>and count data</w:t>
      </w:r>
    </w:p>
    <w:p w14:paraId="34D6BD8C" w14:textId="5F0A1DE0" w:rsidR="00250898" w:rsidRPr="000217F6" w:rsidRDefault="00FD0452">
      <w:pPr>
        <w:ind w:left="12" w:right="53" w:firstLine="8"/>
        <w:rPr>
          <w:lang w:val="en-US"/>
        </w:rPr>
      </w:pPr>
      <w:r w:rsidRPr="000217F6">
        <w:rPr>
          <w:lang w:val="en-US"/>
        </w:rPr>
        <w:t xml:space="preserve">Recent studies assessing seabird risk related to wind farm construction </w:t>
      </w:r>
      <w:del w:id="595" w:author="Coline CANONNE" w:date="2024-06-07T15:34:00Z">
        <w:r w:rsidRPr="000217F6" w:rsidDel="00930CF0">
          <w:rPr>
            <w:lang w:val="en-US"/>
          </w:rPr>
          <w:delText xml:space="preserve">primarily </w:delText>
        </w:r>
      </w:del>
      <w:ins w:id="596" w:author="Coline CANONNE" w:date="2024-06-07T15:34:00Z">
        <w:r w:rsidR="00930CF0">
          <w:rPr>
            <w:lang w:val="en-US"/>
          </w:rPr>
          <w:t xml:space="preserve">have </w:t>
        </w:r>
        <w:r w:rsidR="00930CF0" w:rsidRPr="000217F6">
          <w:rPr>
            <w:lang w:val="en-US"/>
          </w:rPr>
          <w:t xml:space="preserve">primarily </w:t>
        </w:r>
      </w:ins>
      <w:r w:rsidRPr="000217F6">
        <w:rPr>
          <w:lang w:val="en-US"/>
        </w:rPr>
        <w:t>focus</w:t>
      </w:r>
      <w:ins w:id="597" w:author="Coline CANONNE" w:date="2024-06-07T15:34:00Z">
        <w:r w:rsidR="00930CF0">
          <w:rPr>
            <w:lang w:val="en-US"/>
          </w:rPr>
          <w:t>ed</w:t>
        </w:r>
      </w:ins>
      <w:r w:rsidRPr="000217F6">
        <w:rPr>
          <w:lang w:val="en-US"/>
        </w:rPr>
        <w:t xml:space="preserve"> on bird abundance or density [50, 81, 80], without </w:t>
      </w:r>
      <w:del w:id="598" w:author="Valentin Lauret" w:date="2024-06-06T11:50:00Z">
        <w:r w:rsidRPr="000217F6" w:rsidDel="007A2E5A">
          <w:rPr>
            <w:lang w:val="en-US"/>
          </w:rPr>
          <w:delText xml:space="preserve">utilizing </w:delText>
        </w:r>
      </w:del>
      <w:ins w:id="599" w:author="Valentin Lauret" w:date="2024-06-06T11:50:00Z">
        <w:r w:rsidR="007A2E5A">
          <w:rPr>
            <w:lang w:val="en-US"/>
          </w:rPr>
          <w:t>using</w:t>
        </w:r>
        <w:r w:rsidR="007A2E5A" w:rsidRPr="000217F6">
          <w:rPr>
            <w:lang w:val="en-US"/>
          </w:rPr>
          <w:t xml:space="preserve"> </w:t>
        </w:r>
      </w:ins>
      <w:r w:rsidRPr="000217F6">
        <w:rPr>
          <w:lang w:val="en-US"/>
        </w:rPr>
        <w:t>detection/non-detection data</w:t>
      </w:r>
      <w:ins w:id="600" w:author="Valentin Lauret" w:date="2024-06-06T11:50:00Z">
        <w:r w:rsidR="007A2E5A">
          <w:rPr>
            <w:lang w:val="en-US"/>
          </w:rPr>
          <w:t xml:space="preserve"> </w:t>
        </w:r>
      </w:ins>
      <w:del w:id="601" w:author="Valentin Lauret" w:date="2024-06-06T11:50:00Z">
        <w:r w:rsidRPr="000217F6" w:rsidDel="007A2E5A">
          <w:rPr>
            <w:lang w:val="en-US"/>
          </w:rPr>
          <w:delText xml:space="preserve">, </w:delText>
        </w:r>
      </w:del>
      <w:ins w:id="602" w:author="Valentin Lauret" w:date="2024-06-06T11:50:00Z">
        <w:r w:rsidR="007A2E5A">
          <w:rPr>
            <w:lang w:val="en-US"/>
          </w:rPr>
          <w:t xml:space="preserve">(or </w:t>
        </w:r>
      </w:ins>
      <w:del w:id="603" w:author="Valentin Lauret" w:date="2024-06-06T11:50:00Z">
        <w:r w:rsidRPr="000217F6" w:rsidDel="007A2E5A">
          <w:rPr>
            <w:lang w:val="en-US"/>
          </w:rPr>
          <w:delText xml:space="preserve">also known as </w:delText>
        </w:r>
      </w:del>
      <w:r w:rsidRPr="000217F6">
        <w:rPr>
          <w:lang w:val="en-US"/>
        </w:rPr>
        <w:t>presence-absence data</w:t>
      </w:r>
      <w:ins w:id="604" w:author="Valentin Lauret" w:date="2024-06-06T11:50:00Z">
        <w:r w:rsidR="007A2E5A">
          <w:rPr>
            <w:lang w:val="en-US"/>
          </w:rPr>
          <w:t>)</w:t>
        </w:r>
      </w:ins>
      <w:r w:rsidRPr="000217F6">
        <w:rPr>
          <w:lang w:val="en-US"/>
        </w:rPr>
        <w:t xml:space="preserve">. </w:t>
      </w:r>
      <w:commentRangeStart w:id="605"/>
      <w:commentRangeStart w:id="606"/>
      <w:r w:rsidRPr="000217F6">
        <w:rPr>
          <w:lang w:val="en-US"/>
        </w:rPr>
        <w:t xml:space="preserve">However, </w:t>
      </w:r>
      <w:r w:rsidRPr="000217F6">
        <w:rPr>
          <w:lang w:val="en-US"/>
        </w:rPr>
        <w:lastRenderedPageBreak/>
        <w:t xml:space="preserve">detection/non-detection data </w:t>
      </w:r>
      <w:del w:id="607" w:author="Valentin Lauret" w:date="2024-06-06T11:51:00Z">
        <w:r w:rsidRPr="000217F6" w:rsidDel="007A2E5A">
          <w:rPr>
            <w:lang w:val="en-US"/>
          </w:rPr>
          <w:delText>cost less, is</w:delText>
        </w:r>
      </w:del>
      <w:ins w:id="608" w:author="Valentin Lauret" w:date="2024-06-06T11:51:00Z">
        <w:r w:rsidR="007A2E5A">
          <w:rPr>
            <w:lang w:val="en-US"/>
          </w:rPr>
          <w:t>are</w:t>
        </w:r>
      </w:ins>
      <w:r w:rsidRPr="000217F6">
        <w:rPr>
          <w:lang w:val="en-US"/>
        </w:rPr>
        <w:t xml:space="preserve"> easier</w:t>
      </w:r>
      <w:ins w:id="609" w:author="Valentin Lauret" w:date="2024-06-06T11:51:00Z">
        <w:r w:rsidR="007A2E5A">
          <w:rPr>
            <w:lang w:val="en-US"/>
          </w:rPr>
          <w:t xml:space="preserve"> and cheaper</w:t>
        </w:r>
      </w:ins>
      <w:r w:rsidRPr="000217F6">
        <w:rPr>
          <w:lang w:val="en-US"/>
        </w:rPr>
        <w:t xml:space="preserve"> to collect, and </w:t>
      </w:r>
      <w:del w:id="610" w:author="Valentin Lauret" w:date="2024-06-06T11:51:00Z">
        <w:r w:rsidRPr="000217F6" w:rsidDel="007A2E5A">
          <w:rPr>
            <w:lang w:val="en-US"/>
          </w:rPr>
          <w:delText xml:space="preserve">is </w:delText>
        </w:r>
      </w:del>
      <w:ins w:id="611" w:author="Valentin Lauret" w:date="2024-06-06T11:51:00Z">
        <w:r w:rsidR="007A2E5A">
          <w:rPr>
            <w:lang w:val="en-US"/>
          </w:rPr>
          <w:t>are</w:t>
        </w:r>
        <w:r w:rsidR="007A2E5A" w:rsidRPr="000217F6">
          <w:rPr>
            <w:lang w:val="en-US"/>
          </w:rPr>
          <w:t xml:space="preserve"> </w:t>
        </w:r>
      </w:ins>
      <w:r w:rsidRPr="000217F6">
        <w:rPr>
          <w:lang w:val="en-US"/>
        </w:rPr>
        <w:t xml:space="preserve">often more abundant [91, 92]. Some studies suggest that occupancy estimates derived from detection/non-detection data sometimes serve as a surrogate for abundance [91], with little additional information gained from using abundance data [44]. This approach works particularly well for rare and elusive species [92, 44], and when budgets constrain research efforts [91]. In such cases, detection/non-detection data </w:t>
      </w:r>
      <w:del w:id="612" w:author="Coline CANONNE" w:date="2024-06-07T15:36:00Z">
        <w:r w:rsidRPr="000217F6" w:rsidDel="00930CF0">
          <w:rPr>
            <w:lang w:val="en-US"/>
          </w:rPr>
          <w:delText xml:space="preserve">enable </w:delText>
        </w:r>
      </w:del>
      <w:ins w:id="613" w:author="Coline CANONNE" w:date="2024-06-07T15:36:00Z">
        <w:r w:rsidR="00930CF0">
          <w:rPr>
            <w:lang w:val="en-US"/>
          </w:rPr>
          <w:t>allow more sites to be</w:t>
        </w:r>
        <w:r w:rsidR="00930CF0" w:rsidRPr="000217F6">
          <w:rPr>
            <w:lang w:val="en-US"/>
          </w:rPr>
          <w:t xml:space="preserve"> </w:t>
        </w:r>
      </w:ins>
      <w:del w:id="614" w:author="Coline CANONNE" w:date="2024-06-07T15:36:00Z">
        <w:r w:rsidRPr="000217F6" w:rsidDel="00930CF0">
          <w:rPr>
            <w:lang w:val="en-US"/>
          </w:rPr>
          <w:delText xml:space="preserve">surveying </w:delText>
        </w:r>
      </w:del>
      <w:ins w:id="615" w:author="Coline CANONNE" w:date="2024-06-07T15:36:00Z">
        <w:r w:rsidR="00930CF0" w:rsidRPr="000217F6">
          <w:rPr>
            <w:lang w:val="en-US"/>
          </w:rPr>
          <w:t>survey</w:t>
        </w:r>
        <w:r w:rsidR="00930CF0">
          <w:rPr>
            <w:lang w:val="en-US"/>
          </w:rPr>
          <w:t>ed</w:t>
        </w:r>
        <w:r w:rsidR="00930CF0" w:rsidRPr="000217F6">
          <w:rPr>
            <w:lang w:val="en-US"/>
          </w:rPr>
          <w:t xml:space="preserve"> </w:t>
        </w:r>
      </w:ins>
      <w:del w:id="616" w:author="Coline CANONNE" w:date="2024-06-07T15:36:00Z">
        <w:r w:rsidRPr="000217F6" w:rsidDel="00930CF0">
          <w:rPr>
            <w:lang w:val="en-US"/>
          </w:rPr>
          <w:delText xml:space="preserve">more sites </w:delText>
        </w:r>
      </w:del>
      <w:r w:rsidRPr="000217F6">
        <w:rPr>
          <w:lang w:val="en-US"/>
        </w:rPr>
        <w:t xml:space="preserve">because </w:t>
      </w:r>
      <w:del w:id="617" w:author="Coline CANONNE" w:date="2024-06-07T15:37:00Z">
        <w:r w:rsidRPr="000217F6" w:rsidDel="00930CF0">
          <w:rPr>
            <w:lang w:val="en-US"/>
          </w:rPr>
          <w:delText xml:space="preserve">detecting </w:delText>
        </w:r>
      </w:del>
      <w:ins w:id="618" w:author="Coline CANONNE" w:date="2024-06-07T15:37:00Z">
        <w:r w:rsidR="00930CF0">
          <w:rPr>
            <w:lang w:val="en-US"/>
          </w:rPr>
          <w:t>it takes less time to detect</w:t>
        </w:r>
        <w:r w:rsidR="00930CF0" w:rsidRPr="000217F6">
          <w:rPr>
            <w:lang w:val="en-US"/>
          </w:rPr>
          <w:t xml:space="preserve"> </w:t>
        </w:r>
      </w:ins>
      <w:r w:rsidRPr="000217F6">
        <w:rPr>
          <w:lang w:val="en-US"/>
        </w:rPr>
        <w:t xml:space="preserve">the presence of a species </w:t>
      </w:r>
      <w:del w:id="619" w:author="Coline CANONNE" w:date="2024-06-07T15:37:00Z">
        <w:r w:rsidRPr="000217F6" w:rsidDel="00930CF0">
          <w:rPr>
            <w:lang w:val="en-US"/>
          </w:rPr>
          <w:delText xml:space="preserve">requires less time </w:delText>
        </w:r>
      </w:del>
      <w:r w:rsidRPr="000217F6">
        <w:rPr>
          <w:lang w:val="en-US"/>
        </w:rPr>
        <w:t xml:space="preserve">than </w:t>
      </w:r>
      <w:del w:id="620" w:author="Coline CANONNE" w:date="2024-06-07T15:37:00Z">
        <w:r w:rsidRPr="000217F6" w:rsidDel="00930CF0">
          <w:rPr>
            <w:lang w:val="en-US"/>
          </w:rPr>
          <w:delText xml:space="preserve">counting </w:delText>
        </w:r>
      </w:del>
      <w:ins w:id="621" w:author="Coline CANONNE" w:date="2024-06-07T15:37:00Z">
        <w:r w:rsidR="00930CF0">
          <w:rPr>
            <w:lang w:val="en-US"/>
          </w:rPr>
          <w:t>to count</w:t>
        </w:r>
        <w:r w:rsidR="00930CF0" w:rsidRPr="000217F6">
          <w:rPr>
            <w:lang w:val="en-US"/>
          </w:rPr>
          <w:t xml:space="preserve"> </w:t>
        </w:r>
      </w:ins>
      <w:r w:rsidRPr="000217F6">
        <w:rPr>
          <w:lang w:val="en-US"/>
        </w:rPr>
        <w:t xml:space="preserve">all individuals, although this advantage might be less pronounced in open environments </w:t>
      </w:r>
      <w:del w:id="622" w:author="Coline CANONNE" w:date="2024-06-07T15:37:00Z">
        <w:r w:rsidRPr="000217F6" w:rsidDel="00930CF0">
          <w:rPr>
            <w:lang w:val="en-US"/>
          </w:rPr>
          <w:delText xml:space="preserve">like </w:delText>
        </w:r>
      </w:del>
      <w:ins w:id="623" w:author="Coline CANONNE" w:date="2024-06-07T15:37:00Z">
        <w:r w:rsidR="00930CF0">
          <w:rPr>
            <w:lang w:val="en-US"/>
          </w:rPr>
          <w:t>such as</w:t>
        </w:r>
        <w:r w:rsidR="00930CF0" w:rsidRPr="000217F6">
          <w:rPr>
            <w:lang w:val="en-US"/>
          </w:rPr>
          <w:t xml:space="preserve"> </w:t>
        </w:r>
      </w:ins>
      <w:r w:rsidRPr="000217F6">
        <w:rPr>
          <w:lang w:val="en-US"/>
        </w:rPr>
        <w:t xml:space="preserve">the sea. </w:t>
      </w:r>
      <w:ins w:id="624" w:author="Coline CANONNE" w:date="2024-06-07T15:38:00Z">
        <w:r w:rsidR="00930CF0">
          <w:rPr>
            <w:lang w:val="en-US"/>
          </w:rPr>
          <w:t xml:space="preserve">However, </w:t>
        </w:r>
      </w:ins>
      <w:del w:id="625" w:author="Coline CANONNE" w:date="2024-06-07T15:38:00Z">
        <w:r w:rsidRPr="000217F6" w:rsidDel="00930CF0">
          <w:rPr>
            <w:lang w:val="en-US"/>
          </w:rPr>
          <w:delText>S</w:delText>
        </w:r>
      </w:del>
      <w:ins w:id="626" w:author="Coline CANONNE" w:date="2024-06-07T15:38:00Z">
        <w:r w:rsidR="00930CF0">
          <w:rPr>
            <w:lang w:val="en-US"/>
          </w:rPr>
          <w:t>s</w:t>
        </w:r>
      </w:ins>
      <w:r w:rsidRPr="000217F6">
        <w:rPr>
          <w:lang w:val="en-US"/>
        </w:rPr>
        <w:t>eabirds</w:t>
      </w:r>
      <w:del w:id="627" w:author="Coline CANONNE" w:date="2024-06-07T15:38:00Z">
        <w:r w:rsidRPr="000217F6" w:rsidDel="00930CF0">
          <w:rPr>
            <w:lang w:val="en-US"/>
          </w:rPr>
          <w:delText>,</w:delText>
        </w:r>
      </w:del>
      <w:r w:rsidRPr="000217F6">
        <w:rPr>
          <w:lang w:val="en-US"/>
        </w:rPr>
        <w:t xml:space="preserve"> </w:t>
      </w:r>
      <w:del w:id="628" w:author="Coline CANONNE" w:date="2024-06-07T15:37:00Z">
        <w:r w:rsidRPr="000217F6" w:rsidDel="00930CF0">
          <w:rPr>
            <w:lang w:val="en-US"/>
          </w:rPr>
          <w:delText>however</w:delText>
        </w:r>
      </w:del>
      <w:del w:id="629" w:author="Coline CANONNE" w:date="2024-06-07T15:38:00Z">
        <w:r w:rsidRPr="000217F6" w:rsidDel="00930CF0">
          <w:rPr>
            <w:lang w:val="en-US"/>
          </w:rPr>
          <w:delText>,</w:delText>
        </w:r>
      </w:del>
      <w:r w:rsidRPr="000217F6">
        <w:rPr>
          <w:lang w:val="en-US"/>
        </w:rPr>
        <w:t xml:space="preserve"> are </w:t>
      </w:r>
      <w:del w:id="630" w:author="Coline CANONNE" w:date="2024-06-07T15:38:00Z">
        <w:r w:rsidRPr="000217F6" w:rsidDel="00930CF0">
          <w:rPr>
            <w:lang w:val="en-US"/>
          </w:rPr>
          <w:delText xml:space="preserve">not </w:delText>
        </w:r>
      </w:del>
      <w:ins w:id="631" w:author="Coline CANONNE" w:date="2024-06-07T15:38:00Z">
        <w:r w:rsidR="00930CF0">
          <w:rPr>
            <w:lang w:val="en-US"/>
          </w:rPr>
          <w:t>neither</w:t>
        </w:r>
        <w:r w:rsidR="00930CF0" w:rsidRPr="000217F6">
          <w:rPr>
            <w:lang w:val="en-US"/>
          </w:rPr>
          <w:t xml:space="preserve"> </w:t>
        </w:r>
      </w:ins>
      <w:r w:rsidRPr="000217F6">
        <w:rPr>
          <w:lang w:val="en-US"/>
        </w:rPr>
        <w:t xml:space="preserve">particularly </w:t>
      </w:r>
      <w:del w:id="632" w:author="Coline CANONNE" w:date="2024-06-07T15:38:00Z">
        <w:r w:rsidRPr="000217F6" w:rsidDel="00930CF0">
          <w:rPr>
            <w:lang w:val="en-US"/>
          </w:rPr>
          <w:delText xml:space="preserve">hard </w:delText>
        </w:r>
      </w:del>
      <w:ins w:id="633" w:author="Coline CANONNE" w:date="2024-06-07T15:38:00Z">
        <w:r w:rsidR="00930CF0">
          <w:rPr>
            <w:lang w:val="en-US"/>
          </w:rPr>
          <w:t>difficult</w:t>
        </w:r>
        <w:r w:rsidR="00930CF0" w:rsidRPr="000217F6">
          <w:rPr>
            <w:lang w:val="en-US"/>
          </w:rPr>
          <w:t xml:space="preserve"> </w:t>
        </w:r>
      </w:ins>
      <w:r w:rsidRPr="000217F6">
        <w:rPr>
          <w:lang w:val="en-US"/>
        </w:rPr>
        <w:t xml:space="preserve">to detect </w:t>
      </w:r>
      <w:del w:id="634" w:author="Coline CANONNE" w:date="2024-06-07T15:38:00Z">
        <w:r w:rsidRPr="000217F6" w:rsidDel="00930CF0">
          <w:rPr>
            <w:lang w:val="en-US"/>
          </w:rPr>
          <w:delText xml:space="preserve">and </w:delText>
        </w:r>
      </w:del>
      <w:r w:rsidRPr="000217F6">
        <w:rPr>
          <w:lang w:val="en-US"/>
        </w:rPr>
        <w:t xml:space="preserve">nor rare, </w:t>
      </w:r>
      <w:ins w:id="635" w:author="Coline CANONNE" w:date="2024-06-07T15:38:00Z">
        <w:r w:rsidR="00930CF0">
          <w:rPr>
            <w:lang w:val="en-US"/>
          </w:rPr>
          <w:t xml:space="preserve">which </w:t>
        </w:r>
      </w:ins>
      <w:r w:rsidRPr="000217F6">
        <w:rPr>
          <w:lang w:val="en-US"/>
        </w:rPr>
        <w:t>a priori limit</w:t>
      </w:r>
      <w:ins w:id="636" w:author="Coline CANONNE" w:date="2024-06-07T15:38:00Z">
        <w:r w:rsidR="00930CF0">
          <w:rPr>
            <w:lang w:val="en-US"/>
          </w:rPr>
          <w:t>s</w:t>
        </w:r>
      </w:ins>
      <w:del w:id="637" w:author="Coline CANONNE" w:date="2024-06-07T15:38:00Z">
        <w:r w:rsidRPr="000217F6" w:rsidDel="00930CF0">
          <w:rPr>
            <w:lang w:val="en-US"/>
          </w:rPr>
          <w:delText>ing</w:delText>
        </w:r>
      </w:del>
      <w:r w:rsidRPr="000217F6">
        <w:rPr>
          <w:lang w:val="en-US"/>
        </w:rPr>
        <w:t xml:space="preserve"> the relevance of detection/non-detection data for these species.</w:t>
      </w:r>
      <w:commentRangeEnd w:id="605"/>
      <w:r w:rsidR="007A2E5A">
        <w:rPr>
          <w:rStyle w:val="Marquedecommentaire"/>
        </w:rPr>
        <w:commentReference w:id="605"/>
      </w:r>
      <w:commentRangeEnd w:id="606"/>
      <w:r w:rsidR="005F7B10">
        <w:rPr>
          <w:rStyle w:val="Marquedecommentaire"/>
        </w:rPr>
        <w:commentReference w:id="606"/>
      </w:r>
    </w:p>
    <w:p w14:paraId="2D3281AC" w14:textId="6A594EEE" w:rsidR="00250898" w:rsidRPr="000217F6" w:rsidRDefault="00FD0452">
      <w:pPr>
        <w:ind w:left="12" w:right="53" w:firstLine="351"/>
        <w:rPr>
          <w:lang w:val="en-US"/>
        </w:rPr>
      </w:pPr>
      <w:r w:rsidRPr="000217F6">
        <w:rPr>
          <w:lang w:val="en-US"/>
        </w:rPr>
        <w:t xml:space="preserve">For each species studied, we compared space-use estimates from two methods: N-mixture models </w:t>
      </w:r>
      <w:del w:id="638" w:author="Valentin Lauret" w:date="2024-06-06T14:25:00Z">
        <w:r w:rsidRPr="000217F6" w:rsidDel="00A53350">
          <w:rPr>
            <w:lang w:val="en-US"/>
          </w:rPr>
          <w:delText xml:space="preserve">for </w:delText>
        </w:r>
      </w:del>
      <w:ins w:id="639" w:author="Valentin Lauret" w:date="2024-06-06T14:25:00Z">
        <w:r w:rsidR="00A53350">
          <w:rPr>
            <w:lang w:val="en-US"/>
          </w:rPr>
          <w:t>using</w:t>
        </w:r>
        <w:r w:rsidR="00A53350" w:rsidRPr="000217F6">
          <w:rPr>
            <w:lang w:val="en-US"/>
          </w:rPr>
          <w:t xml:space="preserve"> </w:t>
        </w:r>
      </w:ins>
      <w:r w:rsidRPr="000217F6">
        <w:rPr>
          <w:lang w:val="en-US"/>
        </w:rPr>
        <w:t xml:space="preserve">count data and occupancy models </w:t>
      </w:r>
      <w:del w:id="640" w:author="Valentin Lauret" w:date="2024-06-06T14:25:00Z">
        <w:r w:rsidRPr="000217F6" w:rsidDel="00A53350">
          <w:rPr>
            <w:lang w:val="en-US"/>
          </w:rPr>
          <w:delText xml:space="preserve">for </w:delText>
        </w:r>
      </w:del>
      <w:ins w:id="641" w:author="Valentin Lauret" w:date="2024-06-06T14:25:00Z">
        <w:r w:rsidR="00A53350">
          <w:rPr>
            <w:lang w:val="en-US"/>
          </w:rPr>
          <w:t>using</w:t>
        </w:r>
        <w:r w:rsidR="00A53350" w:rsidRPr="000217F6">
          <w:rPr>
            <w:lang w:val="en-US"/>
          </w:rPr>
          <w:t xml:space="preserve"> </w:t>
        </w:r>
      </w:ins>
      <w:r w:rsidRPr="000217F6">
        <w:rPr>
          <w:lang w:val="en-US"/>
        </w:rPr>
        <w:t xml:space="preserve">detection / non-detection data. The estimates generally aligned, with the main difference occurring in areas of high space use. </w:t>
      </w:r>
      <w:commentRangeStart w:id="642"/>
      <w:r w:rsidRPr="000217F6">
        <w:rPr>
          <w:lang w:val="en-US"/>
        </w:rPr>
        <w:t xml:space="preserve">Occupancy models did not </w:t>
      </w:r>
      <w:del w:id="643" w:author="Coline CANONNE" w:date="2024-06-07T15:39:00Z">
        <w:r w:rsidRPr="000217F6" w:rsidDel="00930CF0">
          <w:rPr>
            <w:lang w:val="en-US"/>
          </w:rPr>
          <w:delText xml:space="preserve">distinguish </w:delText>
        </w:r>
      </w:del>
      <w:ins w:id="644" w:author="Coline CANONNE" w:date="2024-06-07T15:39:00Z">
        <w:r w:rsidR="00930CF0">
          <w:rPr>
            <w:lang w:val="en-US"/>
          </w:rPr>
          <w:t>discriminate</w:t>
        </w:r>
        <w:r w:rsidR="00930CF0" w:rsidRPr="000217F6">
          <w:rPr>
            <w:lang w:val="en-US"/>
          </w:rPr>
          <w:t xml:space="preserve"> </w:t>
        </w:r>
      </w:ins>
      <w:r w:rsidRPr="000217F6">
        <w:rPr>
          <w:lang w:val="en-US"/>
        </w:rPr>
        <w:t xml:space="preserve">between areas with different </w:t>
      </w:r>
      <w:commentRangeStart w:id="645"/>
      <w:r w:rsidRPr="000217F6">
        <w:rPr>
          <w:lang w:val="en-US"/>
        </w:rPr>
        <w:t>levels</w:t>
      </w:r>
      <w:commentRangeEnd w:id="645"/>
      <w:r w:rsidR="00450204">
        <w:rPr>
          <w:rStyle w:val="Marquedecommentaire"/>
        </w:rPr>
        <w:commentReference w:id="645"/>
      </w:r>
      <w:r w:rsidRPr="000217F6">
        <w:rPr>
          <w:lang w:val="en-US"/>
        </w:rPr>
        <w:t xml:space="preserve"> of use when the species presence in the area is regular, whereas N-mixture models identified areas with both regular occurrences of few individuals and areas with high numbers of individuals</w:t>
      </w:r>
      <w:commentRangeEnd w:id="642"/>
      <w:r w:rsidR="00A53350">
        <w:rPr>
          <w:rStyle w:val="Marquedecommentaire"/>
        </w:rPr>
        <w:commentReference w:id="642"/>
      </w:r>
      <w:r w:rsidRPr="000217F6">
        <w:rPr>
          <w:lang w:val="en-US"/>
        </w:rPr>
        <w:t xml:space="preserve">. </w:t>
      </w:r>
      <w:del w:id="646" w:author="Valentin Lauret" w:date="2024-06-06T14:39:00Z">
        <w:r w:rsidRPr="000217F6" w:rsidDel="009E7359">
          <w:rPr>
            <w:lang w:val="en-US"/>
          </w:rPr>
          <w:delText xml:space="preserve">This </w:delText>
        </w:r>
      </w:del>
      <w:ins w:id="647" w:author="Valentin Lauret" w:date="2024-06-06T14:39:00Z">
        <w:r w:rsidR="009E7359">
          <w:rPr>
            <w:lang w:val="en-US"/>
          </w:rPr>
          <w:t xml:space="preserve">Maps of species </w:t>
        </w:r>
      </w:ins>
      <w:ins w:id="648" w:author="Valentin Lauret" w:date="2024-06-06T14:40:00Z">
        <w:r w:rsidR="009E7359">
          <w:rPr>
            <w:lang w:val="en-US"/>
          </w:rPr>
          <w:t>space-use</w:t>
        </w:r>
      </w:ins>
      <w:ins w:id="649" w:author="Valentin Lauret" w:date="2024-06-06T14:39:00Z">
        <w:r w:rsidR="009E7359">
          <w:rPr>
            <w:lang w:val="en-US"/>
          </w:rPr>
          <w:t xml:space="preserve"> reflected</w:t>
        </w:r>
        <w:r w:rsidR="009E7359" w:rsidRPr="000217F6">
          <w:rPr>
            <w:lang w:val="en-US"/>
          </w:rPr>
          <w:t xml:space="preserve"> </w:t>
        </w:r>
      </w:ins>
      <w:r w:rsidRPr="000217F6">
        <w:rPr>
          <w:lang w:val="en-US"/>
        </w:rPr>
        <w:t>difference</w:t>
      </w:r>
      <w:ins w:id="650" w:author="Valentin Lauret" w:date="2024-06-06T14:40:00Z">
        <w:r w:rsidR="009E7359">
          <w:rPr>
            <w:lang w:val="en-US"/>
          </w:rPr>
          <w:t xml:space="preserve">s that </w:t>
        </w:r>
        <w:commentRangeStart w:id="651"/>
        <w:r w:rsidR="009E7359">
          <w:rPr>
            <w:lang w:val="en-US"/>
          </w:rPr>
          <w:t xml:space="preserve">make sense </w:t>
        </w:r>
      </w:ins>
      <w:del w:id="652" w:author="Valentin Lauret" w:date="2024-06-06T14:40:00Z">
        <w:r w:rsidRPr="000217F6" w:rsidDel="009E7359">
          <w:rPr>
            <w:lang w:val="en-US"/>
          </w:rPr>
          <w:delText xml:space="preserve"> </w:delText>
        </w:r>
      </w:del>
      <w:commentRangeEnd w:id="651"/>
      <w:r w:rsidR="00930CF0">
        <w:rPr>
          <w:rStyle w:val="Marquedecommentaire"/>
        </w:rPr>
        <w:commentReference w:id="651"/>
      </w:r>
      <w:del w:id="653" w:author="Valentin Lauret" w:date="2024-06-06T14:39:00Z">
        <w:r w:rsidRPr="000217F6" w:rsidDel="009E7359">
          <w:rPr>
            <w:lang w:val="en-US"/>
          </w:rPr>
          <w:delText xml:space="preserve">makes sense, </w:delText>
        </w:r>
      </w:del>
      <w:r w:rsidRPr="000217F6">
        <w:rPr>
          <w:lang w:val="en-US"/>
        </w:rPr>
        <w:t>considering the focus of each method</w:t>
      </w:r>
      <w:ins w:id="654" w:author="Valentin Lauret" w:date="2024-06-06T14:40:00Z">
        <w:r w:rsidR="009E7359">
          <w:rPr>
            <w:lang w:val="en-US"/>
          </w:rPr>
          <w:t>.</w:t>
        </w:r>
      </w:ins>
      <w:del w:id="655" w:author="Valentin Lauret" w:date="2024-06-06T14:40:00Z">
        <w:r w:rsidRPr="000217F6" w:rsidDel="009E7359">
          <w:rPr>
            <w:lang w:val="en-US"/>
          </w:rPr>
          <w:delText>:</w:delText>
        </w:r>
      </w:del>
      <w:r w:rsidRPr="000217F6">
        <w:rPr>
          <w:lang w:val="en-US"/>
        </w:rPr>
        <w:t xml:space="preserve"> </w:t>
      </w:r>
      <w:ins w:id="656" w:author="Valentin Lauret" w:date="2024-06-06T14:40:00Z">
        <w:r w:rsidR="009E7359">
          <w:rPr>
            <w:lang w:val="en-US"/>
          </w:rPr>
          <w:t xml:space="preserve">While </w:t>
        </w:r>
      </w:ins>
      <w:ins w:id="657" w:author="Valentin Lauret" w:date="2024-06-06T14:37:00Z">
        <w:r w:rsidR="00402FD6">
          <w:rPr>
            <w:lang w:val="en-US"/>
          </w:rPr>
          <w:t xml:space="preserve">detection/no-detection data used in </w:t>
        </w:r>
      </w:ins>
      <w:r w:rsidRPr="000217F6">
        <w:rPr>
          <w:lang w:val="en-US"/>
        </w:rPr>
        <w:t xml:space="preserve">occupancy models </w:t>
      </w:r>
      <w:del w:id="658" w:author="Valentin Lauret" w:date="2024-06-06T14:41:00Z">
        <w:r w:rsidRPr="000217F6" w:rsidDel="009E7359">
          <w:rPr>
            <w:lang w:val="en-US"/>
          </w:rPr>
          <w:delText xml:space="preserve">estimate </w:delText>
        </w:r>
      </w:del>
      <w:ins w:id="659" w:author="Valentin Lauret" w:date="2024-06-06T14:41:00Z">
        <w:r w:rsidR="009E7359">
          <w:rPr>
            <w:lang w:val="en-US"/>
          </w:rPr>
          <w:t>have the same weight in the model no matter how many individuals have been detected</w:t>
        </w:r>
      </w:ins>
      <w:del w:id="660" w:author="Valentin Lauret" w:date="2024-06-06T14:37:00Z">
        <w:r w:rsidRPr="000217F6" w:rsidDel="00402FD6">
          <w:rPr>
            <w:lang w:val="en-US"/>
          </w:rPr>
          <w:delText xml:space="preserve">high </w:delText>
        </w:r>
      </w:del>
      <w:del w:id="661" w:author="Valentin Lauret" w:date="2024-06-06T14:41:00Z">
        <w:r w:rsidRPr="000217F6" w:rsidDel="009E7359">
          <w:rPr>
            <w:lang w:val="en-US"/>
          </w:rPr>
          <w:delText>space</w:delText>
        </w:r>
      </w:del>
      <w:del w:id="662" w:author="Valentin Lauret" w:date="2024-06-06T14:38:00Z">
        <w:r w:rsidRPr="000217F6" w:rsidDel="00402FD6">
          <w:rPr>
            <w:lang w:val="en-US"/>
          </w:rPr>
          <w:delText xml:space="preserve"> </w:delText>
        </w:r>
      </w:del>
      <w:del w:id="663" w:author="Valentin Lauret" w:date="2024-06-06T14:41:00Z">
        <w:r w:rsidRPr="000217F6" w:rsidDel="009E7359">
          <w:rPr>
            <w:lang w:val="en-US"/>
          </w:rPr>
          <w:delText>use</w:delText>
        </w:r>
      </w:del>
      <w:del w:id="664" w:author="Valentin Lauret" w:date="2024-06-06T14:38:00Z">
        <w:r w:rsidRPr="000217F6" w:rsidDel="009E7359">
          <w:rPr>
            <w:lang w:val="en-US"/>
          </w:rPr>
          <w:delText xml:space="preserve"> wherever the species regularly occurs</w:delText>
        </w:r>
      </w:del>
      <w:r w:rsidRPr="000217F6">
        <w:rPr>
          <w:lang w:val="en-US"/>
        </w:rPr>
        <w:t xml:space="preserve">, </w:t>
      </w:r>
      <w:del w:id="665" w:author="Valentin Lauret" w:date="2024-06-06T14:40:00Z">
        <w:r w:rsidRPr="000217F6" w:rsidDel="009E7359">
          <w:rPr>
            <w:lang w:val="en-US"/>
          </w:rPr>
          <w:delText xml:space="preserve">while </w:delText>
        </w:r>
      </w:del>
      <w:del w:id="666" w:author="Valentin Lauret" w:date="2024-06-06T14:37:00Z">
        <w:r w:rsidRPr="000217F6" w:rsidDel="00402FD6">
          <w:rPr>
            <w:lang w:val="en-US"/>
          </w:rPr>
          <w:delText>N-mixture models</w:delText>
        </w:r>
      </w:del>
      <w:ins w:id="667" w:author="Valentin Lauret" w:date="2024-06-06T14:37:00Z">
        <w:r w:rsidR="00402FD6">
          <w:rPr>
            <w:lang w:val="en-US"/>
          </w:rPr>
          <w:t>count data</w:t>
        </w:r>
      </w:ins>
      <w:r w:rsidRPr="000217F6">
        <w:rPr>
          <w:lang w:val="en-US"/>
        </w:rPr>
        <w:t xml:space="preserve"> </w:t>
      </w:r>
      <w:ins w:id="668" w:author="Valentin Lauret" w:date="2024-06-06T14:38:00Z">
        <w:r w:rsidR="009E7359">
          <w:rPr>
            <w:lang w:val="en-US"/>
          </w:rPr>
          <w:t xml:space="preserve">used by </w:t>
        </w:r>
        <w:proofErr w:type="spellStart"/>
        <w:r w:rsidR="009E7359">
          <w:rPr>
            <w:lang w:val="en-US"/>
          </w:rPr>
          <w:t>Nmixture</w:t>
        </w:r>
        <w:proofErr w:type="spellEnd"/>
        <w:r w:rsidR="009E7359">
          <w:rPr>
            <w:lang w:val="en-US"/>
          </w:rPr>
          <w:t xml:space="preserve"> models </w:t>
        </w:r>
      </w:ins>
      <w:del w:id="669" w:author="Valentin Lauret" w:date="2024-06-06T14:41:00Z">
        <w:r w:rsidRPr="000217F6" w:rsidDel="009E7359">
          <w:rPr>
            <w:lang w:val="en-US"/>
          </w:rPr>
          <w:delText xml:space="preserve">differentiate </w:delText>
        </w:r>
      </w:del>
      <w:ins w:id="670" w:author="Valentin Lauret" w:date="2024-06-06T14:41:00Z">
        <w:r w:rsidR="009E7359">
          <w:rPr>
            <w:lang w:val="en-US"/>
          </w:rPr>
          <w:t>allow to distinguish</w:t>
        </w:r>
        <w:r w:rsidR="009E7359" w:rsidRPr="000217F6">
          <w:rPr>
            <w:lang w:val="en-US"/>
          </w:rPr>
          <w:t xml:space="preserve"> </w:t>
        </w:r>
      </w:ins>
      <w:r w:rsidRPr="000217F6">
        <w:rPr>
          <w:lang w:val="en-US"/>
        </w:rPr>
        <w:t xml:space="preserve">between levels of </w:t>
      </w:r>
      <w:del w:id="671" w:author="Valentin Lauret" w:date="2024-06-06T14:41:00Z">
        <w:r w:rsidRPr="000217F6" w:rsidDel="009E7359">
          <w:rPr>
            <w:lang w:val="en-US"/>
          </w:rPr>
          <w:delText>abundance</w:delText>
        </w:r>
      </w:del>
      <w:ins w:id="672" w:author="Valentin Lauret" w:date="2024-06-06T14:41:00Z">
        <w:r w:rsidR="009E7359">
          <w:rPr>
            <w:lang w:val="en-US"/>
          </w:rPr>
          <w:t>observed abundance, hence resulting in more detailed</w:t>
        </w:r>
        <w:r w:rsidR="009E7359" w:rsidRPr="000217F6">
          <w:rPr>
            <w:lang w:val="en-US"/>
          </w:rPr>
          <w:t xml:space="preserve"> space</w:t>
        </w:r>
        <w:r w:rsidR="009E7359">
          <w:rPr>
            <w:lang w:val="en-US"/>
          </w:rPr>
          <w:t>-</w:t>
        </w:r>
        <w:r w:rsidR="009E7359" w:rsidRPr="000217F6">
          <w:rPr>
            <w:lang w:val="en-US"/>
          </w:rPr>
          <w:t>use</w:t>
        </w:r>
        <w:r w:rsidR="009E7359">
          <w:rPr>
            <w:lang w:val="en-US"/>
          </w:rPr>
          <w:t xml:space="preserve"> intensity maps</w:t>
        </w:r>
      </w:ins>
      <w:r w:rsidRPr="000217F6">
        <w:rPr>
          <w:lang w:val="en-US"/>
        </w:rPr>
        <w:t xml:space="preserve">. </w:t>
      </w:r>
      <w:commentRangeStart w:id="673"/>
      <w:r w:rsidRPr="000217F6">
        <w:rPr>
          <w:lang w:val="en-US"/>
        </w:rPr>
        <w:t>For species-specific distribution, N-mixture models based on count data provided a more detailed view of seabird space use</w:t>
      </w:r>
      <w:commentRangeEnd w:id="673"/>
      <w:r w:rsidR="009E7359">
        <w:rPr>
          <w:rStyle w:val="Marquedecommentaire"/>
        </w:rPr>
        <w:commentReference w:id="673"/>
      </w:r>
      <w:r w:rsidRPr="000217F6">
        <w:rPr>
          <w:lang w:val="en-US"/>
        </w:rPr>
        <w:t xml:space="preserve">. </w:t>
      </w:r>
      <w:commentRangeStart w:id="674"/>
      <w:commentRangeStart w:id="675"/>
      <w:r w:rsidRPr="000217F6">
        <w:rPr>
          <w:lang w:val="en-US"/>
        </w:rPr>
        <w:t>Nevertheless, occupancy models based on detection/non-detection data still offered an accurate, albeit less detailed, picture of seabird distribution.</w:t>
      </w:r>
      <w:commentRangeEnd w:id="674"/>
      <w:r w:rsidR="005F7B10">
        <w:rPr>
          <w:rStyle w:val="Marquedecommentaire"/>
        </w:rPr>
        <w:commentReference w:id="674"/>
      </w:r>
      <w:commentRangeEnd w:id="675"/>
      <w:r w:rsidR="005F7B10">
        <w:rPr>
          <w:rStyle w:val="Marquedecommentaire"/>
        </w:rPr>
        <w:commentReference w:id="675"/>
      </w:r>
    </w:p>
    <w:p w14:paraId="05A566D9" w14:textId="20741EB0" w:rsidR="00250898" w:rsidRPr="000217F6" w:rsidRDefault="00FD0452">
      <w:pPr>
        <w:ind w:left="12" w:right="53" w:firstLine="357"/>
        <w:rPr>
          <w:lang w:val="en-US"/>
        </w:rPr>
      </w:pPr>
      <w:r w:rsidRPr="000217F6">
        <w:rPr>
          <w:lang w:val="en-US"/>
        </w:rPr>
        <w:t xml:space="preserve">When </w:t>
      </w:r>
      <w:del w:id="676" w:author="Coline CANONNE" w:date="2024-06-07T15:41:00Z">
        <w:r w:rsidRPr="000217F6" w:rsidDel="00EE5A29">
          <w:rPr>
            <w:lang w:val="en-US"/>
          </w:rPr>
          <w:delText xml:space="preserve">synthesizing </w:delText>
        </w:r>
      </w:del>
      <w:ins w:id="677" w:author="Coline CANONNE" w:date="2024-06-07T15:41:00Z">
        <w:r w:rsidR="00EE5A29">
          <w:rPr>
            <w:lang w:val="en-US"/>
          </w:rPr>
          <w:t>the</w:t>
        </w:r>
        <w:r w:rsidR="00EE5A29" w:rsidRPr="000217F6">
          <w:rPr>
            <w:lang w:val="en-US"/>
          </w:rPr>
          <w:t xml:space="preserve"> </w:t>
        </w:r>
      </w:ins>
      <w:r w:rsidRPr="000217F6">
        <w:rPr>
          <w:lang w:val="en-US"/>
        </w:rPr>
        <w:t>distribution maps for all species</w:t>
      </w:r>
      <w:ins w:id="678" w:author="Coline CANONNE" w:date="2024-06-07T15:41:00Z">
        <w:r w:rsidR="00EE5A29">
          <w:rPr>
            <w:lang w:val="en-US"/>
          </w:rPr>
          <w:t xml:space="preserve"> are merged</w:t>
        </w:r>
      </w:ins>
      <w:r w:rsidRPr="000217F6">
        <w:rPr>
          <w:lang w:val="en-US"/>
        </w:rPr>
        <w:t xml:space="preserve"> into a single map, both methods yield very similar results. The relative vulnerability of future wind farm development areas appears higher in the same zones for both methods. However, the areas </w:t>
      </w:r>
      <w:del w:id="679" w:author="Coline CANONNE" w:date="2024-06-07T15:42:00Z">
        <w:r w:rsidRPr="000217F6" w:rsidDel="00EE5A29">
          <w:rPr>
            <w:lang w:val="en-US"/>
          </w:rPr>
          <w:delText>with the</w:delText>
        </w:r>
      </w:del>
      <w:ins w:id="680" w:author="Coline CANONNE" w:date="2024-06-07T15:42:00Z">
        <w:r w:rsidR="00EE5A29">
          <w:rPr>
            <w:lang w:val="en-US"/>
          </w:rPr>
          <w:t>of</w:t>
        </w:r>
      </w:ins>
      <w:r w:rsidRPr="000217F6">
        <w:rPr>
          <w:lang w:val="en-US"/>
        </w:rPr>
        <w:t xml:space="preserve"> highest vulnerability appear more </w:t>
      </w:r>
      <w:del w:id="681" w:author="Coline CANONNE" w:date="2024-06-07T15:42:00Z">
        <w:r w:rsidRPr="000217F6" w:rsidDel="00EE5A29">
          <w:rPr>
            <w:lang w:val="en-US"/>
          </w:rPr>
          <w:delText>spread out</w:delText>
        </w:r>
      </w:del>
      <w:ins w:id="682" w:author="Coline CANONNE" w:date="2024-06-07T15:42:00Z">
        <w:r w:rsidR="00EE5A29">
          <w:rPr>
            <w:lang w:val="en-US"/>
          </w:rPr>
          <w:t>dispersed</w:t>
        </w:r>
      </w:ins>
      <w:r w:rsidRPr="000217F6">
        <w:rPr>
          <w:lang w:val="en-US"/>
        </w:rPr>
        <w:t xml:space="preserve"> on the maps obtained using occupancy </w:t>
      </w:r>
      <w:del w:id="683" w:author="Coline CANONNE" w:date="2024-06-07T15:42:00Z">
        <w:r w:rsidRPr="000217F6" w:rsidDel="00EE5A29">
          <w:rPr>
            <w:lang w:val="en-US"/>
          </w:rPr>
          <w:delText xml:space="preserve">compared </w:delText>
        </w:r>
      </w:del>
      <w:ins w:id="684" w:author="Coline CANONNE" w:date="2024-06-07T15:42:00Z">
        <w:r w:rsidR="00EE5A29">
          <w:rPr>
            <w:lang w:val="en-US"/>
          </w:rPr>
          <w:t>than on</w:t>
        </w:r>
      </w:ins>
      <w:del w:id="685" w:author="Coline CANONNE" w:date="2024-06-07T15:42:00Z">
        <w:r w:rsidRPr="000217F6" w:rsidDel="00EE5A29">
          <w:rPr>
            <w:lang w:val="en-US"/>
          </w:rPr>
          <w:delText xml:space="preserve">to </w:delText>
        </w:r>
      </w:del>
      <w:ins w:id="686" w:author="Coline CANONNE" w:date="2024-06-07T15:42:00Z">
        <w:r w:rsidR="00EE5A29">
          <w:rPr>
            <w:lang w:val="en-US"/>
          </w:rPr>
          <w:t xml:space="preserve"> </w:t>
        </w:r>
      </w:ins>
      <w:r w:rsidRPr="000217F6">
        <w:rPr>
          <w:lang w:val="en-US"/>
        </w:rPr>
        <w:t xml:space="preserve">those derived from N-mixture models. This difference stems directly from the variations observed in individual species maps. In this case, </w:t>
      </w:r>
      <w:del w:id="687" w:author="Coline CANONNE" w:date="2024-06-07T15:43:00Z">
        <w:r w:rsidRPr="000217F6" w:rsidDel="00EE5A29">
          <w:rPr>
            <w:lang w:val="en-US"/>
          </w:rPr>
          <w:delText xml:space="preserve">using </w:delText>
        </w:r>
      </w:del>
      <w:ins w:id="688" w:author="Coline CANONNE" w:date="2024-06-07T15:43:00Z">
        <w:r w:rsidR="00EE5A29">
          <w:rPr>
            <w:lang w:val="en-US"/>
          </w:rPr>
          <w:t>the use of</w:t>
        </w:r>
        <w:r w:rsidR="00EE5A29" w:rsidRPr="000217F6">
          <w:rPr>
            <w:lang w:val="en-US"/>
          </w:rPr>
          <w:t xml:space="preserve"> </w:t>
        </w:r>
      </w:ins>
      <w:r w:rsidRPr="000217F6">
        <w:rPr>
          <w:lang w:val="en-US"/>
        </w:rPr>
        <w:t xml:space="preserve">detection/non-detection data rather than count data tends to provide more conservative recommendations for wind farm planning. However, this might not always </w:t>
      </w:r>
      <w:del w:id="689" w:author="Coline CANONNE" w:date="2024-06-07T15:43:00Z">
        <w:r w:rsidRPr="000217F6" w:rsidDel="00EE5A29">
          <w:rPr>
            <w:lang w:val="en-US"/>
          </w:rPr>
          <w:delText>occur</w:delText>
        </w:r>
      </w:del>
      <w:ins w:id="690" w:author="Coline CANONNE" w:date="2024-06-07T15:43:00Z">
        <w:r w:rsidR="00EE5A29">
          <w:rPr>
            <w:lang w:val="en-US"/>
          </w:rPr>
          <w:t>be the case</w:t>
        </w:r>
      </w:ins>
      <w:r w:rsidRPr="000217F6">
        <w:rPr>
          <w:lang w:val="en-US"/>
        </w:rPr>
        <w:t xml:space="preserve">, as detection/non-detection data could potentially obscure areas </w:t>
      </w:r>
      <w:del w:id="691" w:author="Coline CANONNE" w:date="2024-06-07T15:43:00Z">
        <w:r w:rsidRPr="000217F6" w:rsidDel="00EE5A29">
          <w:rPr>
            <w:lang w:val="en-US"/>
          </w:rPr>
          <w:delText>with very</w:delText>
        </w:r>
      </w:del>
      <w:ins w:id="692" w:author="Coline CANONNE" w:date="2024-06-07T15:43:00Z">
        <w:r w:rsidR="00EE5A29">
          <w:rPr>
            <w:lang w:val="en-US"/>
          </w:rPr>
          <w:t>of very</w:t>
        </w:r>
      </w:ins>
      <w:r w:rsidRPr="000217F6">
        <w:rPr>
          <w:lang w:val="en-US"/>
        </w:rPr>
        <w:t xml:space="preserve"> high risk.</w:t>
      </w:r>
    </w:p>
    <w:p w14:paraId="3567519F" w14:textId="76AC23D6" w:rsidR="00250898" w:rsidRPr="000217F6" w:rsidDel="009E7359" w:rsidRDefault="00FD0452">
      <w:pPr>
        <w:ind w:left="12" w:right="53" w:firstLine="360"/>
        <w:rPr>
          <w:del w:id="693" w:author="Valentin Lauret" w:date="2024-06-06T14:44:00Z"/>
          <w:lang w:val="en-US"/>
        </w:rPr>
      </w:pPr>
      <w:r w:rsidRPr="000217F6">
        <w:rPr>
          <w:lang w:val="en-US"/>
        </w:rPr>
        <w:t xml:space="preserve">The primary focus here </w:t>
      </w:r>
      <w:del w:id="694" w:author="Coline CANONNE" w:date="2024-06-07T15:43:00Z">
        <w:r w:rsidRPr="000217F6" w:rsidDel="00EE5A29">
          <w:rPr>
            <w:lang w:val="en-US"/>
          </w:rPr>
          <w:delText xml:space="preserve">involves </w:delText>
        </w:r>
      </w:del>
      <w:ins w:id="695" w:author="Coline CANONNE" w:date="2024-06-07T15:43:00Z">
        <w:r w:rsidR="00EE5A29">
          <w:rPr>
            <w:lang w:val="en-US"/>
          </w:rPr>
          <w:t>is to</w:t>
        </w:r>
        <w:r w:rsidR="00EE5A29" w:rsidRPr="000217F6">
          <w:rPr>
            <w:lang w:val="en-US"/>
          </w:rPr>
          <w:t xml:space="preserve"> </w:t>
        </w:r>
      </w:ins>
      <w:r w:rsidRPr="000217F6">
        <w:rPr>
          <w:lang w:val="en-US"/>
        </w:rPr>
        <w:t>assess</w:t>
      </w:r>
      <w:del w:id="696" w:author="Coline CANONNE" w:date="2024-06-07T15:44:00Z">
        <w:r w:rsidRPr="000217F6" w:rsidDel="00EE5A29">
          <w:rPr>
            <w:lang w:val="en-US"/>
          </w:rPr>
          <w:delText>ing</w:delText>
        </w:r>
      </w:del>
      <w:r w:rsidRPr="000217F6">
        <w:rPr>
          <w:lang w:val="en-US"/>
        </w:rPr>
        <w:t xml:space="preserve"> seabird vulnerability before wind farm construction. If the </w:t>
      </w:r>
      <w:del w:id="697" w:author="Coline CANONNE" w:date="2024-06-07T15:44:00Z">
        <w:r w:rsidRPr="000217F6" w:rsidDel="00EE5A29">
          <w:rPr>
            <w:lang w:val="en-US"/>
          </w:rPr>
          <w:delText xml:space="preserve">data </w:delText>
        </w:r>
      </w:del>
      <w:ins w:id="698" w:author="Coline CANONNE" w:date="2024-06-07T15:44:00Z">
        <w:r w:rsidR="00EE5A29">
          <w:rPr>
            <w:lang w:val="en-US"/>
          </w:rPr>
          <w:t xml:space="preserve">data collected in the </w:t>
        </w:r>
        <w:proofErr w:type="spellStart"/>
        <w:r w:rsidR="00EE5A29">
          <w:rPr>
            <w:lang w:val="en-US"/>
          </w:rPr>
          <w:t>Migralion</w:t>
        </w:r>
        <w:proofErr w:type="spellEnd"/>
        <w:r w:rsidR="00EE5A29">
          <w:rPr>
            <w:lang w:val="en-US"/>
          </w:rPr>
          <w:t xml:space="preserve"> program</w:t>
        </w:r>
        <w:r w:rsidR="00EE5A29" w:rsidRPr="000217F6">
          <w:rPr>
            <w:lang w:val="en-US"/>
          </w:rPr>
          <w:t xml:space="preserve"> </w:t>
        </w:r>
      </w:ins>
      <w:ins w:id="699" w:author="Coline CANONNE" w:date="2024-06-07T15:45:00Z">
        <w:r w:rsidR="00EE5A29">
          <w:rPr>
            <w:lang w:val="en-US"/>
          </w:rPr>
          <w:t xml:space="preserve">are </w:t>
        </w:r>
      </w:ins>
      <w:r w:rsidRPr="000217F6">
        <w:rPr>
          <w:lang w:val="en-US"/>
        </w:rPr>
        <w:t xml:space="preserve">also </w:t>
      </w:r>
      <w:del w:id="700" w:author="Coline CANONNE" w:date="2024-06-07T15:45:00Z">
        <w:r w:rsidRPr="000217F6" w:rsidDel="00EE5A29">
          <w:rPr>
            <w:lang w:val="en-US"/>
          </w:rPr>
          <w:delText>aim to evaluate</w:delText>
        </w:r>
      </w:del>
      <w:ins w:id="701" w:author="Coline CANONNE" w:date="2024-06-07T15:45:00Z">
        <w:r w:rsidR="00EE5A29">
          <w:rPr>
            <w:lang w:val="en-US"/>
          </w:rPr>
          <w:t>intended to assess the effects</w:t>
        </w:r>
      </w:ins>
      <w:r w:rsidRPr="000217F6">
        <w:rPr>
          <w:lang w:val="en-US"/>
        </w:rPr>
        <w:t xml:space="preserve"> the wind </w:t>
      </w:r>
      <w:proofErr w:type="spellStart"/>
      <w:r w:rsidRPr="000217F6">
        <w:rPr>
          <w:lang w:val="en-US"/>
        </w:rPr>
        <w:t>farm</w:t>
      </w:r>
      <w:ins w:id="702" w:author="Coline CANONNE" w:date="2024-06-07T15:45:00Z">
        <w:r w:rsidR="00EE5A29">
          <w:rPr>
            <w:lang w:val="en-US"/>
          </w:rPr>
          <w:t>s</w:t>
        </w:r>
      </w:ins>
      <w:del w:id="703" w:author="Coline CANONNE" w:date="2024-06-07T15:45:00Z">
        <w:r w:rsidRPr="000217F6" w:rsidDel="00EE5A29">
          <w:rPr>
            <w:lang w:val="en-US"/>
          </w:rPr>
          <w:delText xml:space="preserve">’s impact </w:delText>
        </w:r>
      </w:del>
      <w:r w:rsidRPr="000217F6">
        <w:rPr>
          <w:lang w:val="en-US"/>
        </w:rPr>
        <w:t>post</w:t>
      </w:r>
      <w:proofErr w:type="spellEnd"/>
      <w:r w:rsidRPr="000217F6">
        <w:rPr>
          <w:lang w:val="en-US"/>
        </w:rPr>
        <w:t>-construction</w:t>
      </w:r>
      <w:ins w:id="704" w:author="Coline CANONNE" w:date="2024-06-07T15:45:00Z">
        <w:r w:rsidR="00EE5A29">
          <w:rPr>
            <w:lang w:val="en-US"/>
          </w:rPr>
          <w:t>,</w:t>
        </w:r>
      </w:ins>
      <w:r w:rsidRPr="000217F6">
        <w:rPr>
          <w:lang w:val="en-US"/>
        </w:rPr>
        <w:t xml:space="preserve"> by </w:t>
      </w:r>
      <w:r w:rsidRPr="000217F6">
        <w:rPr>
          <w:lang w:val="en-US"/>
        </w:rPr>
        <w:lastRenderedPageBreak/>
        <w:t xml:space="preserve">comparing the state before and after, detection/non-detection data may not </w:t>
      </w:r>
      <w:del w:id="705" w:author="Coline CANONNE" w:date="2024-06-07T15:46:00Z">
        <w:r w:rsidRPr="000217F6" w:rsidDel="00EE5A29">
          <w:rPr>
            <w:lang w:val="en-US"/>
          </w:rPr>
          <w:delText xml:space="preserve">offer </w:delText>
        </w:r>
      </w:del>
      <w:ins w:id="706" w:author="Coline CANONNE" w:date="2024-06-07T15:46:00Z">
        <w:r w:rsidR="00EE5A29">
          <w:rPr>
            <w:lang w:val="en-US"/>
          </w:rPr>
          <w:t>be</w:t>
        </w:r>
        <w:r w:rsidR="00EE5A29" w:rsidRPr="000217F6">
          <w:rPr>
            <w:lang w:val="en-US"/>
          </w:rPr>
          <w:t xml:space="preserve"> </w:t>
        </w:r>
      </w:ins>
      <w:r w:rsidRPr="000217F6">
        <w:rPr>
          <w:lang w:val="en-US"/>
        </w:rPr>
        <w:t xml:space="preserve">as </w:t>
      </w:r>
      <w:del w:id="707" w:author="Coline CANONNE" w:date="2024-06-07T15:46:00Z">
        <w:r w:rsidRPr="000217F6" w:rsidDel="00EE5A29">
          <w:rPr>
            <w:lang w:val="en-US"/>
          </w:rPr>
          <w:delText xml:space="preserve">much utility </w:delText>
        </w:r>
      </w:del>
      <w:ins w:id="708" w:author="Coline CANONNE" w:date="2024-06-07T15:46:00Z">
        <w:r w:rsidR="00EE5A29">
          <w:rPr>
            <w:lang w:val="en-US"/>
          </w:rPr>
          <w:t>appropriate</w:t>
        </w:r>
        <w:r w:rsidR="00EE5A29" w:rsidRPr="000217F6">
          <w:rPr>
            <w:lang w:val="en-US"/>
          </w:rPr>
          <w:t xml:space="preserve"> </w:t>
        </w:r>
      </w:ins>
      <w:r w:rsidRPr="000217F6">
        <w:rPr>
          <w:lang w:val="en-US"/>
        </w:rPr>
        <w:t xml:space="preserve">as count data. </w:t>
      </w:r>
      <w:del w:id="709" w:author="Coline CANONNE" w:date="2024-06-07T15:47:00Z">
        <w:r w:rsidRPr="000217F6" w:rsidDel="00EE5A29">
          <w:rPr>
            <w:lang w:val="en-US"/>
          </w:rPr>
          <w:delText>This happens because</w:delText>
        </w:r>
      </w:del>
      <w:ins w:id="710" w:author="Coline CANONNE" w:date="2024-06-07T15:47:00Z">
        <w:r w:rsidR="00EE5A29">
          <w:rPr>
            <w:lang w:val="en-US"/>
          </w:rPr>
          <w:t xml:space="preserve">Indeed, </w:t>
        </w:r>
      </w:ins>
      <w:del w:id="711" w:author="Coline CANONNE" w:date="2024-06-07T15:47:00Z">
        <w:r w:rsidRPr="000217F6" w:rsidDel="00EE5A29">
          <w:rPr>
            <w:lang w:val="en-US"/>
          </w:rPr>
          <w:delText xml:space="preserve"> </w:delText>
        </w:r>
      </w:del>
      <w:r w:rsidRPr="000217F6">
        <w:rPr>
          <w:lang w:val="en-US"/>
        </w:rPr>
        <w:t>while abundance might decrease, species presence could remain unchanged (e.g. [93, 94]).</w:t>
      </w:r>
      <w:del w:id="712" w:author="Coline CANONNE" w:date="2024-06-07T15:47:00Z">
        <w:r w:rsidRPr="000217F6" w:rsidDel="00EE5A29">
          <w:rPr>
            <w:lang w:val="en-US"/>
          </w:rPr>
          <w:delText xml:space="preserve"> Therefore,</w:delText>
        </w:r>
      </w:del>
      <w:ins w:id="713" w:author="Coline CANONNE" w:date="2024-06-07T15:49:00Z">
        <w:r w:rsidR="00EE5A29">
          <w:rPr>
            <w:lang w:val="en-US"/>
          </w:rPr>
          <w:t>To date, i</w:t>
        </w:r>
      </w:ins>
      <w:ins w:id="714" w:author="Coline CANONNE" w:date="2024-06-07T15:47:00Z">
        <w:r w:rsidR="00EE5A29">
          <w:rPr>
            <w:lang w:val="en-US"/>
          </w:rPr>
          <w:t>f</w:t>
        </w:r>
      </w:ins>
      <w:r w:rsidRPr="000217F6">
        <w:rPr>
          <w:lang w:val="en-US"/>
        </w:rPr>
        <w:t xml:space="preserve"> detection/non-detection data might be relevant for initial wind farm</w:t>
      </w:r>
      <w:ins w:id="715" w:author="Coline CANONNE" w:date="2024-06-07T15:47:00Z">
        <w:r w:rsidR="00EE5A29">
          <w:rPr>
            <w:lang w:val="en-US"/>
          </w:rPr>
          <w:t>s</w:t>
        </w:r>
      </w:ins>
      <w:r w:rsidRPr="000217F6">
        <w:rPr>
          <w:lang w:val="en-US"/>
        </w:rPr>
        <w:t xml:space="preserve"> planning</w:t>
      </w:r>
      <w:del w:id="716" w:author="Coline CANONNE" w:date="2024-06-07T15:49:00Z">
        <w:r w:rsidRPr="000217F6" w:rsidDel="00EE5A29">
          <w:rPr>
            <w:lang w:val="en-US"/>
          </w:rPr>
          <w:delText xml:space="preserve"> </w:delText>
        </w:r>
      </w:del>
      <w:del w:id="717" w:author="Coline CANONNE" w:date="2024-06-07T15:48:00Z">
        <w:r w:rsidRPr="000217F6" w:rsidDel="00EE5A29">
          <w:rPr>
            <w:lang w:val="en-US"/>
          </w:rPr>
          <w:delText xml:space="preserve">if </w:delText>
        </w:r>
      </w:del>
      <w:del w:id="718" w:author="Coline CANONNE" w:date="2024-06-07T15:49:00Z">
        <w:r w:rsidRPr="000217F6" w:rsidDel="00EE5A29">
          <w:rPr>
            <w:lang w:val="en-US"/>
          </w:rPr>
          <w:delText>more detailed data remain unavailable.</w:delText>
        </w:r>
      </w:del>
      <w:ins w:id="719" w:author="Coline CANONNE" w:date="2024-06-07T15:48:00Z">
        <w:r w:rsidR="00EE5A29">
          <w:rPr>
            <w:lang w:val="en-US"/>
          </w:rPr>
          <w:t xml:space="preserve">, </w:t>
        </w:r>
      </w:ins>
      <w:del w:id="720" w:author="Coline CANONNE" w:date="2024-06-07T15:48:00Z">
        <w:r w:rsidRPr="000217F6" w:rsidDel="00EE5A29">
          <w:rPr>
            <w:lang w:val="en-US"/>
          </w:rPr>
          <w:delText xml:space="preserve"> However, </w:delText>
        </w:r>
      </w:del>
      <w:r w:rsidRPr="000217F6">
        <w:rPr>
          <w:lang w:val="en-US"/>
        </w:rPr>
        <w:t>count</w:t>
      </w:r>
      <w:ins w:id="721" w:author="Coline CANONNE" w:date="2024-06-07T15:48:00Z">
        <w:r w:rsidR="00EE5A29">
          <w:rPr>
            <w:lang w:val="en-US"/>
          </w:rPr>
          <w:t>s</w:t>
        </w:r>
      </w:ins>
      <w:r w:rsidRPr="000217F6">
        <w:rPr>
          <w:lang w:val="en-US"/>
        </w:rPr>
        <w:t xml:space="preserve"> </w:t>
      </w:r>
      <w:ins w:id="722" w:author="Coline CANONNE" w:date="2024-06-07T15:48:00Z">
        <w:r w:rsidR="00EE5A29">
          <w:rPr>
            <w:lang w:val="en-US"/>
          </w:rPr>
          <w:t xml:space="preserve">of individuals </w:t>
        </w:r>
      </w:ins>
      <w:del w:id="723" w:author="Coline CANONNE" w:date="2024-06-07T15:48:00Z">
        <w:r w:rsidRPr="000217F6" w:rsidDel="00EE5A29">
          <w:rPr>
            <w:lang w:val="en-US"/>
          </w:rPr>
          <w:delText xml:space="preserve">data </w:delText>
        </w:r>
      </w:del>
      <w:r w:rsidRPr="000217F6">
        <w:rPr>
          <w:lang w:val="en-US"/>
        </w:rPr>
        <w:t>should</w:t>
      </w:r>
      <w:ins w:id="724" w:author="Valentin Lauret" w:date="2024-06-06T14:44:00Z">
        <w:r w:rsidR="009E7359">
          <w:rPr>
            <w:lang w:val="en-US"/>
          </w:rPr>
          <w:t xml:space="preserve"> </w:t>
        </w:r>
      </w:ins>
    </w:p>
    <w:p w14:paraId="57B322D7" w14:textId="77777777" w:rsidR="00250898" w:rsidRPr="000217F6" w:rsidRDefault="00FD0452">
      <w:pPr>
        <w:ind w:left="12" w:right="53" w:firstLine="360"/>
        <w:rPr>
          <w:lang w:val="en-US"/>
        </w:rPr>
        <w:pPrChange w:id="725" w:author="Valentin Lauret" w:date="2024-06-06T14:44:00Z">
          <w:pPr>
            <w:spacing w:after="459"/>
            <w:ind w:left="12" w:right="53" w:firstLine="0"/>
          </w:pPr>
        </w:pPrChange>
      </w:pPr>
      <w:r w:rsidRPr="000217F6">
        <w:rPr>
          <w:lang w:val="en-US"/>
        </w:rPr>
        <w:t>receive preference when collecting new data.</w:t>
      </w:r>
    </w:p>
    <w:p w14:paraId="0E4C8965" w14:textId="77777777" w:rsidR="00250898" w:rsidRPr="000217F6" w:rsidRDefault="00FD0452">
      <w:pPr>
        <w:pStyle w:val="Titre2"/>
        <w:tabs>
          <w:tab w:val="center" w:pos="4528"/>
        </w:tabs>
        <w:ind w:left="0" w:firstLine="0"/>
        <w:rPr>
          <w:lang w:val="en-US"/>
        </w:rPr>
      </w:pPr>
      <w:r w:rsidRPr="000217F6">
        <w:rPr>
          <w:lang w:val="en-US"/>
        </w:rPr>
        <w:t>4.3</w:t>
      </w:r>
      <w:r w:rsidRPr="000217F6">
        <w:rPr>
          <w:lang w:val="en-US"/>
        </w:rPr>
        <w:tab/>
        <w:t>Comparing and integrating telemetry and count data</w:t>
      </w:r>
    </w:p>
    <w:p w14:paraId="293FA1C3" w14:textId="2C6FF287" w:rsidR="00250898" w:rsidRPr="000217F6" w:rsidRDefault="00FD0452">
      <w:pPr>
        <w:ind w:left="12" w:right="53" w:firstLine="0"/>
        <w:rPr>
          <w:lang w:val="en-US"/>
        </w:rPr>
      </w:pPr>
      <w:r w:rsidRPr="000217F6">
        <w:rPr>
          <w:lang w:val="en-US"/>
        </w:rPr>
        <w:t xml:space="preserve">Using telemetry data from GPS devices and count data from at-sea observations to model species distribution produces similar and consistent results, especially for </w:t>
      </w:r>
      <w:proofErr w:type="spellStart"/>
      <w:r w:rsidRPr="000217F6">
        <w:rPr>
          <w:lang w:val="en-US"/>
        </w:rPr>
        <w:t>Scopoli</w:t>
      </w:r>
      <w:proofErr w:type="spellEnd"/>
      <w:r w:rsidRPr="000217F6">
        <w:rPr>
          <w:lang w:val="en-US"/>
        </w:rPr>
        <w:t xml:space="preserve"> and small shearwaters (Figure 4, Appendix B Figure 7). Both data types, </w:t>
      </w:r>
      <w:commentRangeStart w:id="726"/>
      <w:r w:rsidRPr="000217F6">
        <w:rPr>
          <w:lang w:val="en-US"/>
        </w:rPr>
        <w:t>however</w:t>
      </w:r>
      <w:commentRangeEnd w:id="726"/>
      <w:r w:rsidR="004C2C7A">
        <w:rPr>
          <w:rStyle w:val="Marquedecommentaire"/>
        </w:rPr>
        <w:commentReference w:id="726"/>
      </w:r>
      <w:r w:rsidRPr="000217F6">
        <w:rPr>
          <w:lang w:val="en-US"/>
        </w:rPr>
        <w:t xml:space="preserve">, are subjected to different bias [95, 96]. For telemetry data the main bias </w:t>
      </w:r>
      <w:del w:id="727" w:author="Valentin Lauret" w:date="2024-06-06T14:44:00Z">
        <w:r w:rsidRPr="000217F6" w:rsidDel="006210E7">
          <w:rPr>
            <w:lang w:val="en-US"/>
          </w:rPr>
          <w:delText>arise</w:delText>
        </w:r>
      </w:del>
      <w:ins w:id="728" w:author="Valentin Lauret" w:date="2024-06-06T14:44:00Z">
        <w:r w:rsidR="006210E7" w:rsidRPr="000217F6">
          <w:rPr>
            <w:lang w:val="en-US"/>
          </w:rPr>
          <w:t>arises</w:t>
        </w:r>
      </w:ins>
      <w:r w:rsidRPr="000217F6">
        <w:rPr>
          <w:lang w:val="en-US"/>
        </w:rPr>
        <w:t xml:space="preserve"> from the fact that only a </w:t>
      </w:r>
      <w:del w:id="729" w:author="Coline CANONNE" w:date="2024-06-07T15:51:00Z">
        <w:r w:rsidRPr="000217F6" w:rsidDel="0051294C">
          <w:rPr>
            <w:lang w:val="en-US"/>
          </w:rPr>
          <w:delText xml:space="preserve">few </w:delText>
        </w:r>
      </w:del>
      <w:ins w:id="730" w:author="Coline CANONNE" w:date="2024-06-07T15:51:00Z">
        <w:r w:rsidR="0051294C">
          <w:rPr>
            <w:lang w:val="en-US"/>
          </w:rPr>
          <w:t>small</w:t>
        </w:r>
        <w:r w:rsidR="0051294C" w:rsidRPr="000217F6">
          <w:rPr>
            <w:lang w:val="en-US"/>
          </w:rPr>
          <w:t xml:space="preserve"> </w:t>
        </w:r>
      </w:ins>
      <w:del w:id="731" w:author="Valentin Lauret" w:date="2024-06-06T14:44:00Z">
        <w:r w:rsidRPr="000217F6" w:rsidDel="006210E7">
          <w:rPr>
            <w:lang w:val="en-US"/>
          </w:rPr>
          <w:delText>number</w:delText>
        </w:r>
      </w:del>
      <w:ins w:id="732" w:author="Valentin Lauret" w:date="2024-06-06T14:44:00Z">
        <w:r w:rsidR="006210E7" w:rsidRPr="000217F6">
          <w:rPr>
            <w:lang w:val="en-US"/>
          </w:rPr>
          <w:t>number</w:t>
        </w:r>
        <w:del w:id="733" w:author="Coline CANONNE" w:date="2024-06-07T15:51:00Z">
          <w:r w:rsidR="006210E7" w:rsidRPr="000217F6" w:rsidDel="0051294C">
            <w:rPr>
              <w:lang w:val="en-US"/>
            </w:rPr>
            <w:delText>s</w:delText>
          </w:r>
        </w:del>
      </w:ins>
      <w:r w:rsidRPr="000217F6">
        <w:rPr>
          <w:lang w:val="en-US"/>
        </w:rPr>
        <w:t xml:space="preserve"> of individuals</w:t>
      </w:r>
      <w:ins w:id="734" w:author="Valentin Lauret" w:date="2024-06-06T14:45:00Z">
        <w:r w:rsidR="006210E7">
          <w:rPr>
            <w:lang w:val="en-US"/>
          </w:rPr>
          <w:t>,</w:t>
        </w:r>
      </w:ins>
      <w:r w:rsidRPr="000217F6">
        <w:rPr>
          <w:lang w:val="en-US"/>
        </w:rPr>
        <w:t xml:space="preserve"> all from the same colony</w:t>
      </w:r>
      <w:ins w:id="735" w:author="Valentin Lauret" w:date="2024-06-06T14:45:00Z">
        <w:r w:rsidR="006210E7">
          <w:rPr>
            <w:lang w:val="en-US"/>
          </w:rPr>
          <w:t>,</w:t>
        </w:r>
      </w:ins>
      <w:r w:rsidRPr="000217F6">
        <w:rPr>
          <w:lang w:val="en-US"/>
        </w:rPr>
        <w:t xml:space="preserve"> are equipped with GPS [96].</w:t>
      </w:r>
    </w:p>
    <w:p w14:paraId="092D86EA" w14:textId="27937D2F" w:rsidR="00250898" w:rsidRPr="000217F6" w:rsidRDefault="00FD0452" w:rsidP="007A01A9">
      <w:pPr>
        <w:ind w:left="12" w:right="53" w:firstLine="360"/>
        <w:rPr>
          <w:lang w:val="en-US"/>
        </w:rPr>
      </w:pPr>
      <w:commentRangeStart w:id="736"/>
      <w:r w:rsidRPr="000217F6">
        <w:rPr>
          <w:lang w:val="en-US"/>
        </w:rPr>
        <w:t xml:space="preserve">When the sample size is too small, it limits the ability to make accurate population-level inferences, resulting in low statistical power [97] and high bias due to individual-specific traits [98, 99]. These traits include behavioral characteristics, such as more adventurous individuals being more likely to be captured and equipped [99, 100], as well as age and sex, with most equipped individuals being breeding adults [96], thus excluding non-breeding and younger birds. </w:t>
      </w:r>
      <w:del w:id="737" w:author="Valentin Lauret" w:date="2024-06-06T14:45:00Z">
        <w:r w:rsidRPr="000217F6" w:rsidDel="006210E7">
          <w:rPr>
            <w:lang w:val="en-US"/>
          </w:rPr>
          <w:delText xml:space="preserve">This </w:delText>
        </w:r>
      </w:del>
      <w:ins w:id="738" w:author="Valentin Lauret" w:date="2024-06-06T14:45:00Z">
        <w:r w:rsidR="006210E7">
          <w:rPr>
            <w:lang w:val="en-US"/>
          </w:rPr>
          <w:t>Although we took into account individual heterogeneity in the</w:t>
        </w:r>
      </w:ins>
      <w:ins w:id="739" w:author="Valentin Lauret" w:date="2024-06-06T14:46:00Z">
        <w:r w:rsidR="006210E7">
          <w:rPr>
            <w:lang w:val="en-US"/>
          </w:rPr>
          <w:t xml:space="preserve"> RSF model, limited sample size</w:t>
        </w:r>
      </w:ins>
      <w:ins w:id="740" w:author="Valentin Lauret" w:date="2024-06-06T14:45:00Z">
        <w:r w:rsidR="006210E7" w:rsidRPr="000217F6">
          <w:rPr>
            <w:lang w:val="en-US"/>
          </w:rPr>
          <w:t xml:space="preserve"> </w:t>
        </w:r>
      </w:ins>
      <w:del w:id="741" w:author="Valentin Lauret" w:date="2024-06-06T14:46:00Z">
        <w:r w:rsidRPr="000217F6" w:rsidDel="006210E7">
          <w:rPr>
            <w:lang w:val="en-US"/>
          </w:rPr>
          <w:delText xml:space="preserve">bias </w:delText>
        </w:r>
      </w:del>
      <w:r w:rsidRPr="000217F6">
        <w:rPr>
          <w:lang w:val="en-US"/>
        </w:rPr>
        <w:t>can affect the accuracy of inferences at the population level, as younger seabirds, for example, are likely to have different distributions and foraging behaviors compared to adults [101, 102].</w:t>
      </w:r>
    </w:p>
    <w:p w14:paraId="329D8704" w14:textId="77777777" w:rsidR="00250898" w:rsidRPr="000217F6" w:rsidRDefault="00FD0452" w:rsidP="007A01A9">
      <w:pPr>
        <w:spacing w:after="3" w:line="323" w:lineRule="auto"/>
        <w:ind w:left="10" w:right="58" w:hanging="10"/>
        <w:rPr>
          <w:lang w:val="en-US"/>
        </w:rPr>
      </w:pPr>
      <w:r w:rsidRPr="000217F6">
        <w:rPr>
          <w:lang w:val="en-US"/>
        </w:rPr>
        <w:t>For Sandwich terns, the distribution maps and relationships between distribution and environmental covariates were less consistent than for shearwaters (appendix B, Figure 8, 9). One reason for this could be the small sample size of only 22 individuals. Additionally, collar failures, individual deaths, and emigration outside the study area further reduced the available telemetry data for this species.</w:t>
      </w:r>
    </w:p>
    <w:p w14:paraId="60516D48" w14:textId="77777777" w:rsidR="00250898" w:rsidRPr="000217F6" w:rsidRDefault="00FD0452" w:rsidP="007A01A9">
      <w:pPr>
        <w:ind w:left="12" w:right="53" w:firstLine="360"/>
        <w:rPr>
          <w:lang w:val="en-US"/>
        </w:rPr>
      </w:pPr>
      <w:commentRangeStart w:id="742"/>
      <w:r w:rsidRPr="000217F6">
        <w:rPr>
          <w:lang w:val="en-US"/>
        </w:rPr>
        <w:t xml:space="preserve">Furthermore, seabirds are generally equipped with GPS devices at a single breeding colony [96] (e.g. [102]). </w:t>
      </w:r>
      <w:commentRangeEnd w:id="742"/>
      <w:r w:rsidR="006210E7">
        <w:rPr>
          <w:rStyle w:val="Marquedecommentaire"/>
        </w:rPr>
        <w:commentReference w:id="742"/>
      </w:r>
      <w:r w:rsidRPr="000217F6">
        <w:rPr>
          <w:lang w:val="en-US"/>
        </w:rPr>
        <w:t xml:space="preserve">While this is the simplest method to equip seabirds, it can lead to highly biased estimates because space use may vary among different colonies of the same species [103]. This could explain the discrepancy between the distribution of Yellow-legged gulls modeled with RSF and N-mixture models. The distribution based on telemetry data showed a bias, with higher space use predicted on the east side of the Gulf, where the birds were </w:t>
      </w:r>
      <w:commentRangeStart w:id="743"/>
      <w:r w:rsidRPr="000217F6">
        <w:rPr>
          <w:lang w:val="en-US"/>
        </w:rPr>
        <w:t>equipped</w:t>
      </w:r>
      <w:commentRangeEnd w:id="743"/>
      <w:r w:rsidR="006210E7">
        <w:rPr>
          <w:rStyle w:val="Marquedecommentaire"/>
        </w:rPr>
        <w:commentReference w:id="743"/>
      </w:r>
      <w:r w:rsidRPr="000217F6">
        <w:rPr>
          <w:lang w:val="en-US"/>
        </w:rPr>
        <w:t>.</w:t>
      </w:r>
    </w:p>
    <w:p w14:paraId="2EDA5247" w14:textId="140A34A8" w:rsidR="00250898" w:rsidRPr="000217F6" w:rsidRDefault="00FD0452">
      <w:pPr>
        <w:spacing w:after="0" w:line="330" w:lineRule="auto"/>
        <w:ind w:left="12" w:firstLine="350"/>
        <w:jc w:val="left"/>
        <w:rPr>
          <w:lang w:val="en-US"/>
        </w:rPr>
      </w:pPr>
      <w:r w:rsidRPr="000217F6">
        <w:rPr>
          <w:lang w:val="en-US"/>
        </w:rPr>
        <w:t xml:space="preserve">In contrast, for </w:t>
      </w:r>
      <w:proofErr w:type="spellStart"/>
      <w:r w:rsidRPr="000217F6">
        <w:rPr>
          <w:lang w:val="en-US"/>
        </w:rPr>
        <w:t>Scopoli’s</w:t>
      </w:r>
      <w:proofErr w:type="spellEnd"/>
      <w:r w:rsidRPr="000217F6">
        <w:rPr>
          <w:lang w:val="en-US"/>
        </w:rPr>
        <w:t xml:space="preserve"> shearwaters, there is only one large colony in the northwestern part of the Mediterranean Sea, so both birds observed from at-sea surveys and equipped with GPS devices came from this same colony, resulting in a strong match in the final distribution map</w:t>
      </w:r>
      <w:ins w:id="744" w:author="Valentin Lauret" w:date="2024-06-06T14:52:00Z">
        <w:r w:rsidR="006210E7">
          <w:rPr>
            <w:lang w:val="en-US"/>
          </w:rPr>
          <w:t xml:space="preserve"> (Figure 8?)</w:t>
        </w:r>
      </w:ins>
      <w:r w:rsidRPr="000217F6">
        <w:rPr>
          <w:lang w:val="en-US"/>
        </w:rPr>
        <w:t xml:space="preserve">. This is also true for </w:t>
      </w:r>
      <w:proofErr w:type="spellStart"/>
      <w:r w:rsidRPr="000217F6">
        <w:rPr>
          <w:lang w:val="en-US"/>
        </w:rPr>
        <w:t>Yelkouan</w:t>
      </w:r>
      <w:proofErr w:type="spellEnd"/>
      <w:r w:rsidRPr="000217F6">
        <w:rPr>
          <w:lang w:val="en-US"/>
        </w:rPr>
        <w:t xml:space="preserve"> shearwaters</w:t>
      </w:r>
      <w:ins w:id="745" w:author="Valentin Lauret" w:date="2024-06-06T14:52:00Z">
        <w:r w:rsidR="006210E7">
          <w:rPr>
            <w:lang w:val="en-US"/>
          </w:rPr>
          <w:t xml:space="preserve"> (Figure X?)</w:t>
        </w:r>
      </w:ins>
      <w:r w:rsidRPr="000217F6">
        <w:rPr>
          <w:lang w:val="en-US"/>
        </w:rPr>
        <w:t xml:space="preserve">. Although count data </w:t>
      </w:r>
      <w:r w:rsidRPr="000217F6">
        <w:rPr>
          <w:lang w:val="en-US"/>
        </w:rPr>
        <w:lastRenderedPageBreak/>
        <w:t xml:space="preserve">did not differentiate between Balearic and </w:t>
      </w:r>
      <w:proofErr w:type="spellStart"/>
      <w:r w:rsidRPr="000217F6">
        <w:rPr>
          <w:lang w:val="en-US"/>
        </w:rPr>
        <w:t>Yelkouan</w:t>
      </w:r>
      <w:proofErr w:type="spellEnd"/>
      <w:r w:rsidRPr="000217F6">
        <w:rPr>
          <w:lang w:val="en-US"/>
        </w:rPr>
        <w:t xml:space="preserve"> shearwaters, </w:t>
      </w:r>
      <w:proofErr w:type="spellStart"/>
      <w:r w:rsidRPr="000217F6">
        <w:rPr>
          <w:lang w:val="en-US"/>
        </w:rPr>
        <w:t>Yelkouan</w:t>
      </w:r>
      <w:proofErr w:type="spellEnd"/>
      <w:r w:rsidRPr="000217F6">
        <w:rPr>
          <w:lang w:val="en-US"/>
        </w:rPr>
        <w:t xml:space="preserve"> shearwaters are much more abundant than Balearic shearwaters.</w:t>
      </w:r>
      <w:commentRangeEnd w:id="736"/>
      <w:r w:rsidR="005553A5">
        <w:rPr>
          <w:rStyle w:val="Marquedecommentaire"/>
        </w:rPr>
        <w:commentReference w:id="736"/>
      </w:r>
    </w:p>
    <w:p w14:paraId="08932F95" w14:textId="1D836034" w:rsidR="00250898" w:rsidRPr="000217F6" w:rsidRDefault="00FD0452">
      <w:pPr>
        <w:ind w:left="12" w:right="53" w:firstLine="379"/>
        <w:rPr>
          <w:lang w:val="en-US"/>
        </w:rPr>
      </w:pPr>
      <w:r w:rsidRPr="000217F6">
        <w:rPr>
          <w:lang w:val="en-US"/>
        </w:rPr>
        <w:t xml:space="preserve">Count data from at-sea surveys have the advantage of </w:t>
      </w:r>
      <w:del w:id="746" w:author="Coline CANONNE" w:date="2024-06-07T15:52:00Z">
        <w:r w:rsidRPr="000217F6" w:rsidDel="0051294C">
          <w:rPr>
            <w:lang w:val="en-US"/>
          </w:rPr>
          <w:delText xml:space="preserve">recording </w:delText>
        </w:r>
      </w:del>
      <w:ins w:id="747" w:author="Coline CANONNE" w:date="2024-06-07T15:52:00Z">
        <w:r w:rsidR="0051294C">
          <w:rPr>
            <w:lang w:val="en-US"/>
          </w:rPr>
          <w:t>contacting</w:t>
        </w:r>
        <w:r w:rsidR="0051294C" w:rsidRPr="000217F6">
          <w:rPr>
            <w:lang w:val="en-US"/>
          </w:rPr>
          <w:t xml:space="preserve"> </w:t>
        </w:r>
      </w:ins>
      <w:r w:rsidRPr="000217F6">
        <w:rPr>
          <w:lang w:val="en-US"/>
        </w:rPr>
        <w:t xml:space="preserve">all individuals regardless of their behavioral traits, age, </w:t>
      </w:r>
      <w:del w:id="748" w:author="Coline CANONNE" w:date="2024-06-07T15:52:00Z">
        <w:r w:rsidRPr="000217F6" w:rsidDel="0051294C">
          <w:rPr>
            <w:lang w:val="en-US"/>
          </w:rPr>
          <w:delText xml:space="preserve">breeding </w:delText>
        </w:r>
      </w:del>
      <w:ins w:id="749" w:author="Coline CANONNE" w:date="2024-06-07T15:52:00Z">
        <w:r w:rsidR="0051294C">
          <w:rPr>
            <w:lang w:val="en-US"/>
          </w:rPr>
          <w:t>reproductive</w:t>
        </w:r>
        <w:r w:rsidR="0051294C" w:rsidRPr="000217F6">
          <w:rPr>
            <w:lang w:val="en-US"/>
          </w:rPr>
          <w:t xml:space="preserve"> </w:t>
        </w:r>
      </w:ins>
      <w:r w:rsidRPr="000217F6">
        <w:rPr>
          <w:lang w:val="en-US"/>
        </w:rPr>
        <w:t xml:space="preserve">status, or colony of origin. However, these surveys are </w:t>
      </w:r>
      <w:del w:id="750" w:author="Coline CANONNE" w:date="2024-06-07T15:52:00Z">
        <w:r w:rsidRPr="000217F6" w:rsidDel="0051294C">
          <w:rPr>
            <w:lang w:val="en-US"/>
          </w:rPr>
          <w:delText>conducted on a limited time scale</w:delText>
        </w:r>
      </w:del>
      <w:ins w:id="751" w:author="Coline CANONNE" w:date="2024-06-07T15:52:00Z">
        <w:r w:rsidR="0051294C">
          <w:rPr>
            <w:lang w:val="en-US"/>
          </w:rPr>
          <w:t>limi</w:t>
        </w:r>
      </w:ins>
      <w:ins w:id="752" w:author="Coline CANONNE" w:date="2024-06-07T15:53:00Z">
        <w:r w:rsidR="0051294C">
          <w:rPr>
            <w:lang w:val="en-US"/>
          </w:rPr>
          <w:t>ted in time and are</w:t>
        </w:r>
      </w:ins>
      <w:del w:id="753" w:author="Coline CANONNE" w:date="2024-06-07T15:53:00Z">
        <w:r w:rsidRPr="000217F6" w:rsidDel="0051294C">
          <w:rPr>
            <w:lang w:val="en-US"/>
          </w:rPr>
          <w:delText>,</w:delText>
        </w:r>
      </w:del>
      <w:r w:rsidRPr="000217F6">
        <w:rPr>
          <w:lang w:val="en-US"/>
        </w:rPr>
        <w:t xml:space="preserve"> only </w:t>
      </w:r>
      <w:ins w:id="754" w:author="Coline CANONNE" w:date="2024-06-07T15:53:00Z">
        <w:r w:rsidR="0051294C">
          <w:rPr>
            <w:lang w:val="en-US"/>
          </w:rPr>
          <w:t xml:space="preserve">conducted </w:t>
        </w:r>
      </w:ins>
      <w:r w:rsidRPr="000217F6">
        <w:rPr>
          <w:lang w:val="en-US"/>
        </w:rPr>
        <w:t xml:space="preserve">during good weather conditions and daylight </w:t>
      </w:r>
      <w:ins w:id="755" w:author="Coline CANONNE" w:date="2024-06-07T15:53:00Z">
        <w:r w:rsidR="0051294C">
          <w:rPr>
            <w:lang w:val="en-US"/>
          </w:rPr>
          <w:t xml:space="preserve">hours </w:t>
        </w:r>
      </w:ins>
      <w:r w:rsidRPr="000217F6">
        <w:rPr>
          <w:lang w:val="en-US"/>
        </w:rPr>
        <w:t xml:space="preserve">[3, 96]. In contrast, telemetry data provide information continuously, regardless of time or weather. </w:t>
      </w:r>
      <w:del w:id="756" w:author="Coline CANONNE" w:date="2024-06-07T15:53:00Z">
        <w:r w:rsidRPr="000217F6" w:rsidDel="0051294C">
          <w:rPr>
            <w:lang w:val="en-US"/>
          </w:rPr>
          <w:delText xml:space="preserve">Since </w:delText>
        </w:r>
      </w:del>
      <w:ins w:id="757" w:author="Coline CANONNE" w:date="2024-06-07T15:53:00Z">
        <w:r w:rsidR="0051294C">
          <w:rPr>
            <w:lang w:val="en-US"/>
          </w:rPr>
          <w:t>Because</w:t>
        </w:r>
        <w:r w:rsidR="0051294C" w:rsidRPr="000217F6">
          <w:rPr>
            <w:lang w:val="en-US"/>
          </w:rPr>
          <w:t xml:space="preserve"> </w:t>
        </w:r>
      </w:ins>
      <w:commentRangeStart w:id="758"/>
      <w:commentRangeStart w:id="759"/>
      <w:commentRangeStart w:id="760"/>
      <w:r w:rsidRPr="000217F6">
        <w:rPr>
          <w:lang w:val="en-US"/>
        </w:rPr>
        <w:t xml:space="preserve">distribution </w:t>
      </w:r>
      <w:commentRangeEnd w:id="758"/>
      <w:r w:rsidR="006210E7">
        <w:rPr>
          <w:rStyle w:val="Marquedecommentaire"/>
        </w:rPr>
        <w:commentReference w:id="758"/>
      </w:r>
      <w:commentRangeEnd w:id="759"/>
      <w:r w:rsidR="005553A5">
        <w:rPr>
          <w:rStyle w:val="Marquedecommentaire"/>
        </w:rPr>
        <w:commentReference w:id="759"/>
      </w:r>
      <w:commentRangeEnd w:id="760"/>
      <w:r w:rsidR="0051294C">
        <w:rPr>
          <w:rStyle w:val="Marquedecommentaire"/>
        </w:rPr>
        <w:commentReference w:id="760"/>
      </w:r>
      <w:r w:rsidRPr="000217F6">
        <w:rPr>
          <w:lang w:val="en-US"/>
        </w:rPr>
        <w:t xml:space="preserve">can </w:t>
      </w:r>
      <w:ins w:id="761" w:author="Coline CANONNE" w:date="2024-06-07T15:54:00Z">
        <w:r w:rsidR="0051294C">
          <w:rPr>
            <w:lang w:val="en-US"/>
          </w:rPr>
          <w:t xml:space="preserve">de </w:t>
        </w:r>
      </w:ins>
      <w:r w:rsidRPr="000217F6">
        <w:rPr>
          <w:lang w:val="en-US"/>
        </w:rPr>
        <w:t>depend</w:t>
      </w:r>
      <w:ins w:id="762" w:author="Coline CANONNE" w:date="2024-06-07T15:54:00Z">
        <w:r w:rsidR="0051294C">
          <w:rPr>
            <w:lang w:val="en-US"/>
          </w:rPr>
          <w:t>ent</w:t>
        </w:r>
      </w:ins>
      <w:r w:rsidRPr="000217F6">
        <w:rPr>
          <w:lang w:val="en-US"/>
        </w:rPr>
        <w:t xml:space="preserve"> on weather and time of day [104, 105], these factors </w:t>
      </w:r>
      <w:del w:id="763" w:author="Coline CANONNE" w:date="2024-06-07T15:54:00Z">
        <w:r w:rsidRPr="000217F6" w:rsidDel="0051294C">
          <w:rPr>
            <w:lang w:val="en-US"/>
          </w:rPr>
          <w:delText xml:space="preserve">can </w:delText>
        </w:r>
      </w:del>
      <w:ins w:id="764" w:author="Coline CANONNE" w:date="2024-06-07T15:54:00Z">
        <w:r w:rsidR="0051294C">
          <w:rPr>
            <w:lang w:val="en-US"/>
          </w:rPr>
          <w:t>may</w:t>
        </w:r>
        <w:r w:rsidR="0051294C" w:rsidRPr="000217F6">
          <w:rPr>
            <w:lang w:val="en-US"/>
          </w:rPr>
          <w:t xml:space="preserve"> </w:t>
        </w:r>
      </w:ins>
      <w:r w:rsidRPr="000217F6">
        <w:rPr>
          <w:lang w:val="en-US"/>
        </w:rPr>
        <w:t xml:space="preserve">explain differences in distribution predicted by telemetry and count data. Carroll et al. (2019) [96] explored the differences between distributions obtained from GPS devices and boat-based surveys for two species and found a stronger </w:t>
      </w:r>
      <w:del w:id="765" w:author="Coline CANONNE" w:date="2024-06-07T15:54:00Z">
        <w:r w:rsidRPr="000217F6" w:rsidDel="0051294C">
          <w:rPr>
            <w:lang w:val="en-US"/>
          </w:rPr>
          <w:delText xml:space="preserve">match </w:delText>
        </w:r>
      </w:del>
      <w:ins w:id="766" w:author="Coline CANONNE" w:date="2024-06-07T15:54:00Z">
        <w:r w:rsidR="0051294C">
          <w:rPr>
            <w:lang w:val="en-US"/>
          </w:rPr>
          <w:t>agreement</w:t>
        </w:r>
        <w:r w:rsidR="0051294C" w:rsidRPr="000217F6">
          <w:rPr>
            <w:lang w:val="en-US"/>
          </w:rPr>
          <w:t xml:space="preserve"> </w:t>
        </w:r>
      </w:ins>
      <w:r w:rsidRPr="000217F6">
        <w:rPr>
          <w:lang w:val="en-US"/>
        </w:rPr>
        <w:t>between the two data types when considering only daytime data for one of the species.</w:t>
      </w:r>
    </w:p>
    <w:p w14:paraId="11952D0A" w14:textId="065EAAFC" w:rsidR="00250898" w:rsidRPr="000217F6" w:rsidRDefault="00FD0452">
      <w:pPr>
        <w:ind w:left="12" w:right="53" w:firstLine="351"/>
        <w:rPr>
          <w:lang w:val="en-US"/>
        </w:rPr>
      </w:pPr>
      <w:r w:rsidRPr="000217F6">
        <w:rPr>
          <w:lang w:val="en-US"/>
        </w:rPr>
        <w:t xml:space="preserve">Other </w:t>
      </w:r>
      <w:del w:id="767" w:author="Coline CANONNE" w:date="2024-06-07T15:54:00Z">
        <w:r w:rsidRPr="000217F6" w:rsidDel="0051294C">
          <w:rPr>
            <w:lang w:val="en-US"/>
          </w:rPr>
          <w:delText xml:space="preserve">disadvantages </w:delText>
        </w:r>
      </w:del>
      <w:ins w:id="768" w:author="Coline CANONNE" w:date="2024-06-07T15:54:00Z">
        <w:r w:rsidR="0051294C">
          <w:rPr>
            <w:lang w:val="en-US"/>
          </w:rPr>
          <w:t>dr</w:t>
        </w:r>
      </w:ins>
      <w:ins w:id="769" w:author="Coline CANONNE" w:date="2024-06-07T15:55:00Z">
        <w:r w:rsidR="0051294C">
          <w:rPr>
            <w:lang w:val="en-US"/>
          </w:rPr>
          <w:t>awbacks</w:t>
        </w:r>
      </w:ins>
      <w:ins w:id="770" w:author="Coline CANONNE" w:date="2024-06-07T15:54:00Z">
        <w:r w:rsidR="0051294C" w:rsidRPr="000217F6">
          <w:rPr>
            <w:lang w:val="en-US"/>
          </w:rPr>
          <w:t xml:space="preserve"> </w:t>
        </w:r>
      </w:ins>
      <w:r w:rsidRPr="000217F6">
        <w:rPr>
          <w:lang w:val="en-US"/>
        </w:rPr>
        <w:t xml:space="preserve">of count data include limited taxonomic resolution for closely related species and observation errors. </w:t>
      </w:r>
      <w:commentRangeStart w:id="771"/>
      <w:r w:rsidRPr="000217F6">
        <w:rPr>
          <w:lang w:val="en-US"/>
        </w:rPr>
        <w:t>However, the latter issue can be addressed through modeling approaches [32, 33], as we did in our study</w:t>
      </w:r>
      <w:commentRangeEnd w:id="771"/>
      <w:r w:rsidR="00AE6FA1">
        <w:rPr>
          <w:rStyle w:val="Marquedecommentaire"/>
        </w:rPr>
        <w:commentReference w:id="771"/>
      </w:r>
      <w:r w:rsidRPr="000217F6">
        <w:rPr>
          <w:lang w:val="en-US"/>
        </w:rPr>
        <w:t xml:space="preserve">. Despite these drawbacks, count data </w:t>
      </w:r>
      <w:del w:id="772" w:author="Coline CANONNE" w:date="2024-06-07T15:55:00Z">
        <w:r w:rsidRPr="000217F6" w:rsidDel="0051294C">
          <w:rPr>
            <w:lang w:val="en-US"/>
          </w:rPr>
          <w:delText xml:space="preserve">provide </w:delText>
        </w:r>
      </w:del>
      <w:ins w:id="773" w:author="Coline CANONNE" w:date="2024-06-07T15:55:00Z">
        <w:r w:rsidR="0051294C">
          <w:rPr>
            <w:lang w:val="en-US"/>
          </w:rPr>
          <w:t>have</w:t>
        </w:r>
        <w:r w:rsidR="0051294C" w:rsidRPr="000217F6">
          <w:rPr>
            <w:lang w:val="en-US"/>
          </w:rPr>
          <w:t xml:space="preserve"> </w:t>
        </w:r>
      </w:ins>
      <w:r w:rsidRPr="000217F6">
        <w:rPr>
          <w:lang w:val="en-US"/>
        </w:rPr>
        <w:t>the advantage of indicating both the presence and absence of a species in an area (</w:t>
      </w:r>
      <w:ins w:id="774" w:author="Coline CANONNE" w:date="2024-06-07T15:55:00Z">
        <w:r w:rsidR="0051294C">
          <w:rPr>
            <w:lang w:val="en-US"/>
          </w:rPr>
          <w:t>al</w:t>
        </w:r>
      </w:ins>
      <w:r w:rsidRPr="000217F6">
        <w:rPr>
          <w:lang w:val="en-US"/>
        </w:rPr>
        <w:t xml:space="preserve">though non-detection does not always equate to absence), unlike telemetry data, which only show locations visited by sampled individuals and </w:t>
      </w:r>
      <w:proofErr w:type="spellStart"/>
      <w:r w:rsidRPr="000217F6">
        <w:rPr>
          <w:lang w:val="en-US"/>
        </w:rPr>
        <w:t>do</w:t>
      </w:r>
      <w:del w:id="775" w:author="Coline CANONNE" w:date="2024-06-07T15:56:00Z">
        <w:r w:rsidRPr="000217F6" w:rsidDel="0051294C">
          <w:rPr>
            <w:lang w:val="en-US"/>
          </w:rPr>
          <w:delText xml:space="preserve">es </w:delText>
        </w:r>
      </w:del>
      <w:r w:rsidRPr="000217F6">
        <w:rPr>
          <w:lang w:val="en-US"/>
        </w:rPr>
        <w:t>not</w:t>
      </w:r>
      <w:proofErr w:type="spellEnd"/>
      <w:r w:rsidRPr="000217F6">
        <w:rPr>
          <w:lang w:val="en-US"/>
        </w:rPr>
        <w:t xml:space="preserve"> </w:t>
      </w:r>
      <w:del w:id="776" w:author="Coline CANONNE" w:date="2024-06-07T15:56:00Z">
        <w:r w:rsidRPr="000217F6" w:rsidDel="0051294C">
          <w:rPr>
            <w:lang w:val="en-US"/>
          </w:rPr>
          <w:delText>inform on</w:delText>
        </w:r>
      </w:del>
      <w:ins w:id="777" w:author="Coline CANONNE" w:date="2024-06-07T15:56:00Z">
        <w:r w:rsidR="0051294C">
          <w:rPr>
            <w:lang w:val="en-US"/>
          </w:rPr>
          <w:t>indicate</w:t>
        </w:r>
      </w:ins>
      <w:r w:rsidRPr="000217F6">
        <w:rPr>
          <w:lang w:val="en-US"/>
        </w:rPr>
        <w:t xml:space="preserve"> their absence [45].</w:t>
      </w:r>
    </w:p>
    <w:p w14:paraId="22ED9E2B" w14:textId="567D33CA" w:rsidR="00250898" w:rsidRPr="000217F6" w:rsidRDefault="00FD0452">
      <w:pPr>
        <w:ind w:left="12" w:right="53" w:firstLine="351"/>
        <w:rPr>
          <w:lang w:val="en-US"/>
        </w:rPr>
      </w:pPr>
      <w:r w:rsidRPr="000217F6">
        <w:rPr>
          <w:lang w:val="en-US"/>
        </w:rPr>
        <w:t>Telemetry data offer</w:t>
      </w:r>
      <w:ins w:id="778" w:author="Coline CANONNE" w:date="2024-06-06T17:54:00Z">
        <w:r w:rsidR="00167C36">
          <w:rPr>
            <w:lang w:val="en-US"/>
          </w:rPr>
          <w:t>s</w:t>
        </w:r>
      </w:ins>
      <w:r w:rsidRPr="000217F6">
        <w:rPr>
          <w:lang w:val="en-US"/>
        </w:rPr>
        <w:t xml:space="preserve"> additional insights beyond species distribution. They can be used to study migration and dispersal events, estimate survival, reproduction, and recruitment rates, or understand the effects of human disturbance</w:t>
      </w:r>
      <w:del w:id="779" w:author="Coline CANONNE" w:date="2024-06-07T15:56:00Z">
        <w:r w:rsidRPr="000217F6" w:rsidDel="0051294C">
          <w:rPr>
            <w:lang w:val="en-US"/>
          </w:rPr>
          <w:delText>s</w:delText>
        </w:r>
      </w:del>
      <w:r w:rsidRPr="000217F6">
        <w:rPr>
          <w:lang w:val="en-US"/>
        </w:rPr>
        <w:t xml:space="preserve"> [100, 97, 95]. This can be particularly useful in the context of wind farm development where such data have been used to assess the behavioral </w:t>
      </w:r>
      <w:commentRangeStart w:id="780"/>
      <w:del w:id="781" w:author="Coline CANONNE" w:date="2024-06-07T15:57:00Z">
        <w:r w:rsidRPr="000217F6" w:rsidDel="0051294C">
          <w:rPr>
            <w:lang w:val="en-US"/>
          </w:rPr>
          <w:delText xml:space="preserve">response </w:delText>
        </w:r>
      </w:del>
      <w:commentRangeEnd w:id="780"/>
      <w:r w:rsidR="0051294C">
        <w:rPr>
          <w:rStyle w:val="Marquedecommentaire"/>
        </w:rPr>
        <w:commentReference w:id="780"/>
      </w:r>
      <w:ins w:id="782" w:author="Coline CANONNE" w:date="2024-06-07T15:57:00Z">
        <w:r w:rsidR="0051294C">
          <w:rPr>
            <w:lang w:val="en-US"/>
          </w:rPr>
          <w:t>effects</w:t>
        </w:r>
        <w:r w:rsidR="0051294C" w:rsidRPr="000217F6">
          <w:rPr>
            <w:lang w:val="en-US"/>
          </w:rPr>
          <w:t xml:space="preserve"> </w:t>
        </w:r>
      </w:ins>
      <w:r w:rsidRPr="000217F6">
        <w:rPr>
          <w:lang w:val="en-US"/>
        </w:rPr>
        <w:t xml:space="preserve">of new wind farms on seabirds [106, 107, 108], or to </w:t>
      </w:r>
      <w:del w:id="783" w:author="Coline CANONNE" w:date="2024-06-07T15:57:00Z">
        <w:r w:rsidRPr="000217F6" w:rsidDel="0051294C">
          <w:rPr>
            <w:lang w:val="en-US"/>
          </w:rPr>
          <w:delText xml:space="preserve">assess </w:delText>
        </w:r>
      </w:del>
      <w:ins w:id="784" w:author="Coline CANONNE" w:date="2024-06-07T15:57:00Z">
        <w:r w:rsidR="0051294C">
          <w:rPr>
            <w:lang w:val="en-US"/>
          </w:rPr>
          <w:t>estimate</w:t>
        </w:r>
        <w:r w:rsidR="0051294C" w:rsidRPr="000217F6">
          <w:rPr>
            <w:lang w:val="en-US"/>
          </w:rPr>
          <w:t xml:space="preserve"> </w:t>
        </w:r>
      </w:ins>
      <w:r w:rsidRPr="000217F6">
        <w:rPr>
          <w:lang w:val="en-US"/>
        </w:rPr>
        <w:t>flight height [85], a key determinant of collision risk [23].</w:t>
      </w:r>
    </w:p>
    <w:p w14:paraId="10D9A0AE" w14:textId="3E9BFBAB" w:rsidR="00250898" w:rsidRPr="000217F6" w:rsidRDefault="00FD0452">
      <w:pPr>
        <w:ind w:left="12" w:right="53" w:firstLine="351"/>
        <w:rPr>
          <w:lang w:val="en-US"/>
        </w:rPr>
      </w:pPr>
      <w:r w:rsidRPr="000217F6">
        <w:rPr>
          <w:lang w:val="en-US"/>
        </w:rPr>
        <w:t xml:space="preserve">The choice between data types is often determined by financial resources. While telemetry data require fewer human resources </w:t>
      </w:r>
      <w:del w:id="785" w:author="Coline CANONNE" w:date="2024-06-07T15:58:00Z">
        <w:r w:rsidRPr="000217F6" w:rsidDel="0051294C">
          <w:rPr>
            <w:lang w:val="en-US"/>
          </w:rPr>
          <w:delText>compared to</w:delText>
        </w:r>
      </w:del>
      <w:ins w:id="786" w:author="Coline CANONNE" w:date="2024-06-07T15:58:00Z">
        <w:r w:rsidR="0051294C">
          <w:rPr>
            <w:lang w:val="en-US"/>
          </w:rPr>
          <w:t>than</w:t>
        </w:r>
      </w:ins>
      <w:r w:rsidRPr="000217F6">
        <w:rPr>
          <w:lang w:val="en-US"/>
        </w:rPr>
        <w:t xml:space="preserve"> at-sea surveys, the cost of telemetry devices remains high, </w:t>
      </w:r>
      <w:ins w:id="787" w:author="Coline CANONNE" w:date="2024-06-07T15:58:00Z">
        <w:r w:rsidR="0051294C">
          <w:rPr>
            <w:lang w:val="en-US"/>
          </w:rPr>
          <w:t>al</w:t>
        </w:r>
      </w:ins>
      <w:r w:rsidRPr="000217F6">
        <w:rPr>
          <w:lang w:val="en-US"/>
        </w:rPr>
        <w:t xml:space="preserve">though </w:t>
      </w:r>
      <w:del w:id="788" w:author="Coline CANONNE" w:date="2024-06-07T15:58:00Z">
        <w:r w:rsidRPr="000217F6" w:rsidDel="0051294C">
          <w:rPr>
            <w:lang w:val="en-US"/>
          </w:rPr>
          <w:delText xml:space="preserve">it is declining </w:delText>
        </w:r>
      </w:del>
      <w:ins w:id="789" w:author="Coline CANONNE" w:date="2024-06-07T15:58:00Z">
        <w:r w:rsidR="0051294C">
          <w:rPr>
            <w:lang w:val="en-US"/>
          </w:rPr>
          <w:t>decreasing</w:t>
        </w:r>
        <w:r w:rsidR="0051294C" w:rsidRPr="000217F6">
          <w:rPr>
            <w:lang w:val="en-US"/>
          </w:rPr>
          <w:t xml:space="preserve"> </w:t>
        </w:r>
      </w:ins>
      <w:r w:rsidRPr="000217F6">
        <w:rPr>
          <w:lang w:val="en-US"/>
        </w:rPr>
        <w:t>[97]. The cost of GPS-tracking is not only financial but also ecological, as the fitness of tagged birds can be reduced, and include ethical consideration of animal wellbeing [109]. Conducting a comprehensive assessment using only telemetry data is challenging because typically only a few well-studied species are equipped [110], and small species</w:t>
      </w:r>
      <w:del w:id="790" w:author="Coline CANONNE" w:date="2024-06-07T15:59:00Z">
        <w:r w:rsidRPr="000217F6" w:rsidDel="0051294C">
          <w:rPr>
            <w:lang w:val="en-US"/>
          </w:rPr>
          <w:delText>,</w:delText>
        </w:r>
      </w:del>
      <w:r w:rsidRPr="000217F6">
        <w:rPr>
          <w:lang w:val="en-US"/>
        </w:rPr>
        <w:t xml:space="preserve"> </w:t>
      </w:r>
      <w:del w:id="791" w:author="Coline CANONNE" w:date="2024-06-07T15:59:00Z">
        <w:r w:rsidRPr="000217F6" w:rsidDel="0051294C">
          <w:rPr>
            <w:lang w:val="en-US"/>
          </w:rPr>
          <w:delText xml:space="preserve">like </w:delText>
        </w:r>
      </w:del>
      <w:ins w:id="792" w:author="Coline CANONNE" w:date="2024-06-07T15:59:00Z">
        <w:r w:rsidR="0051294C">
          <w:rPr>
            <w:lang w:val="en-US"/>
          </w:rPr>
          <w:t>such as</w:t>
        </w:r>
        <w:r w:rsidR="0051294C" w:rsidRPr="000217F6">
          <w:rPr>
            <w:lang w:val="en-US"/>
          </w:rPr>
          <w:t xml:space="preserve"> </w:t>
        </w:r>
      </w:ins>
      <w:r w:rsidRPr="000217F6">
        <w:rPr>
          <w:lang w:val="en-US"/>
        </w:rPr>
        <w:t xml:space="preserve">Storm petrels, cannot be fitted with GPS tags. Equipping every species with GPS devices would demand significant financial resources, potentially reducing sample sizes and resulting in costly programs with limited statistical power [97]. Additionally, it would be crucial to equip birds from multiple colonies [96], </w:t>
      </w:r>
      <w:del w:id="793" w:author="Coline CANONNE" w:date="2024-06-07T16:00:00Z">
        <w:r w:rsidRPr="000217F6" w:rsidDel="0051294C">
          <w:rPr>
            <w:lang w:val="en-US"/>
          </w:rPr>
          <w:delText xml:space="preserve">which </w:delText>
        </w:r>
      </w:del>
      <w:r w:rsidRPr="000217F6">
        <w:rPr>
          <w:lang w:val="en-US"/>
        </w:rPr>
        <w:t xml:space="preserve">further </w:t>
      </w:r>
      <w:del w:id="794" w:author="Coline CANONNE" w:date="2024-06-07T16:00:00Z">
        <w:r w:rsidRPr="000217F6" w:rsidDel="0051294C">
          <w:rPr>
            <w:lang w:val="en-US"/>
          </w:rPr>
          <w:delText xml:space="preserve">increases </w:delText>
        </w:r>
      </w:del>
      <w:ins w:id="795" w:author="Coline CANONNE" w:date="2024-06-07T16:00:00Z">
        <w:r w:rsidR="0051294C" w:rsidRPr="000217F6">
          <w:rPr>
            <w:lang w:val="en-US"/>
          </w:rPr>
          <w:t>increas</w:t>
        </w:r>
        <w:r w:rsidR="0051294C">
          <w:rPr>
            <w:lang w:val="en-US"/>
          </w:rPr>
          <w:t>ing</w:t>
        </w:r>
        <w:r w:rsidR="0051294C" w:rsidRPr="000217F6">
          <w:rPr>
            <w:lang w:val="en-US"/>
          </w:rPr>
          <w:t xml:space="preserve"> </w:t>
        </w:r>
      </w:ins>
      <w:r w:rsidRPr="000217F6">
        <w:rPr>
          <w:lang w:val="en-US"/>
        </w:rPr>
        <w:t>both human and financial costs.</w:t>
      </w:r>
    </w:p>
    <w:p w14:paraId="07F5EA83" w14:textId="7DCCEA1B" w:rsidR="00250898" w:rsidRPr="000217F6" w:rsidRDefault="00FD0452">
      <w:pPr>
        <w:ind w:left="12" w:right="53" w:firstLine="360"/>
        <w:rPr>
          <w:lang w:val="en-US"/>
        </w:rPr>
      </w:pPr>
      <w:del w:id="796" w:author="Valentin Lauret" w:date="2024-06-06T15:00:00Z">
        <w:r w:rsidRPr="000217F6" w:rsidDel="00AE6FA1">
          <w:rPr>
            <w:lang w:val="en-US"/>
          </w:rPr>
          <w:delText>In this study,</w:delText>
        </w:r>
      </w:del>
      <w:ins w:id="797" w:author="Valentin Lauret" w:date="2024-06-06T15:00:00Z">
        <w:r w:rsidR="00AE6FA1">
          <w:rPr>
            <w:lang w:val="en-US"/>
          </w:rPr>
          <w:t>When</w:t>
        </w:r>
      </w:ins>
      <w:r w:rsidRPr="000217F6">
        <w:rPr>
          <w:lang w:val="en-US"/>
        </w:rPr>
        <w:t xml:space="preserve"> we modeled species distribution </w:t>
      </w:r>
      <w:del w:id="798" w:author="Valentin Lauret" w:date="2024-06-06T15:00:00Z">
        <w:r w:rsidRPr="000217F6" w:rsidDel="00AE6FA1">
          <w:rPr>
            <w:lang w:val="en-US"/>
          </w:rPr>
          <w:delText xml:space="preserve">using </w:delText>
        </w:r>
      </w:del>
      <w:ins w:id="799" w:author="Valentin Lauret" w:date="2024-06-06T15:00:00Z">
        <w:r w:rsidR="00AE6FA1">
          <w:rPr>
            <w:lang w:val="en-US"/>
          </w:rPr>
          <w:t>combining</w:t>
        </w:r>
        <w:r w:rsidR="00AE6FA1" w:rsidRPr="000217F6">
          <w:rPr>
            <w:lang w:val="en-US"/>
          </w:rPr>
          <w:t xml:space="preserve"> </w:t>
        </w:r>
      </w:ins>
      <w:r w:rsidRPr="000217F6">
        <w:rPr>
          <w:lang w:val="en-US"/>
        </w:rPr>
        <w:t>telemetry data, count data</w:t>
      </w:r>
      <w:ins w:id="800" w:author="Valentin Lauret" w:date="2024-06-06T15:00:00Z">
        <w:r w:rsidR="00AE6FA1">
          <w:rPr>
            <w:lang w:val="en-US"/>
          </w:rPr>
          <w:t xml:space="preserve"> </w:t>
        </w:r>
      </w:ins>
      <w:del w:id="801" w:author="Valentin Lauret" w:date="2024-06-06T15:00:00Z">
        <w:r w:rsidRPr="000217F6" w:rsidDel="00AE6FA1">
          <w:rPr>
            <w:lang w:val="en-US"/>
          </w:rPr>
          <w:delText xml:space="preserve">, and a combination of both </w:delText>
        </w:r>
      </w:del>
      <w:r w:rsidRPr="000217F6">
        <w:rPr>
          <w:lang w:val="en-US"/>
        </w:rPr>
        <w:t xml:space="preserve">in an integrated model </w:t>
      </w:r>
      <w:commentRangeStart w:id="802"/>
      <w:r w:rsidRPr="000217F6">
        <w:rPr>
          <w:lang w:val="en-US"/>
        </w:rPr>
        <w:t>(</w:t>
      </w:r>
      <w:ins w:id="803" w:author="Coline CANONNE" w:date="2024-06-07T16:01:00Z">
        <w:r w:rsidR="0051294C" w:rsidRPr="000217F6">
          <w:rPr>
            <w:lang w:val="en-US"/>
          </w:rPr>
          <w:t xml:space="preserve">hereafter </w:t>
        </w:r>
      </w:ins>
      <w:r w:rsidRPr="000217F6">
        <w:rPr>
          <w:lang w:val="en-US"/>
        </w:rPr>
        <w:t xml:space="preserve">referred to </w:t>
      </w:r>
      <w:del w:id="804" w:author="Coline CANONNE" w:date="2024-06-07T16:01:00Z">
        <w:r w:rsidRPr="000217F6" w:rsidDel="0051294C">
          <w:rPr>
            <w:lang w:val="en-US"/>
          </w:rPr>
          <w:delText xml:space="preserve">hereafter </w:delText>
        </w:r>
      </w:del>
      <w:r w:rsidRPr="000217F6">
        <w:rPr>
          <w:lang w:val="en-US"/>
        </w:rPr>
        <w:t xml:space="preserve">as the </w:t>
      </w:r>
      <w:r w:rsidRPr="000217F6">
        <w:rPr>
          <w:lang w:val="en-US"/>
        </w:rPr>
        <w:lastRenderedPageBreak/>
        <w:t>integrated model</w:t>
      </w:r>
      <w:commentRangeEnd w:id="802"/>
      <w:r w:rsidR="00AE6FA1">
        <w:rPr>
          <w:rStyle w:val="Marquedecommentaire"/>
        </w:rPr>
        <w:commentReference w:id="802"/>
      </w:r>
      <w:r w:rsidRPr="000217F6">
        <w:rPr>
          <w:lang w:val="en-US"/>
        </w:rPr>
        <w:t>)</w:t>
      </w:r>
      <w:ins w:id="805" w:author="Valentin Lauret" w:date="2024-06-06T15:01:00Z">
        <w:r w:rsidR="00AE6FA1">
          <w:rPr>
            <w:lang w:val="en-US"/>
          </w:rPr>
          <w:t>, we expected</w:t>
        </w:r>
      </w:ins>
      <w:del w:id="806" w:author="Valentin Lauret" w:date="2024-06-06T15:01:00Z">
        <w:r w:rsidRPr="000217F6" w:rsidDel="00AE6FA1">
          <w:rPr>
            <w:lang w:val="en-US"/>
          </w:rPr>
          <w:delText>.</w:delText>
        </w:r>
      </w:del>
      <w:r w:rsidRPr="000217F6">
        <w:rPr>
          <w:lang w:val="en-US"/>
        </w:rPr>
        <w:t xml:space="preserve"> </w:t>
      </w:r>
      <w:ins w:id="807" w:author="Valentin Lauret" w:date="2024-06-06T15:01:00Z">
        <w:r w:rsidR="00AE6FA1">
          <w:rPr>
            <w:lang w:val="en-US"/>
          </w:rPr>
          <w:t>t</w:t>
        </w:r>
      </w:ins>
      <w:del w:id="808" w:author="Valentin Lauret" w:date="2024-06-06T15:01:00Z">
        <w:r w:rsidRPr="000217F6" w:rsidDel="00AE6FA1">
          <w:rPr>
            <w:lang w:val="en-US"/>
          </w:rPr>
          <w:delText>T</w:delText>
        </w:r>
      </w:del>
      <w:r w:rsidRPr="000217F6">
        <w:rPr>
          <w:lang w:val="en-US"/>
        </w:rPr>
        <w:t xml:space="preserve">he results from this integrated model </w:t>
      </w:r>
      <w:del w:id="809" w:author="Valentin Lauret" w:date="2024-06-06T15:01:00Z">
        <w:r w:rsidRPr="000217F6" w:rsidDel="00AE6FA1">
          <w:rPr>
            <w:lang w:val="en-US"/>
          </w:rPr>
          <w:delText xml:space="preserve">should </w:delText>
        </w:r>
      </w:del>
      <w:ins w:id="810" w:author="Valentin Lauret" w:date="2024-06-06T15:01:00Z">
        <w:r w:rsidR="00AE6FA1">
          <w:rPr>
            <w:lang w:val="en-US"/>
          </w:rPr>
          <w:t>to</w:t>
        </w:r>
        <w:r w:rsidR="00AE6FA1" w:rsidRPr="000217F6">
          <w:rPr>
            <w:lang w:val="en-US"/>
          </w:rPr>
          <w:t xml:space="preserve"> </w:t>
        </w:r>
      </w:ins>
      <w:r w:rsidRPr="000217F6">
        <w:rPr>
          <w:lang w:val="en-US"/>
        </w:rPr>
        <w:t xml:space="preserve">be less biased and more </w:t>
      </w:r>
      <w:commentRangeStart w:id="811"/>
      <w:r w:rsidRPr="000217F6">
        <w:rPr>
          <w:lang w:val="en-US"/>
        </w:rPr>
        <w:t>precise</w:t>
      </w:r>
      <w:ins w:id="812" w:author="Valentin Lauret" w:date="2024-06-06T15:01:00Z">
        <w:r w:rsidR="00AE6FA1">
          <w:rPr>
            <w:lang w:val="en-US"/>
          </w:rPr>
          <w:t xml:space="preserve"> </w:t>
        </w:r>
      </w:ins>
      <w:commentRangeEnd w:id="811"/>
      <w:r w:rsidR="0033159E">
        <w:rPr>
          <w:rStyle w:val="Marquedecommentaire"/>
        </w:rPr>
        <w:commentReference w:id="811"/>
      </w:r>
      <w:ins w:id="813" w:author="Valentin Lauret" w:date="2024-06-06T15:01:00Z">
        <w:r w:rsidR="00AE6FA1">
          <w:rPr>
            <w:lang w:val="en-US"/>
          </w:rPr>
          <w:t xml:space="preserve">(ref </w:t>
        </w:r>
        <w:commentRangeStart w:id="814"/>
        <w:proofErr w:type="spellStart"/>
        <w:r w:rsidR="00AE6FA1">
          <w:rPr>
            <w:lang w:val="en-US"/>
          </w:rPr>
          <w:t>Zipkin</w:t>
        </w:r>
        <w:commentRangeEnd w:id="814"/>
        <w:proofErr w:type="spellEnd"/>
        <w:r w:rsidR="00AE6FA1">
          <w:rPr>
            <w:rStyle w:val="Marquedecommentaire"/>
          </w:rPr>
          <w:commentReference w:id="814"/>
        </w:r>
        <w:r w:rsidR="00AE6FA1">
          <w:rPr>
            <w:lang w:val="en-US"/>
          </w:rPr>
          <w:t>)</w:t>
        </w:r>
      </w:ins>
      <w:r w:rsidRPr="000217F6">
        <w:rPr>
          <w:lang w:val="en-US"/>
        </w:rPr>
        <w:t xml:space="preserve">. We observed slightly improved precision when the regression coefficients were similar between the RSF and N-mixture models. When the coefficients </w:t>
      </w:r>
      <w:ins w:id="815" w:author="Coline CANONNE" w:date="2024-06-07T16:02:00Z">
        <w:r w:rsidR="0033159E">
          <w:rPr>
            <w:lang w:val="en-US"/>
          </w:rPr>
          <w:t xml:space="preserve">were </w:t>
        </w:r>
      </w:ins>
      <w:r w:rsidRPr="000217F6">
        <w:rPr>
          <w:lang w:val="en-US"/>
        </w:rPr>
        <w:t>differe</w:t>
      </w:r>
      <w:ins w:id="816" w:author="Coline CANONNE" w:date="2024-06-07T16:02:00Z">
        <w:r w:rsidR="0033159E">
          <w:rPr>
            <w:lang w:val="en-US"/>
          </w:rPr>
          <w:t>nt</w:t>
        </w:r>
      </w:ins>
      <w:del w:id="817" w:author="Coline CANONNE" w:date="2024-06-07T16:02:00Z">
        <w:r w:rsidRPr="000217F6" w:rsidDel="0033159E">
          <w:rPr>
            <w:lang w:val="en-US"/>
          </w:rPr>
          <w:delText>d</w:delText>
        </w:r>
      </w:del>
      <w:r w:rsidRPr="000217F6">
        <w:rPr>
          <w:lang w:val="en-US"/>
        </w:rPr>
        <w:t xml:space="preserve">, the values from the integrated model were intermediate, </w:t>
      </w:r>
      <w:del w:id="818" w:author="Coline CANONNE" w:date="2024-06-07T16:02:00Z">
        <w:r w:rsidRPr="000217F6" w:rsidDel="0033159E">
          <w:rPr>
            <w:lang w:val="en-US"/>
          </w:rPr>
          <w:delText xml:space="preserve">potentially </w:delText>
        </w:r>
      </w:del>
      <w:ins w:id="819" w:author="Coline CANONNE" w:date="2024-06-07T16:02:00Z">
        <w:r w:rsidR="0033159E">
          <w:rPr>
            <w:lang w:val="en-US"/>
          </w:rPr>
          <w:t>possibly</w:t>
        </w:r>
        <w:r w:rsidR="0033159E" w:rsidRPr="000217F6">
          <w:rPr>
            <w:lang w:val="en-US"/>
          </w:rPr>
          <w:t xml:space="preserve"> </w:t>
        </w:r>
      </w:ins>
      <w:r w:rsidRPr="000217F6">
        <w:rPr>
          <w:lang w:val="en-US"/>
        </w:rPr>
        <w:t xml:space="preserve">indicating </w:t>
      </w:r>
      <w:del w:id="820" w:author="Coline CANONNE" w:date="2024-06-07T16:02:00Z">
        <w:r w:rsidRPr="000217F6" w:rsidDel="0033159E">
          <w:rPr>
            <w:lang w:val="en-US"/>
          </w:rPr>
          <w:delText xml:space="preserve">reduced </w:delText>
        </w:r>
      </w:del>
      <w:ins w:id="821" w:author="Coline CANONNE" w:date="2024-06-07T16:02:00Z">
        <w:r w:rsidR="0033159E">
          <w:rPr>
            <w:lang w:val="en-US"/>
          </w:rPr>
          <w:t>less</w:t>
        </w:r>
        <w:r w:rsidR="0033159E" w:rsidRPr="000217F6">
          <w:rPr>
            <w:lang w:val="en-US"/>
          </w:rPr>
          <w:t xml:space="preserve"> </w:t>
        </w:r>
      </w:ins>
      <w:r w:rsidRPr="000217F6">
        <w:rPr>
          <w:lang w:val="en-US"/>
        </w:rPr>
        <w:t xml:space="preserve">bias. For Yellow-legged gulls, the maps from the integrated model closely matched those from count data alone, likely because the count data had </w:t>
      </w:r>
      <w:del w:id="822" w:author="Coline CANONNE" w:date="2024-06-07T16:02:00Z">
        <w:r w:rsidRPr="000217F6" w:rsidDel="0033159E">
          <w:rPr>
            <w:lang w:val="en-US"/>
          </w:rPr>
          <w:delText xml:space="preserve">abundant </w:delText>
        </w:r>
      </w:del>
      <w:ins w:id="823" w:author="Coline CANONNE" w:date="2024-06-07T16:02:00Z">
        <w:r w:rsidR="0033159E">
          <w:rPr>
            <w:lang w:val="en-US"/>
          </w:rPr>
          <w:t>many</w:t>
        </w:r>
        <w:r w:rsidR="0033159E" w:rsidRPr="000217F6">
          <w:rPr>
            <w:lang w:val="en-US"/>
          </w:rPr>
          <w:t xml:space="preserve"> </w:t>
        </w:r>
      </w:ins>
      <w:r w:rsidRPr="000217F6">
        <w:rPr>
          <w:lang w:val="en-US"/>
        </w:rPr>
        <w:t xml:space="preserve">non-zero counts, suggesting it contained more information than the telemetry data. Conversely, the integrated model sometimes </w:t>
      </w:r>
      <w:del w:id="824" w:author="Coline CANONNE" w:date="2024-06-07T16:03:00Z">
        <w:r w:rsidRPr="000217F6" w:rsidDel="0033159E">
          <w:rPr>
            <w:lang w:val="en-US"/>
          </w:rPr>
          <w:delText xml:space="preserve">yielded </w:delText>
        </w:r>
      </w:del>
      <w:ins w:id="825" w:author="Coline CANONNE" w:date="2024-06-07T16:03:00Z">
        <w:r w:rsidR="0033159E">
          <w:rPr>
            <w:lang w:val="en-US"/>
          </w:rPr>
          <w:t>produced</w:t>
        </w:r>
        <w:r w:rsidR="0033159E" w:rsidRPr="000217F6">
          <w:rPr>
            <w:lang w:val="en-US"/>
          </w:rPr>
          <w:t xml:space="preserve"> </w:t>
        </w:r>
      </w:ins>
      <w:r w:rsidRPr="000217F6">
        <w:rPr>
          <w:lang w:val="en-US"/>
        </w:rPr>
        <w:t>results identical to those of the RSF</w:t>
      </w:r>
      <w:ins w:id="826" w:author="Valentin Lauret" w:date="2024-06-06T15:02:00Z">
        <w:r w:rsidR="00AE6FA1">
          <w:rPr>
            <w:lang w:val="en-US"/>
          </w:rPr>
          <w:t xml:space="preserve"> suggesting that telemetry data had more</w:t>
        </w:r>
      </w:ins>
      <w:ins w:id="827" w:author="Valentin Lauret" w:date="2024-06-06T15:03:00Z">
        <w:r w:rsidR="00AE6FA1">
          <w:rPr>
            <w:lang w:val="en-US"/>
          </w:rPr>
          <w:t xml:space="preserve"> weight for this species (Figure x</w:t>
        </w:r>
        <w:proofErr w:type="gramStart"/>
        <w:r w:rsidR="00AE6FA1">
          <w:rPr>
            <w:lang w:val="en-US"/>
          </w:rPr>
          <w:t>)</w:t>
        </w:r>
      </w:ins>
      <w:ins w:id="828" w:author="Valentin Lauret" w:date="2024-06-06T15:02:00Z">
        <w:r w:rsidR="00AE6FA1">
          <w:rPr>
            <w:lang w:val="en-US"/>
          </w:rPr>
          <w:t xml:space="preserve"> </w:t>
        </w:r>
      </w:ins>
      <w:r w:rsidRPr="000217F6">
        <w:rPr>
          <w:lang w:val="en-US"/>
        </w:rPr>
        <w:t>.</w:t>
      </w:r>
      <w:proofErr w:type="gramEnd"/>
    </w:p>
    <w:p w14:paraId="00325905" w14:textId="2C7A23B8" w:rsidR="00250898" w:rsidRPr="000217F6" w:rsidRDefault="00FD0452">
      <w:pPr>
        <w:spacing w:after="585"/>
        <w:ind w:left="12" w:right="53" w:firstLine="360"/>
        <w:rPr>
          <w:lang w:val="en-US"/>
        </w:rPr>
      </w:pPr>
      <w:r w:rsidRPr="000217F6">
        <w:rPr>
          <w:lang w:val="en-US"/>
        </w:rPr>
        <w:t xml:space="preserve">Our study had a substantial amount of count data from four datasets, which already allowed </w:t>
      </w:r>
      <w:del w:id="829" w:author="Coline CANONNE" w:date="2024-06-07T16:04:00Z">
        <w:r w:rsidRPr="000217F6" w:rsidDel="0033159E">
          <w:rPr>
            <w:lang w:val="en-US"/>
          </w:rPr>
          <w:delText xml:space="preserve">for </w:delText>
        </w:r>
      </w:del>
      <w:ins w:id="830" w:author="Coline CANONNE" w:date="2024-06-07T16:04:00Z">
        <w:r w:rsidR="0033159E">
          <w:rPr>
            <w:lang w:val="en-US"/>
          </w:rPr>
          <w:t>an</w:t>
        </w:r>
        <w:r w:rsidR="0033159E" w:rsidRPr="000217F6">
          <w:rPr>
            <w:lang w:val="en-US"/>
          </w:rPr>
          <w:t xml:space="preserve"> </w:t>
        </w:r>
      </w:ins>
      <w:r w:rsidRPr="000217F6">
        <w:rPr>
          <w:lang w:val="en-US"/>
        </w:rPr>
        <w:t>accurate estimation of seabird distribution. Similarly, telemetry data, although</w:t>
      </w:r>
      <w:ins w:id="831" w:author="Coline CANONNE" w:date="2024-06-07T16:04:00Z">
        <w:r w:rsidR="0033159E" w:rsidRPr="0033159E">
          <w:rPr>
            <w:lang w:val="en-US"/>
          </w:rPr>
          <w:t xml:space="preserve"> </w:t>
        </w:r>
        <w:r w:rsidR="0033159E" w:rsidRPr="000217F6">
          <w:rPr>
            <w:lang w:val="en-US"/>
          </w:rPr>
          <w:t>only</w:t>
        </w:r>
      </w:ins>
      <w:r w:rsidRPr="000217F6">
        <w:rPr>
          <w:lang w:val="en-US"/>
        </w:rPr>
        <w:t xml:space="preserve"> available </w:t>
      </w:r>
      <w:del w:id="832" w:author="Coline CANONNE" w:date="2024-06-07T16:04:00Z">
        <w:r w:rsidRPr="000217F6" w:rsidDel="0033159E">
          <w:rPr>
            <w:lang w:val="en-US"/>
          </w:rPr>
          <w:delText xml:space="preserve">only </w:delText>
        </w:r>
      </w:del>
      <w:r w:rsidRPr="000217F6">
        <w:rPr>
          <w:lang w:val="en-US"/>
        </w:rPr>
        <w:t xml:space="preserve">for very abundant species, provided significant information. The integrated approach would be particularly beneficial for </w:t>
      </w:r>
      <w:commentRangeStart w:id="833"/>
      <w:r w:rsidRPr="000217F6">
        <w:rPr>
          <w:lang w:val="en-US"/>
        </w:rPr>
        <w:t>less abundant species</w:t>
      </w:r>
      <w:commentRangeEnd w:id="833"/>
      <w:r w:rsidR="00167C36">
        <w:rPr>
          <w:rStyle w:val="Marquedecommentaire"/>
        </w:rPr>
        <w:commentReference w:id="833"/>
      </w:r>
      <w:r w:rsidRPr="000217F6">
        <w:rPr>
          <w:lang w:val="en-US"/>
        </w:rPr>
        <w:t xml:space="preserve">, where count data </w:t>
      </w:r>
      <w:del w:id="834" w:author="Coline CANONNE" w:date="2024-06-07T16:04:00Z">
        <w:r w:rsidRPr="000217F6" w:rsidDel="0033159E">
          <w:rPr>
            <w:lang w:val="en-US"/>
          </w:rPr>
          <w:delText xml:space="preserve">mainly </w:delText>
        </w:r>
      </w:del>
      <w:r w:rsidRPr="000217F6">
        <w:rPr>
          <w:lang w:val="en-US"/>
        </w:rPr>
        <w:t xml:space="preserve">consist </w:t>
      </w:r>
      <w:ins w:id="835" w:author="Coline CANONNE" w:date="2024-06-07T16:04:00Z">
        <w:r w:rsidR="0033159E" w:rsidRPr="000217F6">
          <w:rPr>
            <w:lang w:val="en-US"/>
          </w:rPr>
          <w:t xml:space="preserve">mainly </w:t>
        </w:r>
      </w:ins>
      <w:r w:rsidRPr="000217F6">
        <w:rPr>
          <w:lang w:val="en-US"/>
        </w:rPr>
        <w:t>of zeros. Nevertheless, when both</w:t>
      </w:r>
      <w:ins w:id="836" w:author="Coline CANONNE" w:date="2024-06-07T16:04:00Z">
        <w:r w:rsidR="0033159E" w:rsidRPr="0033159E">
          <w:rPr>
            <w:lang w:val="en-US"/>
          </w:rPr>
          <w:t xml:space="preserve"> </w:t>
        </w:r>
        <w:r w:rsidR="0033159E" w:rsidRPr="000217F6">
          <w:rPr>
            <w:lang w:val="en-US"/>
          </w:rPr>
          <w:t>types</w:t>
        </w:r>
        <w:r w:rsidR="0033159E">
          <w:rPr>
            <w:lang w:val="en-US"/>
          </w:rPr>
          <w:t xml:space="preserve"> of</w:t>
        </w:r>
      </w:ins>
      <w:r w:rsidRPr="000217F6">
        <w:rPr>
          <w:lang w:val="en-US"/>
        </w:rPr>
        <w:t xml:space="preserve"> data </w:t>
      </w:r>
      <w:del w:id="837" w:author="Coline CANONNE" w:date="2024-06-07T16:04:00Z">
        <w:r w:rsidRPr="000217F6" w:rsidDel="0033159E">
          <w:rPr>
            <w:lang w:val="en-US"/>
          </w:rPr>
          <w:delText xml:space="preserve">types </w:delText>
        </w:r>
      </w:del>
      <w:r w:rsidRPr="000217F6">
        <w:rPr>
          <w:lang w:val="en-US"/>
        </w:rPr>
        <w:t>are available, using the integrated approach is recommended as</w:t>
      </w:r>
      <w:del w:id="838" w:author="Valentin Lauret" w:date="2024-06-06T15:03:00Z">
        <w:r w:rsidRPr="000217F6" w:rsidDel="00AE6FA1">
          <w:rPr>
            <w:lang w:val="en-US"/>
          </w:rPr>
          <w:delText xml:space="preserve"> s</w:delText>
        </w:r>
      </w:del>
      <w:r w:rsidRPr="000217F6">
        <w:rPr>
          <w:lang w:val="en-US"/>
        </w:rPr>
        <w:t xml:space="preserve"> it should help to overcome the different bias</w:t>
      </w:r>
      <w:ins w:id="839" w:author="Coline CANONNE" w:date="2024-06-07T16:05:00Z">
        <w:r w:rsidR="0033159E">
          <w:rPr>
            <w:lang w:val="en-US"/>
          </w:rPr>
          <w:t>es</w:t>
        </w:r>
      </w:ins>
      <w:r w:rsidRPr="000217F6">
        <w:rPr>
          <w:lang w:val="en-US"/>
        </w:rPr>
        <w:t xml:space="preserve"> associated with each </w:t>
      </w:r>
      <w:del w:id="840" w:author="Coline CANONNE" w:date="2024-06-07T16:05:00Z">
        <w:r w:rsidRPr="000217F6" w:rsidDel="0033159E">
          <w:rPr>
            <w:lang w:val="en-US"/>
          </w:rPr>
          <w:delText xml:space="preserve">data </w:delText>
        </w:r>
      </w:del>
      <w:r w:rsidRPr="000217F6">
        <w:rPr>
          <w:lang w:val="en-US"/>
        </w:rPr>
        <w:t>type</w:t>
      </w:r>
      <w:ins w:id="841" w:author="Coline CANONNE" w:date="2024-06-07T16:05:00Z">
        <w:r w:rsidR="0033159E">
          <w:rPr>
            <w:lang w:val="en-US"/>
          </w:rPr>
          <w:t xml:space="preserve"> of </w:t>
        </w:r>
        <w:r w:rsidR="0033159E" w:rsidRPr="000217F6">
          <w:rPr>
            <w:lang w:val="en-US"/>
          </w:rPr>
          <w:t>data</w:t>
        </w:r>
      </w:ins>
      <w:r w:rsidRPr="000217F6">
        <w:rPr>
          <w:lang w:val="en-US"/>
        </w:rPr>
        <w:t>.</w:t>
      </w:r>
    </w:p>
    <w:p w14:paraId="268DB57D" w14:textId="77777777" w:rsidR="00250898" w:rsidRPr="000217F6" w:rsidRDefault="00FD0452">
      <w:pPr>
        <w:pStyle w:val="Titre1"/>
        <w:tabs>
          <w:tab w:val="center" w:pos="1535"/>
        </w:tabs>
        <w:ind w:left="0" w:firstLine="0"/>
        <w:rPr>
          <w:lang w:val="en-US"/>
        </w:rPr>
      </w:pPr>
      <w:r w:rsidRPr="000217F6">
        <w:rPr>
          <w:lang w:val="en-US"/>
        </w:rPr>
        <w:t>5</w:t>
      </w:r>
      <w:r w:rsidRPr="000217F6">
        <w:rPr>
          <w:lang w:val="en-US"/>
        </w:rPr>
        <w:tab/>
        <w:t>Conclusion</w:t>
      </w:r>
    </w:p>
    <w:p w14:paraId="25783762" w14:textId="72F30AAC" w:rsidR="00250898" w:rsidRPr="000217F6" w:rsidRDefault="001A252C">
      <w:pPr>
        <w:ind w:left="12" w:right="53" w:firstLine="9"/>
        <w:rPr>
          <w:lang w:val="en-US"/>
        </w:rPr>
      </w:pPr>
      <w:ins w:id="842" w:author="Coline CANONNE" w:date="2024-06-07T16:05:00Z">
        <w:r>
          <w:rPr>
            <w:lang w:val="en-US"/>
          </w:rPr>
          <w:t xml:space="preserve">The </w:t>
        </w:r>
      </w:ins>
      <w:del w:id="843" w:author="Coline CANONNE" w:date="2024-06-07T16:05:00Z">
        <w:r w:rsidR="00FD0452" w:rsidRPr="000217F6" w:rsidDel="001A252C">
          <w:rPr>
            <w:lang w:val="en-US"/>
          </w:rPr>
          <w:delText xml:space="preserve">Seabird </w:delText>
        </w:r>
      </w:del>
      <w:r w:rsidR="00FD0452" w:rsidRPr="000217F6">
        <w:rPr>
          <w:lang w:val="en-US"/>
        </w:rPr>
        <w:t xml:space="preserve">vulnerability </w:t>
      </w:r>
      <w:ins w:id="844" w:author="Coline CANONNE" w:date="2024-06-07T16:05:00Z">
        <w:r>
          <w:rPr>
            <w:lang w:val="en-US"/>
          </w:rPr>
          <w:t xml:space="preserve">of </w:t>
        </w:r>
      </w:ins>
      <w:ins w:id="845" w:author="Coline CANONNE" w:date="2024-06-07T16:06:00Z">
        <w:r>
          <w:rPr>
            <w:lang w:val="en-US"/>
          </w:rPr>
          <w:t>s</w:t>
        </w:r>
      </w:ins>
      <w:ins w:id="846" w:author="Coline CANONNE" w:date="2024-06-07T16:05:00Z">
        <w:r w:rsidRPr="000217F6">
          <w:rPr>
            <w:lang w:val="en-US"/>
          </w:rPr>
          <w:t>eabird</w:t>
        </w:r>
        <w:r>
          <w:rPr>
            <w:lang w:val="en-US"/>
          </w:rPr>
          <w:t>s</w:t>
        </w:r>
        <w:r w:rsidRPr="000217F6">
          <w:rPr>
            <w:lang w:val="en-US"/>
          </w:rPr>
          <w:t xml:space="preserve"> </w:t>
        </w:r>
      </w:ins>
      <w:r w:rsidR="00FD0452" w:rsidRPr="000217F6">
        <w:rPr>
          <w:lang w:val="en-US"/>
        </w:rPr>
        <w:t xml:space="preserve">in the Gulf of Lion increases near the coast and </w:t>
      </w:r>
      <w:ins w:id="847" w:author="Coline CANONNE" w:date="2024-06-07T16:06:00Z">
        <w:r>
          <w:rPr>
            <w:lang w:val="en-US"/>
          </w:rPr>
          <w:t xml:space="preserve">in </w:t>
        </w:r>
      </w:ins>
      <w:r w:rsidR="00FD0452" w:rsidRPr="000217F6">
        <w:rPr>
          <w:lang w:val="en-US"/>
        </w:rPr>
        <w:t>the Camargue region, where the Rh</w:t>
      </w:r>
      <w:ins w:id="848" w:author="Coline CANONNE" w:date="2024-06-07T16:06:00Z">
        <w:r>
          <w:rPr>
            <w:lang w:val="en-US"/>
          </w:rPr>
          <w:t>ô</w:t>
        </w:r>
      </w:ins>
      <w:del w:id="849" w:author="Coline CANONNE" w:date="2024-06-07T16:06:00Z">
        <w:r w:rsidR="00FD0452" w:rsidRPr="000217F6" w:rsidDel="001A252C">
          <w:rPr>
            <w:lang w:val="en-US"/>
          </w:rPr>
          <w:delText>o</w:delText>
        </w:r>
      </w:del>
      <w:r w:rsidR="00FD0452" w:rsidRPr="000217F6">
        <w:rPr>
          <w:lang w:val="en-US"/>
        </w:rPr>
        <w:t xml:space="preserve">ne </w:t>
      </w:r>
      <w:ins w:id="850" w:author="Coline CANONNE" w:date="2024-06-07T16:06:00Z">
        <w:r>
          <w:rPr>
            <w:lang w:val="en-US"/>
          </w:rPr>
          <w:t xml:space="preserve">River </w:t>
        </w:r>
      </w:ins>
      <w:r w:rsidR="00FD0452" w:rsidRPr="000217F6">
        <w:rPr>
          <w:lang w:val="en-US"/>
        </w:rPr>
        <w:t xml:space="preserve">and other factors drive a high primary productivity. </w:t>
      </w:r>
      <w:del w:id="851" w:author="Coline CANONNE" w:date="2024-06-07T16:06:00Z">
        <w:r w:rsidR="00FD0452" w:rsidRPr="000217F6" w:rsidDel="001A252C">
          <w:rPr>
            <w:lang w:val="en-US"/>
          </w:rPr>
          <w:delText>Consequently</w:delText>
        </w:r>
      </w:del>
      <w:ins w:id="852" w:author="Coline CANONNE" w:date="2024-06-07T16:06:00Z">
        <w:r>
          <w:rPr>
            <w:lang w:val="en-US"/>
          </w:rPr>
          <w:t>As a result</w:t>
        </w:r>
      </w:ins>
      <w:r w:rsidR="00FD0452" w:rsidRPr="000217F6">
        <w:rPr>
          <w:lang w:val="en-US"/>
        </w:rPr>
        <w:t>, the proposed zones for the first</w:t>
      </w:r>
      <w:ins w:id="853" w:author="Valentin Lauret" w:date="2024-06-06T15:03:00Z">
        <w:del w:id="854" w:author="Coline CANONNE" w:date="2024-06-07T16:06:00Z">
          <w:r w:rsidR="00AE6FA1" w:rsidDel="001A252C">
            <w:rPr>
              <w:lang w:val="en-US"/>
            </w:rPr>
            <w:delText>s</w:delText>
          </w:r>
        </w:del>
      </w:ins>
      <w:r w:rsidR="00FD0452" w:rsidRPr="000217F6">
        <w:rPr>
          <w:lang w:val="en-US"/>
        </w:rPr>
        <w:t xml:space="preserve"> wind farm</w:t>
      </w:r>
      <w:ins w:id="855" w:author="Valentin Lauret" w:date="2024-06-06T15:03:00Z">
        <w:r w:rsidR="00AE6FA1">
          <w:rPr>
            <w:lang w:val="en-US"/>
          </w:rPr>
          <w:t>s</w:t>
        </w:r>
      </w:ins>
      <w:r w:rsidR="00FD0452" w:rsidRPr="000217F6">
        <w:rPr>
          <w:lang w:val="en-US"/>
        </w:rPr>
        <w:t xml:space="preserve"> </w:t>
      </w:r>
      <w:del w:id="856" w:author="Coline CANONNE" w:date="2024-06-07T16:06:00Z">
        <w:r w:rsidR="00FD0452" w:rsidRPr="000217F6" w:rsidDel="001A252C">
          <w:rPr>
            <w:lang w:val="en-US"/>
          </w:rPr>
          <w:delText xml:space="preserve">fall </w:delText>
        </w:r>
      </w:del>
      <w:ins w:id="857" w:author="Coline CANONNE" w:date="2024-06-07T16:06:00Z">
        <w:r>
          <w:rPr>
            <w:lang w:val="en-US"/>
          </w:rPr>
          <w:t>are</w:t>
        </w:r>
        <w:r w:rsidRPr="000217F6">
          <w:rPr>
            <w:lang w:val="en-US"/>
          </w:rPr>
          <w:t xml:space="preserve"> </w:t>
        </w:r>
      </w:ins>
      <w:r w:rsidR="00FD0452" w:rsidRPr="000217F6">
        <w:rPr>
          <w:lang w:val="en-US"/>
        </w:rPr>
        <w:t xml:space="preserve">in highly vulnerable areas for seabirds. </w:t>
      </w:r>
      <w:ins w:id="858" w:author="Coline CANONNE" w:date="2024-06-07T16:06:00Z">
        <w:r>
          <w:rPr>
            <w:lang w:val="en-US"/>
          </w:rPr>
          <w:t xml:space="preserve">A </w:t>
        </w:r>
      </w:ins>
      <w:del w:id="859" w:author="Coline CANONNE" w:date="2024-06-07T16:06:00Z">
        <w:r w:rsidR="00FD0452" w:rsidRPr="000217F6" w:rsidDel="001A252C">
          <w:rPr>
            <w:lang w:val="en-US"/>
          </w:rPr>
          <w:delText>F</w:delText>
        </w:r>
      </w:del>
      <w:ins w:id="860" w:author="Coline CANONNE" w:date="2024-06-07T16:06:00Z">
        <w:r>
          <w:rPr>
            <w:lang w:val="en-US"/>
          </w:rPr>
          <w:t>f</w:t>
        </w:r>
      </w:ins>
      <w:r w:rsidR="00FD0452" w:rsidRPr="000217F6">
        <w:rPr>
          <w:lang w:val="en-US"/>
        </w:rPr>
        <w:t>urther improvement of the work done here would be to include other bird species with the additional data collected in 2024 (</w:t>
      </w:r>
      <w:proofErr w:type="gramStart"/>
      <w:r w:rsidR="00FD0452" w:rsidRPr="000217F6">
        <w:rPr>
          <w:lang w:val="en-US"/>
        </w:rPr>
        <w:t>e.g.</w:t>
      </w:r>
      <w:proofErr w:type="gramEnd"/>
      <w:r w:rsidR="00FD0452" w:rsidRPr="000217F6">
        <w:rPr>
          <w:lang w:val="en-US"/>
        </w:rPr>
        <w:t xml:space="preserve"> Black-legged kittiwake (</w:t>
      </w:r>
      <w:r w:rsidR="00FD0452" w:rsidRPr="000217F6">
        <w:rPr>
          <w:i/>
          <w:lang w:val="en-US"/>
        </w:rPr>
        <w:t xml:space="preserve">Rissa </w:t>
      </w:r>
      <w:proofErr w:type="spellStart"/>
      <w:r w:rsidR="00FD0452" w:rsidRPr="000217F6">
        <w:rPr>
          <w:i/>
          <w:lang w:val="en-US"/>
        </w:rPr>
        <w:t>tridactyla</w:t>
      </w:r>
      <w:proofErr w:type="spellEnd"/>
      <w:r w:rsidR="00FD0452" w:rsidRPr="000217F6">
        <w:rPr>
          <w:lang w:val="en-US"/>
        </w:rPr>
        <w:t>), Razorbill (</w:t>
      </w:r>
      <w:r w:rsidR="00FD0452" w:rsidRPr="000217F6">
        <w:rPr>
          <w:i/>
          <w:lang w:val="en-US"/>
        </w:rPr>
        <w:t xml:space="preserve">Alca </w:t>
      </w:r>
      <w:proofErr w:type="spellStart"/>
      <w:r w:rsidR="00FD0452" w:rsidRPr="000217F6">
        <w:rPr>
          <w:i/>
          <w:lang w:val="en-US"/>
        </w:rPr>
        <w:t>torda</w:t>
      </w:r>
      <w:proofErr w:type="spellEnd"/>
      <w:r w:rsidR="00FD0452" w:rsidRPr="000217F6">
        <w:rPr>
          <w:lang w:val="en-US"/>
        </w:rPr>
        <w:t xml:space="preserve">)). Future work should focus on count data modeled with N-mixture models, potentially benefiting from new model selection and </w:t>
      </w:r>
      <w:ins w:id="861" w:author="Coline CANONNE" w:date="2024-06-07T16:07:00Z">
        <w:r>
          <w:rPr>
            <w:lang w:val="en-US"/>
          </w:rPr>
          <w:t xml:space="preserve">the inclusion </w:t>
        </w:r>
      </w:ins>
      <w:del w:id="862" w:author="Coline CANONNE" w:date="2024-06-07T16:07:00Z">
        <w:r w:rsidR="00FD0452" w:rsidRPr="000217F6" w:rsidDel="001A252C">
          <w:rPr>
            <w:lang w:val="en-US"/>
          </w:rPr>
          <w:delText xml:space="preserve">incorporating </w:delText>
        </w:r>
      </w:del>
      <w:ins w:id="863" w:author="Coline CANONNE" w:date="2024-06-07T16:07:00Z">
        <w:r>
          <w:rPr>
            <w:lang w:val="en-US"/>
          </w:rPr>
          <w:t xml:space="preserve">of </w:t>
        </w:r>
      </w:ins>
      <w:r w:rsidR="00FD0452" w:rsidRPr="000217F6">
        <w:rPr>
          <w:lang w:val="en-US"/>
        </w:rPr>
        <w:t xml:space="preserve">a zero-inflated structure. </w:t>
      </w:r>
      <w:ins w:id="864" w:author="Coline CANONNE" w:date="2024-06-07T16:07:00Z">
        <w:r>
          <w:rPr>
            <w:lang w:val="en-US"/>
          </w:rPr>
          <w:t>The i</w:t>
        </w:r>
      </w:ins>
      <w:del w:id="865" w:author="Coline CANONNE" w:date="2024-06-07T16:07:00Z">
        <w:r w:rsidR="00FD0452" w:rsidRPr="000217F6" w:rsidDel="001A252C">
          <w:rPr>
            <w:lang w:val="en-US"/>
          </w:rPr>
          <w:delText>I</w:delText>
        </w:r>
      </w:del>
      <w:r w:rsidR="00FD0452" w:rsidRPr="000217F6">
        <w:rPr>
          <w:lang w:val="en-US"/>
        </w:rPr>
        <w:t>ntegrati</w:t>
      </w:r>
      <w:ins w:id="866" w:author="Coline CANONNE" w:date="2024-06-07T16:07:00Z">
        <w:r>
          <w:rPr>
            <w:lang w:val="en-US"/>
          </w:rPr>
          <w:t>on of</w:t>
        </w:r>
      </w:ins>
      <w:del w:id="867" w:author="Coline CANONNE" w:date="2024-06-07T16:07:00Z">
        <w:r w:rsidR="00FD0452" w:rsidRPr="000217F6" w:rsidDel="001A252C">
          <w:rPr>
            <w:lang w:val="en-US"/>
          </w:rPr>
          <w:delText>ng</w:delText>
        </w:r>
      </w:del>
      <w:r w:rsidR="00FD0452" w:rsidRPr="000217F6">
        <w:rPr>
          <w:lang w:val="en-US"/>
        </w:rPr>
        <w:t xml:space="preserve"> telemetry data </w:t>
      </w:r>
      <w:del w:id="868" w:author="Coline CANONNE" w:date="2024-06-07T16:07:00Z">
        <w:r w:rsidR="00FD0452" w:rsidRPr="000217F6" w:rsidDel="001A252C">
          <w:rPr>
            <w:lang w:val="en-US"/>
          </w:rPr>
          <w:delText xml:space="preserve">offers </w:delText>
        </w:r>
      </w:del>
      <w:ins w:id="869" w:author="Coline CANONNE" w:date="2024-06-07T16:07:00Z">
        <w:r>
          <w:rPr>
            <w:lang w:val="en-US"/>
          </w:rPr>
          <w:t>is</w:t>
        </w:r>
        <w:r w:rsidRPr="000217F6">
          <w:rPr>
            <w:lang w:val="en-US"/>
          </w:rPr>
          <w:t xml:space="preserve"> </w:t>
        </w:r>
      </w:ins>
      <w:r w:rsidR="00FD0452" w:rsidRPr="000217F6">
        <w:rPr>
          <w:lang w:val="en-US"/>
        </w:rPr>
        <w:t>promis</w:t>
      </w:r>
      <w:ins w:id="870" w:author="Coline CANONNE" w:date="2024-06-07T16:07:00Z">
        <w:r>
          <w:rPr>
            <w:lang w:val="en-US"/>
          </w:rPr>
          <w:t>ing</w:t>
        </w:r>
      </w:ins>
      <w:del w:id="871" w:author="Coline CANONNE" w:date="2024-06-07T16:07:00Z">
        <w:r w:rsidR="00FD0452" w:rsidRPr="000217F6" w:rsidDel="001A252C">
          <w:rPr>
            <w:lang w:val="en-US"/>
          </w:rPr>
          <w:delText>e</w:delText>
        </w:r>
      </w:del>
      <w:r w:rsidR="00FD0452" w:rsidRPr="000217F6">
        <w:rPr>
          <w:lang w:val="en-US"/>
        </w:rPr>
        <w:t xml:space="preserve">, especially if other species </w:t>
      </w:r>
      <w:del w:id="872" w:author="Coline CANONNE" w:date="2024-06-07T16:08:00Z">
        <w:r w:rsidR="00FD0452" w:rsidRPr="000217F6" w:rsidDel="001A252C">
          <w:rPr>
            <w:lang w:val="en-US"/>
          </w:rPr>
          <w:delText xml:space="preserve">like </w:delText>
        </w:r>
      </w:del>
      <w:ins w:id="873" w:author="Coline CANONNE" w:date="2024-06-07T16:08:00Z">
        <w:r>
          <w:rPr>
            <w:lang w:val="en-US"/>
          </w:rPr>
          <w:t>such as</w:t>
        </w:r>
        <w:r w:rsidRPr="000217F6">
          <w:rPr>
            <w:lang w:val="en-US"/>
          </w:rPr>
          <w:t xml:space="preserve"> </w:t>
        </w:r>
      </w:ins>
      <w:r w:rsidR="00FD0452" w:rsidRPr="000217F6">
        <w:rPr>
          <w:lang w:val="en-US"/>
        </w:rPr>
        <w:t xml:space="preserve">the Mediterranean gull </w:t>
      </w:r>
      <w:ins w:id="874" w:author="Coline CANONNE" w:date="2024-06-07T16:08:00Z">
        <w:r>
          <w:rPr>
            <w:lang w:val="en-US"/>
          </w:rPr>
          <w:t xml:space="preserve">are </w:t>
        </w:r>
        <w:proofErr w:type="spellStart"/>
        <w:r>
          <w:rPr>
            <w:lang w:val="en-US"/>
          </w:rPr>
          <w:t>equipped.</w:t>
        </w:r>
      </w:ins>
      <w:del w:id="875" w:author="Coline CANONNE" w:date="2024-06-07T16:08:00Z">
        <w:r w:rsidR="00FD0452" w:rsidRPr="000217F6" w:rsidDel="001A252C">
          <w:rPr>
            <w:lang w:val="en-US"/>
          </w:rPr>
          <w:delText xml:space="preserve">receive equipment. </w:delText>
        </w:r>
      </w:del>
      <w:r w:rsidR="00FD0452" w:rsidRPr="000217F6">
        <w:rPr>
          <w:lang w:val="en-US"/>
        </w:rPr>
        <w:t>Adding</w:t>
      </w:r>
      <w:proofErr w:type="spellEnd"/>
      <w:r w:rsidR="00FD0452" w:rsidRPr="000217F6">
        <w:rPr>
          <w:lang w:val="en-US"/>
        </w:rPr>
        <w:t xml:space="preserve"> other anthropogenic threats </w:t>
      </w:r>
      <w:del w:id="876" w:author="Coline CANONNE" w:date="2024-06-07T16:08:00Z">
        <w:r w:rsidR="00FD0452" w:rsidRPr="000217F6" w:rsidDel="001A252C">
          <w:rPr>
            <w:lang w:val="en-US"/>
          </w:rPr>
          <w:delText xml:space="preserve">in </w:delText>
        </w:r>
      </w:del>
      <w:ins w:id="877" w:author="Coline CANONNE" w:date="2024-06-07T16:08:00Z">
        <w:r>
          <w:rPr>
            <w:lang w:val="en-US"/>
          </w:rPr>
          <w:t>to</w:t>
        </w:r>
        <w:r w:rsidRPr="000217F6">
          <w:rPr>
            <w:lang w:val="en-US"/>
          </w:rPr>
          <w:t xml:space="preserve"> </w:t>
        </w:r>
      </w:ins>
      <w:r w:rsidR="00FD0452" w:rsidRPr="000217F6">
        <w:rPr>
          <w:lang w:val="en-US"/>
        </w:rPr>
        <w:t xml:space="preserve">the spatial assessment would be the logical </w:t>
      </w:r>
      <w:commentRangeStart w:id="878"/>
      <w:r w:rsidR="00FD0452" w:rsidRPr="000217F6">
        <w:rPr>
          <w:lang w:val="en-US"/>
        </w:rPr>
        <w:t xml:space="preserve">pursuit </w:t>
      </w:r>
      <w:commentRangeEnd w:id="878"/>
      <w:r>
        <w:rPr>
          <w:rStyle w:val="Marquedecommentaire"/>
        </w:rPr>
        <w:commentReference w:id="878"/>
      </w:r>
      <w:r w:rsidR="00FD0452" w:rsidRPr="000217F6">
        <w:rPr>
          <w:lang w:val="en-US"/>
        </w:rPr>
        <w:t xml:space="preserve">of this work and would help identify areas where seabird conservation </w:t>
      </w:r>
      <w:ins w:id="879" w:author="Coline CANONNE" w:date="2024-06-07T16:09:00Z">
        <w:r>
          <w:rPr>
            <w:lang w:val="en-US"/>
          </w:rPr>
          <w:t xml:space="preserve">is most in </w:t>
        </w:r>
      </w:ins>
      <w:r w:rsidR="00FD0452" w:rsidRPr="000217F6">
        <w:rPr>
          <w:lang w:val="en-US"/>
        </w:rPr>
        <w:t>conflict</w:t>
      </w:r>
      <w:del w:id="880" w:author="Coline CANONNE" w:date="2024-06-07T16:09:00Z">
        <w:r w:rsidR="00FD0452" w:rsidRPr="000217F6" w:rsidDel="001A252C">
          <w:rPr>
            <w:lang w:val="en-US"/>
          </w:rPr>
          <w:delText>s</w:delText>
        </w:r>
      </w:del>
      <w:r w:rsidR="00FD0452" w:rsidRPr="000217F6">
        <w:rPr>
          <w:lang w:val="en-US"/>
        </w:rPr>
        <w:t xml:space="preserve"> </w:t>
      </w:r>
      <w:del w:id="881" w:author="Coline CANONNE" w:date="2024-06-07T16:09:00Z">
        <w:r w:rsidR="00FD0452" w:rsidRPr="000217F6" w:rsidDel="001A252C">
          <w:rPr>
            <w:lang w:val="en-US"/>
          </w:rPr>
          <w:delText xml:space="preserve">most </w:delText>
        </w:r>
      </w:del>
      <w:r w:rsidR="00FD0452" w:rsidRPr="000217F6">
        <w:rPr>
          <w:lang w:val="en-US"/>
        </w:rPr>
        <w:t xml:space="preserve">with human </w:t>
      </w:r>
      <w:commentRangeStart w:id="882"/>
      <w:r w:rsidR="00FD0452" w:rsidRPr="000217F6">
        <w:rPr>
          <w:lang w:val="en-US"/>
        </w:rPr>
        <w:t>activities</w:t>
      </w:r>
      <w:commentRangeEnd w:id="882"/>
      <w:r w:rsidR="00167C36">
        <w:rPr>
          <w:rStyle w:val="Marquedecommentaire"/>
        </w:rPr>
        <w:commentReference w:id="882"/>
      </w:r>
      <w:r w:rsidR="00FD0452" w:rsidRPr="000217F6">
        <w:rPr>
          <w:lang w:val="en-US"/>
        </w:rPr>
        <w:t>.</w:t>
      </w:r>
    </w:p>
    <w:p w14:paraId="0FF16A98" w14:textId="77777777" w:rsidR="00250898" w:rsidRDefault="00FD0452">
      <w:pPr>
        <w:pStyle w:val="Titre1"/>
        <w:ind w:left="24"/>
      </w:pPr>
      <w:proofErr w:type="spellStart"/>
      <w:r>
        <w:t>References</w:t>
      </w:r>
      <w:proofErr w:type="spellEnd"/>
    </w:p>
    <w:p w14:paraId="3B930157" w14:textId="77777777" w:rsidR="00250898" w:rsidRPr="000664D4" w:rsidRDefault="00FD0452">
      <w:pPr>
        <w:numPr>
          <w:ilvl w:val="0"/>
          <w:numId w:val="3"/>
        </w:numPr>
        <w:ind w:left="859" w:right="53" w:hanging="715"/>
        <w:rPr>
          <w:lang w:val="en-US"/>
        </w:rPr>
      </w:pPr>
      <w:r w:rsidRPr="000217F6">
        <w:rPr>
          <w:lang w:val="en-US"/>
        </w:rPr>
        <w:t xml:space="preserve">M. </w:t>
      </w:r>
      <w:proofErr w:type="spellStart"/>
      <w:r w:rsidRPr="000217F6">
        <w:rPr>
          <w:lang w:val="en-US"/>
        </w:rPr>
        <w:t>Louzao</w:t>
      </w:r>
      <w:proofErr w:type="spellEnd"/>
      <w:r w:rsidRPr="000217F6">
        <w:rPr>
          <w:lang w:val="en-US"/>
        </w:rPr>
        <w:t xml:space="preserve"> et al. “Combining vessel-based surveys and tracking data to identify key marine areas for seabirds”. </w:t>
      </w:r>
      <w:r w:rsidRPr="000664D4">
        <w:rPr>
          <w:i/>
          <w:lang w:val="en-US"/>
        </w:rPr>
        <w:t xml:space="preserve">Marine Ecology Progress Series </w:t>
      </w:r>
      <w:r w:rsidRPr="000664D4">
        <w:rPr>
          <w:lang w:val="en-US"/>
        </w:rPr>
        <w:t xml:space="preserve">(Sept. 28, 2009). </w:t>
      </w:r>
      <w:proofErr w:type="spellStart"/>
      <w:r w:rsidRPr="000664D4">
        <w:rPr>
          <w:rFonts w:ascii="Calibri" w:eastAsia="Calibri" w:hAnsi="Calibri" w:cs="Calibri"/>
          <w:lang w:val="en-US"/>
        </w:rPr>
        <w:t>doi</w:t>
      </w:r>
      <w:proofErr w:type="spellEnd"/>
      <w:r w:rsidRPr="000664D4">
        <w:rPr>
          <w:lang w:val="en-US"/>
        </w:rPr>
        <w:t>:</w:t>
      </w:r>
    </w:p>
    <w:p w14:paraId="11A74252" w14:textId="77777777" w:rsidR="00250898" w:rsidRDefault="00117E56">
      <w:pPr>
        <w:spacing w:after="197" w:line="259" w:lineRule="auto"/>
        <w:ind w:left="738" w:hanging="10"/>
        <w:jc w:val="left"/>
      </w:pPr>
      <w:hyperlink r:id="rId34">
        <w:r w:rsidR="00FD0452">
          <w:rPr>
            <w:rFonts w:ascii="Calibri" w:eastAsia="Calibri" w:hAnsi="Calibri" w:cs="Calibri"/>
            <w:color w:val="0000FF"/>
          </w:rPr>
          <w:t>10.3354/meps08124</w:t>
        </w:r>
      </w:hyperlink>
      <w:hyperlink r:id="rId35">
        <w:r w:rsidR="00FD0452">
          <w:t>.</w:t>
        </w:r>
      </w:hyperlink>
    </w:p>
    <w:p w14:paraId="58A803DA" w14:textId="77777777" w:rsidR="00250898" w:rsidRDefault="00FD0452">
      <w:pPr>
        <w:numPr>
          <w:ilvl w:val="0"/>
          <w:numId w:val="3"/>
        </w:numPr>
        <w:spacing w:after="116" w:line="330" w:lineRule="auto"/>
        <w:ind w:left="859" w:right="53" w:hanging="715"/>
      </w:pPr>
      <w:r w:rsidRPr="000217F6">
        <w:rPr>
          <w:lang w:val="en-US"/>
        </w:rPr>
        <w:lastRenderedPageBreak/>
        <w:t xml:space="preserve">Marta Coll et al. “The Mediterranean Sea under siege: spatial overlap between marine biodiversity, cumulative threats and marine reserves”.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(2012). </w:t>
      </w:r>
      <w:proofErr w:type="spellStart"/>
      <w:proofErr w:type="gramStart"/>
      <w:r>
        <w:rPr>
          <w:rFonts w:ascii="Calibri" w:eastAsia="Calibri" w:hAnsi="Calibri" w:cs="Calibri"/>
        </w:rPr>
        <w:t>doi</w:t>
      </w:r>
      <w:proofErr w:type="spellEnd"/>
      <w:r>
        <w:t>:</w:t>
      </w:r>
      <w:proofErr w:type="gramEnd"/>
      <w:r>
        <w:t xml:space="preserve"> </w:t>
      </w:r>
      <w:hyperlink r:id="rId36">
        <w:r>
          <w:rPr>
            <w:rFonts w:ascii="Calibri" w:eastAsia="Calibri" w:hAnsi="Calibri" w:cs="Calibri"/>
            <w:color w:val="0000FF"/>
          </w:rPr>
          <w:t>10.1111/j.1466-8238.2011.00697.x</w:t>
        </w:r>
      </w:hyperlink>
      <w:hyperlink r:id="rId37">
        <w:r>
          <w:t>.</w:t>
        </w:r>
      </w:hyperlink>
    </w:p>
    <w:p w14:paraId="40A8A7A6" w14:textId="77777777" w:rsidR="00250898" w:rsidRPr="000217F6" w:rsidRDefault="00FD0452">
      <w:pPr>
        <w:numPr>
          <w:ilvl w:val="0"/>
          <w:numId w:val="3"/>
        </w:numPr>
        <w:ind w:left="859" w:right="53" w:hanging="715"/>
        <w:rPr>
          <w:lang w:val="en-US"/>
        </w:rPr>
      </w:pPr>
      <w:r w:rsidRPr="000217F6">
        <w:rPr>
          <w:lang w:val="en-US"/>
        </w:rPr>
        <w:t xml:space="preserve">Emeline </w:t>
      </w:r>
      <w:proofErr w:type="spellStart"/>
      <w:r w:rsidRPr="000217F6">
        <w:rPr>
          <w:lang w:val="en-US"/>
        </w:rPr>
        <w:t>Pettex</w:t>
      </w:r>
      <w:proofErr w:type="spellEnd"/>
      <w:r w:rsidRPr="000217F6">
        <w:rPr>
          <w:lang w:val="en-US"/>
        </w:rPr>
        <w:t xml:space="preserve"> et al. “Using large scale surveys to investigate seasonal variations in seabird distribution and abundance. Part I: The North Western Mediterranean Sea”.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213462E6" w14:textId="77777777" w:rsidR="00250898" w:rsidRDefault="00117E56">
      <w:pPr>
        <w:spacing w:after="197" w:line="259" w:lineRule="auto"/>
        <w:ind w:left="738" w:hanging="10"/>
        <w:jc w:val="left"/>
      </w:pPr>
      <w:hyperlink r:id="rId38">
        <w:r w:rsidR="00FD0452">
          <w:rPr>
            <w:rFonts w:ascii="Calibri" w:eastAsia="Calibri" w:hAnsi="Calibri" w:cs="Calibri"/>
            <w:color w:val="0000FF"/>
          </w:rPr>
          <w:t>10.1016/j.dsr2.2016.11.008</w:t>
        </w:r>
      </w:hyperlink>
      <w:hyperlink r:id="rId39">
        <w:r w:rsidR="00FD0452">
          <w:t>.</w:t>
        </w:r>
      </w:hyperlink>
    </w:p>
    <w:p w14:paraId="71C2D1FE" w14:textId="77777777" w:rsidR="00250898" w:rsidRDefault="00FD0452">
      <w:pPr>
        <w:numPr>
          <w:ilvl w:val="0"/>
          <w:numId w:val="3"/>
        </w:numPr>
        <w:spacing w:after="116" w:line="330" w:lineRule="auto"/>
        <w:ind w:left="859" w:right="53" w:hanging="715"/>
      </w:pPr>
      <w:r w:rsidRPr="000217F6">
        <w:rPr>
          <w:lang w:val="en-US"/>
        </w:rPr>
        <w:t xml:space="preserve">Julie </w:t>
      </w:r>
      <w:proofErr w:type="spellStart"/>
      <w:r w:rsidRPr="000217F6">
        <w:rPr>
          <w:lang w:val="en-US"/>
        </w:rPr>
        <w:t>Gatti</w:t>
      </w:r>
      <w:proofErr w:type="spellEnd"/>
      <w:r w:rsidRPr="000217F6">
        <w:rPr>
          <w:lang w:val="en-US"/>
        </w:rPr>
        <w:t xml:space="preserve"> et al. “</w:t>
      </w:r>
      <w:proofErr w:type="gramStart"/>
      <w:r w:rsidRPr="000217F6">
        <w:rPr>
          <w:lang w:val="en-US"/>
        </w:rPr>
        <w:t>The Rhone river</w:t>
      </w:r>
      <w:proofErr w:type="gramEnd"/>
      <w:r w:rsidRPr="000217F6">
        <w:rPr>
          <w:lang w:val="en-US"/>
        </w:rPr>
        <w:t xml:space="preserve"> dilution zone present in the northeastern shelf of the Gulf of Lion in December 2003”. </w:t>
      </w:r>
      <w:r>
        <w:rPr>
          <w:i/>
        </w:rPr>
        <w:t xml:space="preserve">Continental Shelf </w:t>
      </w:r>
      <w:proofErr w:type="spellStart"/>
      <w:r>
        <w:rPr>
          <w:i/>
        </w:rPr>
        <w:t>Research</w:t>
      </w:r>
      <w:proofErr w:type="spellEnd"/>
      <w:r>
        <w:rPr>
          <w:i/>
        </w:rPr>
        <w:t xml:space="preserve"> </w:t>
      </w:r>
      <w:r>
        <w:t xml:space="preserve">(Oct. 1, 2006). </w:t>
      </w:r>
      <w:proofErr w:type="spellStart"/>
      <w:proofErr w:type="gramStart"/>
      <w:r>
        <w:rPr>
          <w:rFonts w:ascii="Calibri" w:eastAsia="Calibri" w:hAnsi="Calibri" w:cs="Calibri"/>
        </w:rPr>
        <w:t>doi</w:t>
      </w:r>
      <w:proofErr w:type="spellEnd"/>
      <w:r>
        <w:t>:</w:t>
      </w:r>
      <w:proofErr w:type="gramEnd"/>
      <w:r>
        <w:t xml:space="preserve"> </w:t>
      </w:r>
      <w:hyperlink r:id="rId40">
        <w:r>
          <w:rPr>
            <w:rFonts w:ascii="Calibri" w:eastAsia="Calibri" w:hAnsi="Calibri" w:cs="Calibri"/>
            <w:color w:val="0000FF"/>
          </w:rPr>
          <w:t>10.1016/j.csr.2006.05.012</w:t>
        </w:r>
      </w:hyperlink>
      <w:hyperlink r:id="rId41">
        <w:r>
          <w:t>.</w:t>
        </w:r>
      </w:hyperlink>
    </w:p>
    <w:p w14:paraId="59FEDF34"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Marion </w:t>
      </w:r>
      <w:proofErr w:type="spellStart"/>
      <w:r w:rsidRPr="000217F6">
        <w:rPr>
          <w:lang w:val="en-US"/>
        </w:rPr>
        <w:t>Fraysse</w:t>
      </w:r>
      <w:proofErr w:type="spellEnd"/>
      <w:r w:rsidRPr="000217F6">
        <w:rPr>
          <w:lang w:val="en-US"/>
        </w:rPr>
        <w:t xml:space="preserve"> et al. “Intrusion of Rhone River diluted water into the Bay of Marseille:</w:t>
      </w:r>
    </w:p>
    <w:p w14:paraId="21C5B751" w14:textId="77777777" w:rsidR="00250898" w:rsidRPr="000217F6" w:rsidRDefault="00FD0452">
      <w:pPr>
        <w:spacing w:after="116"/>
        <w:ind w:left="730" w:right="53" w:firstLine="13"/>
        <w:rPr>
          <w:lang w:val="en-US"/>
        </w:rPr>
      </w:pPr>
      <w:r w:rsidRPr="000217F6">
        <w:rPr>
          <w:lang w:val="en-US"/>
        </w:rPr>
        <w:t xml:space="preserve">Generation processes and impacts on ecosystem functioning”. </w:t>
      </w:r>
      <w:r w:rsidRPr="000217F6">
        <w:rPr>
          <w:i/>
          <w:lang w:val="en-US"/>
        </w:rPr>
        <w:t xml:space="preserve">Journal of Geophysical Research: Oceans </w:t>
      </w:r>
      <w:r w:rsidRPr="000217F6">
        <w:rPr>
          <w:lang w:val="en-US"/>
        </w:rPr>
        <w:t xml:space="preserve">(2014).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883" w:author="Valentin Lauret" w:date="2024-06-06T14:25:00Z">
            <w:rPr/>
          </w:rPrChange>
        </w:rPr>
        <w:instrText xml:space="preserve"> HYPERLINK "https://doi.org/10.1002/2014JC010022" \h </w:instrText>
      </w:r>
      <w:r w:rsidR="006210E7">
        <w:fldChar w:fldCharType="separate"/>
      </w:r>
      <w:r w:rsidRPr="000217F6">
        <w:rPr>
          <w:rFonts w:ascii="Calibri" w:eastAsia="Calibri" w:hAnsi="Calibri" w:cs="Calibri"/>
          <w:color w:val="0000FF"/>
          <w:lang w:val="en-US"/>
        </w:rPr>
        <w:t>10.1002/2014JC010022</w:t>
      </w:r>
      <w:r w:rsidR="006210E7">
        <w:rPr>
          <w:rFonts w:ascii="Calibri" w:eastAsia="Calibri" w:hAnsi="Calibri" w:cs="Calibri"/>
          <w:color w:val="0000FF"/>
          <w:lang w:val="en-US"/>
        </w:rPr>
        <w:fldChar w:fldCharType="end"/>
      </w:r>
      <w:r w:rsidR="006210E7">
        <w:fldChar w:fldCharType="begin"/>
      </w:r>
      <w:r w:rsidR="006210E7" w:rsidRPr="00A53350">
        <w:rPr>
          <w:lang w:val="en-US"/>
          <w:rPrChange w:id="884" w:author="Valentin Lauret" w:date="2024-06-06T14:25:00Z">
            <w:rPr/>
          </w:rPrChange>
        </w:rPr>
        <w:instrText xml:space="preserve"> HYPERLINK "https://doi.org/10.1002/2014JC010022" \h </w:instrText>
      </w:r>
      <w:r w:rsidR="006210E7">
        <w:fldChar w:fldCharType="separate"/>
      </w:r>
      <w:r w:rsidRPr="000217F6">
        <w:rPr>
          <w:lang w:val="en-US"/>
        </w:rPr>
        <w:t>.</w:t>
      </w:r>
      <w:r w:rsidR="006210E7">
        <w:rPr>
          <w:lang w:val="en-US"/>
        </w:rPr>
        <w:fldChar w:fldCharType="end"/>
      </w:r>
    </w:p>
    <w:p w14:paraId="391667B5" w14:textId="77777777" w:rsidR="00250898" w:rsidRPr="000217F6" w:rsidRDefault="00FD0452">
      <w:pPr>
        <w:numPr>
          <w:ilvl w:val="0"/>
          <w:numId w:val="3"/>
        </w:numPr>
        <w:spacing w:after="111"/>
        <w:ind w:left="859" w:right="53" w:hanging="715"/>
        <w:rPr>
          <w:lang w:val="en-US"/>
        </w:rPr>
      </w:pPr>
      <w:r>
        <w:t xml:space="preserve">Josep Maria </w:t>
      </w:r>
      <w:proofErr w:type="spellStart"/>
      <w:r>
        <w:t>Gili</w:t>
      </w:r>
      <w:proofErr w:type="spellEnd"/>
      <w:r>
        <w:t xml:space="preserve"> et al. </w:t>
      </w:r>
      <w:r w:rsidRPr="000217F6">
        <w:rPr>
          <w:lang w:val="en-US"/>
        </w:rPr>
        <w:t xml:space="preserve">“Description of the ecology of the Gulf of Lions shelf and slope area and identification of the areas that may deserve to be protected” (2013).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885" w:author="Valentin Lauret" w:date="2024-06-06T14:25:00Z">
            <w:rPr/>
          </w:rPrChange>
        </w:rPr>
        <w:instrText xml:space="preserve"> HYPERLINK "https://doi.org/10.13039/501100000780" \h </w:instrText>
      </w:r>
      <w:r w:rsidR="006210E7">
        <w:fldChar w:fldCharType="separate"/>
      </w:r>
      <w:r w:rsidRPr="000217F6">
        <w:rPr>
          <w:rFonts w:ascii="Calibri" w:eastAsia="Calibri" w:hAnsi="Calibri" w:cs="Calibri"/>
          <w:color w:val="0000FF"/>
          <w:lang w:val="en-US"/>
        </w:rPr>
        <w:t>10.13039/501100000780</w:t>
      </w:r>
      <w:r w:rsidR="006210E7">
        <w:rPr>
          <w:rFonts w:ascii="Calibri" w:eastAsia="Calibri" w:hAnsi="Calibri" w:cs="Calibri"/>
          <w:color w:val="0000FF"/>
          <w:lang w:val="en-US"/>
        </w:rPr>
        <w:fldChar w:fldCharType="end"/>
      </w:r>
      <w:r w:rsidR="006210E7">
        <w:fldChar w:fldCharType="begin"/>
      </w:r>
      <w:r w:rsidR="006210E7" w:rsidRPr="00A53350">
        <w:rPr>
          <w:lang w:val="en-US"/>
          <w:rPrChange w:id="886" w:author="Valentin Lauret" w:date="2024-06-06T14:25:00Z">
            <w:rPr/>
          </w:rPrChange>
        </w:rPr>
        <w:instrText xml:space="preserve"> HYPERLINK "https://doi.org/10.13039/501100000780" \h </w:instrText>
      </w:r>
      <w:r w:rsidR="006210E7">
        <w:fldChar w:fldCharType="separate"/>
      </w:r>
      <w:r w:rsidRPr="000217F6">
        <w:rPr>
          <w:lang w:val="en-US"/>
        </w:rPr>
        <w:t>.</w:t>
      </w:r>
      <w:r w:rsidR="006210E7">
        <w:rPr>
          <w:lang w:val="en-US"/>
        </w:rPr>
        <w:fldChar w:fldCharType="end"/>
      </w:r>
    </w:p>
    <w:p w14:paraId="2B9556F5" w14:textId="77777777" w:rsidR="00250898" w:rsidRPr="000664D4" w:rsidRDefault="00FD0452">
      <w:pPr>
        <w:numPr>
          <w:ilvl w:val="0"/>
          <w:numId w:val="3"/>
        </w:numPr>
        <w:spacing w:after="115"/>
        <w:ind w:left="859" w:right="53" w:hanging="715"/>
        <w:rPr>
          <w:lang w:val="en-US"/>
        </w:rPr>
      </w:pPr>
      <w:r w:rsidRPr="000217F6">
        <w:rPr>
          <w:lang w:val="en-US"/>
        </w:rPr>
        <w:t xml:space="preserve">B. </w:t>
      </w:r>
      <w:proofErr w:type="spellStart"/>
      <w:r w:rsidRPr="000217F6">
        <w:rPr>
          <w:lang w:val="en-US"/>
        </w:rPr>
        <w:t>Espinasse</w:t>
      </w:r>
      <w:proofErr w:type="spellEnd"/>
      <w:r w:rsidRPr="000217F6">
        <w:rPr>
          <w:lang w:val="en-US"/>
        </w:rPr>
        <w:t xml:space="preserve"> et al. “Defining zooplankton habitats in the Gulf of Lion (NW Mediterranean Sea) using size structure and environmental conditions”. </w:t>
      </w:r>
      <w:r w:rsidRPr="000664D4">
        <w:rPr>
          <w:i/>
          <w:lang w:val="en-US"/>
        </w:rPr>
        <w:t xml:space="preserve">Marine Ecology Progress Series </w:t>
      </w:r>
      <w:r w:rsidRPr="000664D4">
        <w:rPr>
          <w:lang w:val="en-US"/>
        </w:rPr>
        <w:t xml:space="preserve">(June 23, 2014). </w:t>
      </w:r>
      <w:proofErr w:type="spellStart"/>
      <w:r w:rsidRPr="000664D4">
        <w:rPr>
          <w:rFonts w:ascii="Calibri" w:eastAsia="Calibri" w:hAnsi="Calibri" w:cs="Calibri"/>
          <w:lang w:val="en-US"/>
        </w:rPr>
        <w:t>doi</w:t>
      </w:r>
      <w:proofErr w:type="spellEnd"/>
      <w:r w:rsidRPr="000664D4">
        <w:rPr>
          <w:lang w:val="en-US"/>
        </w:rPr>
        <w:t xml:space="preserve">: </w:t>
      </w:r>
      <w:hyperlink r:id="rId42">
        <w:r w:rsidRPr="000664D4">
          <w:rPr>
            <w:rFonts w:ascii="Calibri" w:eastAsia="Calibri" w:hAnsi="Calibri" w:cs="Calibri"/>
            <w:color w:val="0000FF"/>
            <w:lang w:val="en-US"/>
          </w:rPr>
          <w:t>10.3354/meps10803</w:t>
        </w:r>
      </w:hyperlink>
      <w:hyperlink r:id="rId43">
        <w:r w:rsidRPr="000664D4">
          <w:rPr>
            <w:lang w:val="en-US"/>
          </w:rPr>
          <w:t>.</w:t>
        </w:r>
      </w:hyperlink>
    </w:p>
    <w:p w14:paraId="1B35C46E" w14:textId="77777777" w:rsidR="00250898" w:rsidRPr="000217F6" w:rsidRDefault="00FD0452">
      <w:pPr>
        <w:numPr>
          <w:ilvl w:val="0"/>
          <w:numId w:val="3"/>
        </w:numPr>
        <w:spacing w:after="112" w:line="259" w:lineRule="auto"/>
        <w:ind w:left="859" w:right="53" w:hanging="715"/>
        <w:rPr>
          <w:lang w:val="en-US"/>
        </w:rPr>
      </w:pPr>
      <w:r w:rsidRPr="000217F6">
        <w:rPr>
          <w:lang w:val="en-US"/>
        </w:rPr>
        <w:t xml:space="preserve">D. </w:t>
      </w:r>
      <w:proofErr w:type="spellStart"/>
      <w:r w:rsidRPr="000217F6">
        <w:rPr>
          <w:lang w:val="en-US"/>
        </w:rPr>
        <w:t>Ba˘naru</w:t>
      </w:r>
      <w:proofErr w:type="spellEnd"/>
      <w:r w:rsidRPr="000217F6">
        <w:rPr>
          <w:lang w:val="en-US"/>
        </w:rPr>
        <w:t xml:space="preserve"> et al. “Trophic structure in the Gulf of Lions marine ecosystem (north-western</w:t>
      </w:r>
    </w:p>
    <w:p w14:paraId="78BD781D" w14:textId="77777777" w:rsidR="00250898" w:rsidRPr="000217F6" w:rsidRDefault="00FD0452">
      <w:pPr>
        <w:spacing w:after="119"/>
        <w:ind w:left="743" w:right="53" w:firstLine="0"/>
        <w:rPr>
          <w:lang w:val="en-US"/>
        </w:rPr>
      </w:pPr>
      <w:r w:rsidRPr="000217F6">
        <w:rPr>
          <w:lang w:val="en-US"/>
        </w:rPr>
        <w:t xml:space="preserve">Mediterranean Sea) and fishing impacts”. </w:t>
      </w:r>
      <w:r w:rsidRPr="000217F6">
        <w:rPr>
          <w:i/>
          <w:lang w:val="en-US"/>
        </w:rPr>
        <w:t xml:space="preserve">Journal of Marine Systems </w:t>
      </w:r>
      <w:r w:rsidRPr="000217F6">
        <w:rPr>
          <w:lang w:val="en-US"/>
        </w:rPr>
        <w:t xml:space="preserve">(Feb. 1, 2013).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887" w:author="Valentin Lauret" w:date="2024-06-06T11:26:00Z">
            <w:rPr/>
          </w:rPrChange>
        </w:rPr>
        <w:instrText xml:space="preserve"> HYPERLINK "https://doi.org/10.1016/j.jmarsys.2012.09.010" \h </w:instrText>
      </w:r>
      <w:r w:rsidR="00EA40AA">
        <w:fldChar w:fldCharType="separate"/>
      </w:r>
      <w:r w:rsidRPr="000217F6">
        <w:rPr>
          <w:rFonts w:ascii="Calibri" w:eastAsia="Calibri" w:hAnsi="Calibri" w:cs="Calibri"/>
          <w:color w:val="0000FF"/>
          <w:lang w:val="en-US"/>
        </w:rPr>
        <w:t>10.1016/j.jmarsys.2012.09.010</w:t>
      </w:r>
      <w:r w:rsidR="00EA40AA">
        <w:rPr>
          <w:rFonts w:ascii="Calibri" w:eastAsia="Calibri" w:hAnsi="Calibri" w:cs="Calibri"/>
          <w:color w:val="0000FF"/>
          <w:lang w:val="en-US"/>
        </w:rPr>
        <w:fldChar w:fldCharType="end"/>
      </w:r>
      <w:r w:rsidR="00EA40AA">
        <w:fldChar w:fldCharType="begin"/>
      </w:r>
      <w:r w:rsidR="00EA40AA" w:rsidRPr="000664D4">
        <w:rPr>
          <w:lang w:val="en-US"/>
          <w:rPrChange w:id="888" w:author="Valentin Lauret" w:date="2024-06-06T11:26:00Z">
            <w:rPr/>
          </w:rPrChange>
        </w:rPr>
        <w:instrText xml:space="preserve"> HYPERLINK "https://doi.org/10.1016/j.jmarsys.2012.09.010" \h </w:instrText>
      </w:r>
      <w:r w:rsidR="00EA40AA">
        <w:fldChar w:fldCharType="separate"/>
      </w:r>
      <w:r w:rsidRPr="000217F6">
        <w:rPr>
          <w:lang w:val="en-US"/>
        </w:rPr>
        <w:t>.</w:t>
      </w:r>
      <w:r w:rsidR="00EA40AA">
        <w:rPr>
          <w:lang w:val="en-US"/>
        </w:rPr>
        <w:fldChar w:fldCharType="end"/>
      </w:r>
    </w:p>
    <w:p w14:paraId="17B5EDAB" w14:textId="77777777" w:rsidR="00250898" w:rsidRPr="000217F6" w:rsidRDefault="00FD0452">
      <w:pPr>
        <w:numPr>
          <w:ilvl w:val="0"/>
          <w:numId w:val="3"/>
        </w:numPr>
        <w:spacing w:after="211" w:line="259" w:lineRule="auto"/>
        <w:ind w:left="859" w:right="53" w:hanging="715"/>
        <w:rPr>
          <w:lang w:val="en-US"/>
        </w:rPr>
      </w:pPr>
      <w:proofErr w:type="spellStart"/>
      <w:r w:rsidRPr="000217F6">
        <w:rPr>
          <w:lang w:val="en-US"/>
        </w:rPr>
        <w:t>Carles</w:t>
      </w:r>
      <w:proofErr w:type="spellEnd"/>
      <w:r w:rsidRPr="000217F6">
        <w:rPr>
          <w:lang w:val="en-US"/>
        </w:rPr>
        <w:t xml:space="preserve"> </w:t>
      </w:r>
      <w:proofErr w:type="spellStart"/>
      <w:r w:rsidRPr="000217F6">
        <w:rPr>
          <w:lang w:val="en-US"/>
        </w:rPr>
        <w:t>Carboneras</w:t>
      </w:r>
      <w:proofErr w:type="spellEnd"/>
      <w:r w:rsidRPr="000217F6">
        <w:rPr>
          <w:lang w:val="en-US"/>
        </w:rPr>
        <w:t>. “Seabirds in the Gulf of Lions shelf and slope area” (2013).</w:t>
      </w:r>
    </w:p>
    <w:p w14:paraId="396B79C9" w14:textId="77777777" w:rsidR="00250898" w:rsidRDefault="00FD0452">
      <w:pPr>
        <w:numPr>
          <w:ilvl w:val="0"/>
          <w:numId w:val="3"/>
        </w:numPr>
        <w:spacing w:after="119"/>
        <w:ind w:left="859" w:right="53" w:hanging="715"/>
      </w:pPr>
      <w:r>
        <w:t xml:space="preserve">Richard </w:t>
      </w:r>
      <w:proofErr w:type="spellStart"/>
      <w:r>
        <w:t>Zotier</w:t>
      </w:r>
      <w:proofErr w:type="spellEnd"/>
      <w:r>
        <w:t xml:space="preserve">, Vincent </w:t>
      </w:r>
      <w:proofErr w:type="spellStart"/>
      <w:r>
        <w:t>Bretagnolle</w:t>
      </w:r>
      <w:proofErr w:type="spellEnd"/>
      <w:r>
        <w:t xml:space="preserve">, and Jean-Claude Thibault. </w:t>
      </w:r>
      <w:r w:rsidRPr="000217F6">
        <w:rPr>
          <w:lang w:val="en-US"/>
        </w:rPr>
        <w:t xml:space="preserve">“Biogeography of the marine birds of a confined sea, the Mediterranean”. </w:t>
      </w:r>
      <w:r>
        <w:rPr>
          <w:i/>
        </w:rPr>
        <w:t xml:space="preserve">Journal of </w:t>
      </w:r>
      <w:proofErr w:type="spellStart"/>
      <w:r>
        <w:rPr>
          <w:i/>
        </w:rPr>
        <w:t>Biogeography</w:t>
      </w:r>
      <w:proofErr w:type="spellEnd"/>
      <w:r>
        <w:rPr>
          <w:i/>
        </w:rPr>
        <w:t xml:space="preserve"> </w:t>
      </w:r>
      <w:r>
        <w:t xml:space="preserve">(1999). </w:t>
      </w:r>
      <w:proofErr w:type="spellStart"/>
      <w:proofErr w:type="gramStart"/>
      <w:r>
        <w:rPr>
          <w:rFonts w:ascii="Calibri" w:eastAsia="Calibri" w:hAnsi="Calibri" w:cs="Calibri"/>
        </w:rPr>
        <w:t>doi</w:t>
      </w:r>
      <w:proofErr w:type="spellEnd"/>
      <w:r>
        <w:t>:</w:t>
      </w:r>
      <w:proofErr w:type="gramEnd"/>
      <w:r>
        <w:t xml:space="preserve"> </w:t>
      </w:r>
      <w:hyperlink r:id="rId44">
        <w:r>
          <w:rPr>
            <w:rFonts w:ascii="Calibri" w:eastAsia="Calibri" w:hAnsi="Calibri" w:cs="Calibri"/>
            <w:color w:val="0000FF"/>
          </w:rPr>
          <w:t>10.1046/j.1365-2699.1999.00260.x</w:t>
        </w:r>
      </w:hyperlink>
      <w:hyperlink r:id="rId45">
        <w:r>
          <w:t>.</w:t>
        </w:r>
      </w:hyperlink>
    </w:p>
    <w:p w14:paraId="6B2BE47D" w14:textId="77777777" w:rsidR="00250898" w:rsidRPr="000664D4" w:rsidRDefault="00FD0452">
      <w:pPr>
        <w:numPr>
          <w:ilvl w:val="0"/>
          <w:numId w:val="3"/>
        </w:numPr>
        <w:ind w:left="859" w:right="53" w:hanging="715"/>
        <w:rPr>
          <w:lang w:val="en-US"/>
          <w:rPrChange w:id="889" w:author="Valentin Lauret" w:date="2024-06-06T11:26:00Z">
            <w:rPr/>
          </w:rPrChange>
        </w:rPr>
      </w:pPr>
      <w:r w:rsidRPr="000217F6">
        <w:rPr>
          <w:lang w:val="en-US"/>
        </w:rPr>
        <w:t xml:space="preserve">E. </w:t>
      </w:r>
      <w:proofErr w:type="spellStart"/>
      <w:r w:rsidRPr="000217F6">
        <w:rPr>
          <w:lang w:val="en-US"/>
        </w:rPr>
        <w:t>Bonnaud</w:t>
      </w:r>
      <w:proofErr w:type="spellEnd"/>
      <w:r w:rsidRPr="000217F6">
        <w:rPr>
          <w:lang w:val="en-US"/>
        </w:rPr>
        <w:t xml:space="preserve"> et al. “Feeding Ecology of a Feral Cat Population on a Small Mediterranean Island”. </w:t>
      </w:r>
      <w:r w:rsidRPr="000664D4">
        <w:rPr>
          <w:i/>
          <w:lang w:val="en-US"/>
          <w:rPrChange w:id="890" w:author="Valentin Lauret" w:date="2024-06-06T11:26:00Z">
            <w:rPr>
              <w:i/>
            </w:rPr>
          </w:rPrChange>
        </w:rPr>
        <w:t xml:space="preserve">Journal of Mammalogy </w:t>
      </w:r>
      <w:r w:rsidRPr="000664D4">
        <w:rPr>
          <w:lang w:val="en-US"/>
          <w:rPrChange w:id="891" w:author="Valentin Lauret" w:date="2024-06-06T11:26:00Z">
            <w:rPr/>
          </w:rPrChange>
        </w:rPr>
        <w:t xml:space="preserve">(Aug. 20, 2007). </w:t>
      </w:r>
      <w:proofErr w:type="spellStart"/>
      <w:r w:rsidRPr="000664D4">
        <w:rPr>
          <w:rFonts w:ascii="Calibri" w:eastAsia="Calibri" w:hAnsi="Calibri" w:cs="Calibri"/>
          <w:lang w:val="en-US"/>
          <w:rPrChange w:id="892" w:author="Valentin Lauret" w:date="2024-06-06T11:26:00Z">
            <w:rPr>
              <w:rFonts w:ascii="Calibri" w:eastAsia="Calibri" w:hAnsi="Calibri" w:cs="Calibri"/>
            </w:rPr>
          </w:rPrChange>
        </w:rPr>
        <w:t>doi</w:t>
      </w:r>
      <w:proofErr w:type="spellEnd"/>
      <w:r w:rsidRPr="000664D4">
        <w:rPr>
          <w:lang w:val="en-US"/>
          <w:rPrChange w:id="893" w:author="Valentin Lauret" w:date="2024-06-06T11:26:00Z">
            <w:rPr/>
          </w:rPrChange>
        </w:rPr>
        <w:t xml:space="preserve">: </w:t>
      </w:r>
      <w:r w:rsidR="00EA40AA">
        <w:fldChar w:fldCharType="begin"/>
      </w:r>
      <w:r w:rsidR="00EA40AA" w:rsidRPr="000664D4">
        <w:rPr>
          <w:lang w:val="en-US"/>
          <w:rPrChange w:id="894" w:author="Valentin Lauret" w:date="2024-06-06T11:26:00Z">
            <w:rPr/>
          </w:rPrChange>
        </w:rPr>
        <w:instrText xml:space="preserve"> HYPERLINK "https://doi.org/10.1644/06-MAMM-A-031R2.1" \h </w:instrText>
      </w:r>
      <w:r w:rsidR="00EA40AA">
        <w:fldChar w:fldCharType="separate"/>
      </w:r>
      <w:r w:rsidRPr="000664D4">
        <w:rPr>
          <w:rFonts w:ascii="Calibri" w:eastAsia="Calibri" w:hAnsi="Calibri" w:cs="Calibri"/>
          <w:color w:val="0000FF"/>
          <w:lang w:val="en-US"/>
          <w:rPrChange w:id="895" w:author="Valentin Lauret" w:date="2024-06-06T11:26:00Z">
            <w:rPr>
              <w:rFonts w:ascii="Calibri" w:eastAsia="Calibri" w:hAnsi="Calibri" w:cs="Calibri"/>
              <w:color w:val="0000FF"/>
            </w:rPr>
          </w:rPrChange>
        </w:rPr>
        <w:t>10.1644/06-MAMM-A-</w:t>
      </w:r>
      <w:r w:rsidR="00EA40AA">
        <w:rPr>
          <w:rFonts w:ascii="Calibri" w:eastAsia="Calibri" w:hAnsi="Calibri" w:cs="Calibri"/>
          <w:color w:val="0000FF"/>
        </w:rPr>
        <w:fldChar w:fldCharType="end"/>
      </w:r>
    </w:p>
    <w:p w14:paraId="0DE992C3" w14:textId="77777777" w:rsidR="00250898" w:rsidRDefault="00117E56">
      <w:pPr>
        <w:spacing w:after="197" w:line="259" w:lineRule="auto"/>
        <w:ind w:left="738" w:hanging="10"/>
        <w:jc w:val="left"/>
      </w:pPr>
      <w:hyperlink r:id="rId46">
        <w:r w:rsidR="00FD0452">
          <w:rPr>
            <w:rFonts w:ascii="Calibri" w:eastAsia="Calibri" w:hAnsi="Calibri" w:cs="Calibri"/>
            <w:color w:val="0000FF"/>
          </w:rPr>
          <w:t>031R2.1</w:t>
        </w:r>
      </w:hyperlink>
      <w:hyperlink r:id="rId47">
        <w:r w:rsidR="00FD0452">
          <w:t>.</w:t>
        </w:r>
      </w:hyperlink>
    </w:p>
    <w:p w14:paraId="54B00659" w14:textId="77777777" w:rsidR="00250898" w:rsidRPr="000664D4" w:rsidRDefault="00FD0452">
      <w:pPr>
        <w:numPr>
          <w:ilvl w:val="0"/>
          <w:numId w:val="3"/>
        </w:numPr>
        <w:spacing w:after="111"/>
        <w:ind w:left="859" w:right="53" w:hanging="715"/>
        <w:rPr>
          <w:lang w:val="en-US"/>
          <w:rPrChange w:id="896" w:author="Valentin Lauret" w:date="2024-06-06T11:26:00Z">
            <w:rPr/>
          </w:rPrChange>
        </w:rPr>
      </w:pPr>
      <w:r w:rsidRPr="000217F6">
        <w:rPr>
          <w:lang w:val="en-US"/>
        </w:rPr>
        <w:t xml:space="preserve">L. Ruffino et al. “Invasive rats and seabirds after 2,000 years of an unwanted coexistence on Mediterranean islands”. </w:t>
      </w:r>
      <w:r w:rsidRPr="000664D4">
        <w:rPr>
          <w:i/>
          <w:lang w:val="en-US"/>
          <w:rPrChange w:id="897" w:author="Valentin Lauret" w:date="2024-06-06T11:26:00Z">
            <w:rPr>
              <w:i/>
            </w:rPr>
          </w:rPrChange>
        </w:rPr>
        <w:t xml:space="preserve">Biological Invasions </w:t>
      </w:r>
      <w:r w:rsidRPr="000664D4">
        <w:rPr>
          <w:lang w:val="en-US"/>
          <w:rPrChange w:id="898" w:author="Valentin Lauret" w:date="2024-06-06T11:26:00Z">
            <w:rPr/>
          </w:rPrChange>
        </w:rPr>
        <w:t xml:space="preserve">(Aug. 1, 2009). </w:t>
      </w:r>
      <w:proofErr w:type="spellStart"/>
      <w:r w:rsidRPr="000664D4">
        <w:rPr>
          <w:rFonts w:ascii="Calibri" w:eastAsia="Calibri" w:hAnsi="Calibri" w:cs="Calibri"/>
          <w:lang w:val="en-US"/>
          <w:rPrChange w:id="899" w:author="Valentin Lauret" w:date="2024-06-06T11:26:00Z">
            <w:rPr>
              <w:rFonts w:ascii="Calibri" w:eastAsia="Calibri" w:hAnsi="Calibri" w:cs="Calibri"/>
            </w:rPr>
          </w:rPrChange>
        </w:rPr>
        <w:t>doi</w:t>
      </w:r>
      <w:proofErr w:type="spellEnd"/>
      <w:r w:rsidRPr="000664D4">
        <w:rPr>
          <w:lang w:val="en-US"/>
          <w:rPrChange w:id="900" w:author="Valentin Lauret" w:date="2024-06-06T11:26:00Z">
            <w:rPr/>
          </w:rPrChange>
        </w:rPr>
        <w:t xml:space="preserve">: </w:t>
      </w:r>
      <w:r w:rsidR="00EA40AA">
        <w:fldChar w:fldCharType="begin"/>
      </w:r>
      <w:r w:rsidR="00EA40AA" w:rsidRPr="000664D4">
        <w:rPr>
          <w:lang w:val="en-US"/>
          <w:rPrChange w:id="901"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902" w:author="Valentin Lauret" w:date="2024-06-06T11:26:00Z">
            <w:rPr>
              <w:rFonts w:ascii="Calibri" w:eastAsia="Calibri" w:hAnsi="Calibri" w:cs="Calibri"/>
              <w:color w:val="0000FF"/>
            </w:rPr>
          </w:rPrChange>
        </w:rPr>
        <w:t xml:space="preserve">10.1007/ </w:t>
      </w:r>
      <w:r w:rsidR="00EA40AA">
        <w:rPr>
          <w:rFonts w:ascii="Calibri" w:eastAsia="Calibri" w:hAnsi="Calibri" w:cs="Calibri"/>
          <w:color w:val="0000FF"/>
        </w:rPr>
        <w:fldChar w:fldCharType="end"/>
      </w:r>
      <w:r w:rsidR="00EA40AA">
        <w:fldChar w:fldCharType="begin"/>
      </w:r>
      <w:r w:rsidR="00EA40AA" w:rsidRPr="000664D4">
        <w:rPr>
          <w:lang w:val="en-US"/>
          <w:rPrChange w:id="903" w:author="Valentin Lauret" w:date="2024-06-06T11:26:00Z">
            <w:rPr/>
          </w:rPrChange>
        </w:rPr>
        <w:instrText xml:space="preserve"> HYPERLINK "https://doi.org/10.1007/s10530-008-9394-z" \h </w:instrText>
      </w:r>
      <w:r w:rsidR="00EA40AA">
        <w:fldChar w:fldCharType="separate"/>
      </w:r>
      <w:r w:rsidRPr="000664D4">
        <w:rPr>
          <w:rFonts w:ascii="Calibri" w:eastAsia="Calibri" w:hAnsi="Calibri" w:cs="Calibri"/>
          <w:color w:val="0000FF"/>
          <w:lang w:val="en-US"/>
          <w:rPrChange w:id="904" w:author="Valentin Lauret" w:date="2024-06-06T11:26:00Z">
            <w:rPr>
              <w:rFonts w:ascii="Calibri" w:eastAsia="Calibri" w:hAnsi="Calibri" w:cs="Calibri"/>
              <w:color w:val="0000FF"/>
            </w:rPr>
          </w:rPrChange>
        </w:rPr>
        <w:t>s10530-008-9394-z</w:t>
      </w:r>
      <w:r w:rsidR="00EA40AA">
        <w:rPr>
          <w:rFonts w:ascii="Calibri" w:eastAsia="Calibri" w:hAnsi="Calibri" w:cs="Calibri"/>
          <w:color w:val="0000FF"/>
        </w:rPr>
        <w:fldChar w:fldCharType="end"/>
      </w:r>
      <w:r w:rsidR="00EA40AA">
        <w:fldChar w:fldCharType="begin"/>
      </w:r>
      <w:r w:rsidR="00EA40AA" w:rsidRPr="000664D4">
        <w:rPr>
          <w:lang w:val="en-US"/>
          <w:rPrChange w:id="905" w:author="Valentin Lauret" w:date="2024-06-06T11:26:00Z">
            <w:rPr/>
          </w:rPrChange>
        </w:rPr>
        <w:instrText xml:space="preserve"> HYPERLINK "https://doi.org/10.1007/s10530-008-9394-z" \h </w:instrText>
      </w:r>
      <w:r w:rsidR="00EA40AA">
        <w:fldChar w:fldCharType="separate"/>
      </w:r>
      <w:r w:rsidRPr="000664D4">
        <w:rPr>
          <w:lang w:val="en-US"/>
          <w:rPrChange w:id="906" w:author="Valentin Lauret" w:date="2024-06-06T11:26:00Z">
            <w:rPr/>
          </w:rPrChange>
        </w:rPr>
        <w:t>.</w:t>
      </w:r>
      <w:r w:rsidR="00EA40AA">
        <w:fldChar w:fldCharType="end"/>
      </w:r>
    </w:p>
    <w:p w14:paraId="7FF0776B" w14:textId="77777777" w:rsidR="00250898" w:rsidRDefault="00FD0452">
      <w:pPr>
        <w:numPr>
          <w:ilvl w:val="0"/>
          <w:numId w:val="3"/>
        </w:numPr>
        <w:spacing w:after="123"/>
        <w:ind w:left="859" w:right="53" w:hanging="715"/>
      </w:pPr>
      <w:r w:rsidRPr="000217F6">
        <w:rPr>
          <w:lang w:val="en-US"/>
        </w:rPr>
        <w:lastRenderedPageBreak/>
        <w:t xml:space="preserve">K. Laneri et al. “Trawling regime influences longline seabird bycatch in the Mediterranean: new insights from a small-scale fishery”.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(2010).</w:t>
      </w:r>
    </w:p>
    <w:p w14:paraId="47224413" w14:textId="77777777" w:rsidR="00250898" w:rsidRDefault="00FD0452">
      <w:pPr>
        <w:numPr>
          <w:ilvl w:val="0"/>
          <w:numId w:val="3"/>
        </w:numPr>
        <w:spacing w:after="116"/>
        <w:ind w:left="859" w:right="53" w:hanging="715"/>
      </w:pPr>
      <w:r>
        <w:t xml:space="preserve">Philippe M. </w:t>
      </w:r>
      <w:proofErr w:type="spellStart"/>
      <w:r>
        <w:t>Cury</w:t>
      </w:r>
      <w:proofErr w:type="spellEnd"/>
      <w:r>
        <w:t xml:space="preserve"> et al. </w:t>
      </w:r>
      <w:r w:rsidRPr="000217F6">
        <w:rPr>
          <w:lang w:val="en-US"/>
        </w:rPr>
        <w:t xml:space="preserve">“Global Seabird Response to Forage Fish Depletion—One-Third for the Birds”. </w:t>
      </w:r>
      <w:r>
        <w:rPr>
          <w:i/>
        </w:rPr>
        <w:t xml:space="preserve">Science </w:t>
      </w:r>
      <w:r>
        <w:t>(</w:t>
      </w:r>
      <w:proofErr w:type="spellStart"/>
      <w:r>
        <w:t>Dec</w:t>
      </w:r>
      <w:proofErr w:type="spellEnd"/>
      <w:r>
        <w:t xml:space="preserve">. 23, 2011). </w:t>
      </w:r>
      <w:proofErr w:type="spellStart"/>
      <w:proofErr w:type="gramStart"/>
      <w:r>
        <w:rPr>
          <w:rFonts w:ascii="Calibri" w:eastAsia="Calibri" w:hAnsi="Calibri" w:cs="Calibri"/>
        </w:rPr>
        <w:t>doi</w:t>
      </w:r>
      <w:proofErr w:type="spellEnd"/>
      <w:r>
        <w:t>:</w:t>
      </w:r>
      <w:proofErr w:type="gramEnd"/>
      <w:r>
        <w:t xml:space="preserve"> </w:t>
      </w:r>
      <w:hyperlink r:id="rId48">
        <w:r>
          <w:rPr>
            <w:rFonts w:ascii="Calibri" w:eastAsia="Calibri" w:hAnsi="Calibri" w:cs="Calibri"/>
            <w:color w:val="0000FF"/>
          </w:rPr>
          <w:t>10.1126/science.1212928</w:t>
        </w:r>
      </w:hyperlink>
      <w:hyperlink r:id="rId49">
        <w:r>
          <w:t>.</w:t>
        </w:r>
      </w:hyperlink>
    </w:p>
    <w:p w14:paraId="089A5EA7" w14:textId="77777777" w:rsidR="00250898" w:rsidRPr="000664D4" w:rsidRDefault="00FD0452">
      <w:pPr>
        <w:numPr>
          <w:ilvl w:val="0"/>
          <w:numId w:val="3"/>
        </w:numPr>
        <w:spacing w:after="116" w:line="330" w:lineRule="auto"/>
        <w:ind w:left="859" w:right="53" w:hanging="715"/>
        <w:rPr>
          <w:lang w:val="en-US"/>
          <w:rPrChange w:id="907" w:author="Valentin Lauret" w:date="2024-06-06T11:26:00Z">
            <w:rPr/>
          </w:rPrChange>
        </w:rPr>
      </w:pPr>
      <w:r w:rsidRPr="000217F6">
        <w:rPr>
          <w:lang w:val="en-US"/>
        </w:rPr>
        <w:t xml:space="preserve">Carolina </w:t>
      </w:r>
      <w:proofErr w:type="spellStart"/>
      <w:r w:rsidRPr="000217F6">
        <w:rPr>
          <w:lang w:val="en-US"/>
        </w:rPr>
        <w:t>Sanpera</w:t>
      </w:r>
      <w:proofErr w:type="spellEnd"/>
      <w:r w:rsidRPr="000217F6">
        <w:rPr>
          <w:lang w:val="en-US"/>
        </w:rPr>
        <w:t xml:space="preserve"> et al. “</w:t>
      </w:r>
      <w:proofErr w:type="spellStart"/>
      <w:r w:rsidRPr="000217F6">
        <w:rPr>
          <w:lang w:val="en-US"/>
        </w:rPr>
        <w:t>Audouin’s</w:t>
      </w:r>
      <w:proofErr w:type="spellEnd"/>
      <w:r w:rsidRPr="000217F6">
        <w:rPr>
          <w:lang w:val="en-US"/>
        </w:rPr>
        <w:t xml:space="preserve"> gull chicks as bioindicators of mercury pollution at different breeding locations in the western Mediterranean”. </w:t>
      </w:r>
      <w:r w:rsidRPr="000664D4">
        <w:rPr>
          <w:i/>
          <w:lang w:val="en-US"/>
          <w:rPrChange w:id="908" w:author="Valentin Lauret" w:date="2024-06-06T11:26:00Z">
            <w:rPr>
              <w:i/>
            </w:rPr>
          </w:rPrChange>
        </w:rPr>
        <w:t xml:space="preserve">Marine Pollution Bulletin </w:t>
      </w:r>
      <w:r w:rsidRPr="000664D4">
        <w:rPr>
          <w:lang w:val="en-US"/>
          <w:rPrChange w:id="909" w:author="Valentin Lauret" w:date="2024-06-06T11:26:00Z">
            <w:rPr/>
          </w:rPrChange>
        </w:rPr>
        <w:t xml:space="preserve">(June 1, 2007). </w:t>
      </w:r>
      <w:proofErr w:type="spellStart"/>
      <w:r w:rsidRPr="000664D4">
        <w:rPr>
          <w:rFonts w:ascii="Calibri" w:eastAsia="Calibri" w:hAnsi="Calibri" w:cs="Calibri"/>
          <w:lang w:val="en-US"/>
          <w:rPrChange w:id="910" w:author="Valentin Lauret" w:date="2024-06-06T11:26:00Z">
            <w:rPr>
              <w:rFonts w:ascii="Calibri" w:eastAsia="Calibri" w:hAnsi="Calibri" w:cs="Calibri"/>
            </w:rPr>
          </w:rPrChange>
        </w:rPr>
        <w:t>doi</w:t>
      </w:r>
      <w:proofErr w:type="spellEnd"/>
      <w:r w:rsidRPr="000664D4">
        <w:rPr>
          <w:lang w:val="en-US"/>
          <w:rPrChange w:id="911" w:author="Valentin Lauret" w:date="2024-06-06T11:26:00Z">
            <w:rPr/>
          </w:rPrChange>
        </w:rPr>
        <w:t xml:space="preserve">: </w:t>
      </w:r>
      <w:r w:rsidR="00EA40AA">
        <w:fldChar w:fldCharType="begin"/>
      </w:r>
      <w:r w:rsidR="00EA40AA" w:rsidRPr="000664D4">
        <w:rPr>
          <w:lang w:val="en-US"/>
          <w:rPrChange w:id="912" w:author="Valentin Lauret" w:date="2024-06-06T11:26:00Z">
            <w:rPr/>
          </w:rPrChange>
        </w:rPr>
        <w:instrText xml:space="preserve"> HYPERLINK "https://doi.org/10.1016/j.marpolbul.2007.01.016" \h </w:instrText>
      </w:r>
      <w:r w:rsidR="00EA40AA">
        <w:fldChar w:fldCharType="separate"/>
      </w:r>
      <w:r w:rsidRPr="000664D4">
        <w:rPr>
          <w:rFonts w:ascii="Calibri" w:eastAsia="Calibri" w:hAnsi="Calibri" w:cs="Calibri"/>
          <w:color w:val="0000FF"/>
          <w:lang w:val="en-US"/>
          <w:rPrChange w:id="913" w:author="Valentin Lauret" w:date="2024-06-06T11:26:00Z">
            <w:rPr>
              <w:rFonts w:ascii="Calibri" w:eastAsia="Calibri" w:hAnsi="Calibri" w:cs="Calibri"/>
              <w:color w:val="0000FF"/>
            </w:rPr>
          </w:rPrChange>
        </w:rPr>
        <w:t>10.1016/j.marpolbul.2007.01.016</w:t>
      </w:r>
      <w:r w:rsidR="00EA40AA">
        <w:rPr>
          <w:rFonts w:ascii="Calibri" w:eastAsia="Calibri" w:hAnsi="Calibri" w:cs="Calibri"/>
          <w:color w:val="0000FF"/>
        </w:rPr>
        <w:fldChar w:fldCharType="end"/>
      </w:r>
      <w:r w:rsidR="00EA40AA">
        <w:fldChar w:fldCharType="begin"/>
      </w:r>
      <w:r w:rsidR="00EA40AA" w:rsidRPr="000664D4">
        <w:rPr>
          <w:lang w:val="en-US"/>
          <w:rPrChange w:id="914" w:author="Valentin Lauret" w:date="2024-06-06T11:26:00Z">
            <w:rPr/>
          </w:rPrChange>
        </w:rPr>
        <w:instrText xml:space="preserve"> HYPERLINK "https://doi.org/10.1016/j.marpolbul.2007.01.016" \h </w:instrText>
      </w:r>
      <w:r w:rsidR="00EA40AA">
        <w:fldChar w:fldCharType="separate"/>
      </w:r>
      <w:r w:rsidRPr="000664D4">
        <w:rPr>
          <w:lang w:val="en-US"/>
          <w:rPrChange w:id="915" w:author="Valentin Lauret" w:date="2024-06-06T11:26:00Z">
            <w:rPr/>
          </w:rPrChange>
        </w:rPr>
        <w:t>.</w:t>
      </w:r>
      <w:r w:rsidR="00EA40AA">
        <w:fldChar w:fldCharType="end"/>
      </w:r>
    </w:p>
    <w:p w14:paraId="252DE6AA" w14:textId="77777777" w:rsidR="00250898" w:rsidRDefault="00FD0452">
      <w:pPr>
        <w:numPr>
          <w:ilvl w:val="0"/>
          <w:numId w:val="3"/>
        </w:numPr>
        <w:spacing w:after="117"/>
        <w:ind w:left="859" w:right="53" w:hanging="715"/>
      </w:pPr>
      <w:r>
        <w:t xml:space="preserve">Marina </w:t>
      </w:r>
      <w:proofErr w:type="spellStart"/>
      <w:r>
        <w:t>Codina-Garc´ıa</w:t>
      </w:r>
      <w:proofErr w:type="spellEnd"/>
      <w:r>
        <w:t xml:space="preserve"> et al. </w:t>
      </w:r>
      <w:r w:rsidRPr="000217F6">
        <w:rPr>
          <w:lang w:val="en-US"/>
        </w:rPr>
        <w:t xml:space="preserve">“Plastic debris in Mediterranean seabirds”. </w:t>
      </w:r>
      <w:r>
        <w:rPr>
          <w:i/>
        </w:rPr>
        <w:t xml:space="preserve">Marine Pollution Bulletin </w:t>
      </w:r>
      <w:r>
        <w:t>(</w:t>
      </w:r>
      <w:proofErr w:type="spellStart"/>
      <w:r>
        <w:t>Dec</w:t>
      </w:r>
      <w:proofErr w:type="spellEnd"/>
      <w:r>
        <w:t xml:space="preserve">. 15, 2013). </w:t>
      </w:r>
      <w:proofErr w:type="spellStart"/>
      <w:proofErr w:type="gramStart"/>
      <w:r>
        <w:rPr>
          <w:rFonts w:ascii="Calibri" w:eastAsia="Calibri" w:hAnsi="Calibri" w:cs="Calibri"/>
        </w:rPr>
        <w:t>doi</w:t>
      </w:r>
      <w:proofErr w:type="spellEnd"/>
      <w:r>
        <w:t>:</w:t>
      </w:r>
      <w:proofErr w:type="gramEnd"/>
      <w:r>
        <w:t xml:space="preserve"> </w:t>
      </w:r>
      <w:hyperlink r:id="rId50">
        <w:r>
          <w:rPr>
            <w:rFonts w:ascii="Calibri" w:eastAsia="Calibri" w:hAnsi="Calibri" w:cs="Calibri"/>
            <w:color w:val="0000FF"/>
          </w:rPr>
          <w:t>10.1016/j.marpolbul.2013.10.002</w:t>
        </w:r>
      </w:hyperlink>
      <w:hyperlink r:id="rId51">
        <w:r>
          <w:t>.</w:t>
        </w:r>
      </w:hyperlink>
    </w:p>
    <w:p w14:paraId="6CF6D1DC" w14:textId="77777777" w:rsidR="00250898" w:rsidRDefault="00FD0452">
      <w:pPr>
        <w:numPr>
          <w:ilvl w:val="0"/>
          <w:numId w:val="3"/>
        </w:numPr>
        <w:spacing w:after="31"/>
        <w:ind w:left="859" w:right="53" w:hanging="715"/>
      </w:pPr>
      <w:r w:rsidRPr="000217F6">
        <w:rPr>
          <w:lang w:val="en-US"/>
        </w:rPr>
        <w:t xml:space="preserve">Chris Wilcox, Erik Van </w:t>
      </w:r>
      <w:proofErr w:type="spellStart"/>
      <w:r w:rsidRPr="000217F6">
        <w:rPr>
          <w:lang w:val="en-US"/>
        </w:rPr>
        <w:t>Sebille</w:t>
      </w:r>
      <w:proofErr w:type="spellEnd"/>
      <w:r w:rsidRPr="000217F6">
        <w:rPr>
          <w:lang w:val="en-US"/>
        </w:rPr>
        <w:t xml:space="preserve">, and Britta Denise Hardesty. “Threat of plastic pollution to seabirds is global, pervasive, and increasing”. </w:t>
      </w:r>
      <w:proofErr w:type="spellStart"/>
      <w:r>
        <w:rPr>
          <w:i/>
        </w:rPr>
        <w:t>Proceedings</w:t>
      </w:r>
      <w:proofErr w:type="spellEnd"/>
      <w:r>
        <w:rPr>
          <w:i/>
        </w:rPr>
        <w:t xml:space="preserve"> of the National </w:t>
      </w:r>
      <w:proofErr w:type="spellStart"/>
      <w:r>
        <w:rPr>
          <w:i/>
        </w:rPr>
        <w:t>Academy</w:t>
      </w:r>
      <w:proofErr w:type="spellEnd"/>
    </w:p>
    <w:p w14:paraId="53DDD769" w14:textId="77777777" w:rsidR="00250898" w:rsidRDefault="00FD0452">
      <w:pPr>
        <w:spacing w:after="197" w:line="259" w:lineRule="auto"/>
        <w:ind w:left="738" w:hanging="10"/>
        <w:jc w:val="left"/>
      </w:pPr>
      <w:proofErr w:type="gramStart"/>
      <w:r>
        <w:rPr>
          <w:i/>
        </w:rPr>
        <w:t>of</w:t>
      </w:r>
      <w:proofErr w:type="gramEnd"/>
      <w:r>
        <w:rPr>
          <w:i/>
        </w:rPr>
        <w:t xml:space="preserve"> Sciences </w:t>
      </w:r>
      <w:r>
        <w:t xml:space="preserve">(Sept. 22, 2015). </w:t>
      </w:r>
      <w:proofErr w:type="spellStart"/>
      <w:proofErr w:type="gramStart"/>
      <w:r>
        <w:rPr>
          <w:rFonts w:ascii="Calibri" w:eastAsia="Calibri" w:hAnsi="Calibri" w:cs="Calibri"/>
        </w:rPr>
        <w:t>doi</w:t>
      </w:r>
      <w:proofErr w:type="spellEnd"/>
      <w:r>
        <w:t>:</w:t>
      </w:r>
      <w:proofErr w:type="gramEnd"/>
      <w:r>
        <w:t xml:space="preserve"> </w:t>
      </w:r>
      <w:hyperlink r:id="rId52">
        <w:r>
          <w:rPr>
            <w:rFonts w:ascii="Calibri" w:eastAsia="Calibri" w:hAnsi="Calibri" w:cs="Calibri"/>
            <w:color w:val="0000FF"/>
          </w:rPr>
          <w:t>10.1073/pnas.1502108112</w:t>
        </w:r>
      </w:hyperlink>
      <w:hyperlink r:id="rId53">
        <w:r>
          <w:t>.</w:t>
        </w:r>
      </w:hyperlink>
    </w:p>
    <w:p w14:paraId="009DC5F8" w14:textId="77777777" w:rsidR="00250898" w:rsidRDefault="00FD0452">
      <w:pPr>
        <w:numPr>
          <w:ilvl w:val="0"/>
          <w:numId w:val="3"/>
        </w:numPr>
        <w:spacing w:after="118"/>
        <w:ind w:left="859" w:right="53" w:hanging="715"/>
      </w:pPr>
      <w:r w:rsidRPr="000217F6">
        <w:rPr>
          <w:lang w:val="en-US"/>
        </w:rPr>
        <w:t xml:space="preserve">Stefan </w:t>
      </w:r>
      <w:proofErr w:type="spellStart"/>
      <w:r w:rsidRPr="000217F6">
        <w:rPr>
          <w:lang w:val="en-US"/>
        </w:rPr>
        <w:t>Garthe</w:t>
      </w:r>
      <w:proofErr w:type="spellEnd"/>
      <w:r w:rsidRPr="000217F6">
        <w:rPr>
          <w:lang w:val="en-US"/>
        </w:rPr>
        <w:t xml:space="preserve"> and </w:t>
      </w:r>
      <w:proofErr w:type="spellStart"/>
      <w:r w:rsidRPr="000217F6">
        <w:rPr>
          <w:lang w:val="en-US"/>
        </w:rPr>
        <w:t>Ommo</w:t>
      </w:r>
      <w:proofErr w:type="spellEnd"/>
      <w:r w:rsidRPr="000217F6">
        <w:rPr>
          <w:lang w:val="en-US"/>
        </w:rPr>
        <w:t xml:space="preserve"> </w:t>
      </w:r>
      <w:proofErr w:type="spellStart"/>
      <w:r w:rsidRPr="000217F6">
        <w:rPr>
          <w:lang w:val="en-US"/>
        </w:rPr>
        <w:t>Hu¨ppop</w:t>
      </w:r>
      <w:proofErr w:type="spellEnd"/>
      <w:r w:rsidRPr="000217F6">
        <w:rPr>
          <w:lang w:val="en-US"/>
        </w:rPr>
        <w:t xml:space="preserve">. “Scaling possible adverse effects of marine wind farms on seabirds: developing and applying a vulnerability index”. </w:t>
      </w:r>
      <w:r>
        <w:rPr>
          <w:i/>
        </w:rPr>
        <w:t xml:space="preserve">Journal of </w:t>
      </w:r>
      <w:proofErr w:type="spellStart"/>
      <w:r>
        <w:rPr>
          <w:i/>
        </w:rPr>
        <w:t>Applied</w:t>
      </w:r>
      <w:proofErr w:type="spellEnd"/>
      <w:r>
        <w:rPr>
          <w:i/>
        </w:rPr>
        <w:t xml:space="preserve"> </w:t>
      </w:r>
      <w:proofErr w:type="spellStart"/>
      <w:r>
        <w:rPr>
          <w:i/>
        </w:rPr>
        <w:t>Ecology</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54">
        <w:r>
          <w:rPr>
            <w:rFonts w:ascii="Calibri" w:eastAsia="Calibri" w:hAnsi="Calibri" w:cs="Calibri"/>
            <w:color w:val="0000FF"/>
          </w:rPr>
          <w:t>10.1111/j.0021-8901.2004.00918.x</w:t>
        </w:r>
      </w:hyperlink>
      <w:hyperlink r:id="rId55">
        <w:r>
          <w:t>.</w:t>
        </w:r>
      </w:hyperlink>
    </w:p>
    <w:p w14:paraId="3FC06102" w14:textId="77777777" w:rsidR="00250898" w:rsidRDefault="00FD0452">
      <w:pPr>
        <w:numPr>
          <w:ilvl w:val="0"/>
          <w:numId w:val="3"/>
        </w:numPr>
        <w:spacing w:after="123" w:line="324" w:lineRule="auto"/>
        <w:ind w:left="859" w:right="53" w:hanging="715"/>
      </w:pPr>
      <w:proofErr w:type="spellStart"/>
      <w:r>
        <w:t>Minist`ere</w:t>
      </w:r>
      <w:proofErr w:type="spellEnd"/>
      <w:r>
        <w:t xml:space="preserve"> de la transition ´</w:t>
      </w:r>
      <w:proofErr w:type="spellStart"/>
      <w:r>
        <w:t>ecologique</w:t>
      </w:r>
      <w:proofErr w:type="spellEnd"/>
      <w:r>
        <w:t xml:space="preserve">. </w:t>
      </w:r>
      <w:r>
        <w:rPr>
          <w:i/>
        </w:rPr>
        <w:t>Projets de parcs ´</w:t>
      </w:r>
      <w:proofErr w:type="spellStart"/>
      <w:r>
        <w:rPr>
          <w:i/>
        </w:rPr>
        <w:t>eoliens</w:t>
      </w:r>
      <w:proofErr w:type="spellEnd"/>
      <w:r>
        <w:rPr>
          <w:i/>
        </w:rPr>
        <w:t xml:space="preserve"> flottants et de leurs raccordements en Mer M´</w:t>
      </w:r>
      <w:proofErr w:type="spellStart"/>
      <w:r>
        <w:rPr>
          <w:i/>
        </w:rPr>
        <w:t>editerran´ee</w:t>
      </w:r>
      <w:proofErr w:type="spellEnd"/>
      <w:r>
        <w:rPr>
          <w:i/>
        </w:rPr>
        <w:t xml:space="preserve">. </w:t>
      </w:r>
      <w:proofErr w:type="spellStart"/>
      <w:r>
        <w:rPr>
          <w:i/>
        </w:rPr>
        <w:t>Synth`ese</w:t>
      </w:r>
      <w:proofErr w:type="spellEnd"/>
      <w:r>
        <w:rPr>
          <w:i/>
        </w:rPr>
        <w:t xml:space="preserve"> du dossier de saisine de la Commission nationale du d´</w:t>
      </w:r>
      <w:proofErr w:type="spellStart"/>
      <w:r>
        <w:rPr>
          <w:i/>
        </w:rPr>
        <w:t>ebat</w:t>
      </w:r>
      <w:proofErr w:type="spellEnd"/>
      <w:r>
        <w:rPr>
          <w:i/>
        </w:rPr>
        <w:t xml:space="preserve"> public</w:t>
      </w:r>
      <w:r>
        <w:t>. 2020.</w:t>
      </w:r>
    </w:p>
    <w:p w14:paraId="5256601F" w14:textId="77777777" w:rsidR="00250898" w:rsidRDefault="00FD0452">
      <w:pPr>
        <w:numPr>
          <w:ilvl w:val="0"/>
          <w:numId w:val="3"/>
        </w:numPr>
        <w:spacing w:after="211" w:line="259" w:lineRule="auto"/>
        <w:ind w:left="859" w:right="53" w:hanging="715"/>
      </w:pPr>
      <w:r>
        <w:rPr>
          <w:i/>
        </w:rPr>
        <w:t>Paris agreement</w:t>
      </w:r>
      <w:r>
        <w:t xml:space="preserve">. </w:t>
      </w:r>
      <w:proofErr w:type="spellStart"/>
      <w:r>
        <w:t>Dec</w:t>
      </w:r>
      <w:proofErr w:type="spellEnd"/>
      <w:r>
        <w:t>. 12, 2015.</w:t>
      </w:r>
    </w:p>
    <w:p w14:paraId="56B254C2" w14:textId="77777777" w:rsidR="00250898" w:rsidRPr="000217F6" w:rsidRDefault="00FD0452">
      <w:pPr>
        <w:numPr>
          <w:ilvl w:val="0"/>
          <w:numId w:val="3"/>
        </w:numPr>
        <w:spacing w:after="114"/>
        <w:ind w:left="859" w:right="53" w:hanging="715"/>
        <w:rPr>
          <w:lang w:val="en-US"/>
        </w:rPr>
      </w:pPr>
      <w:r w:rsidRPr="000217F6">
        <w:rPr>
          <w:lang w:val="en-US"/>
        </w:rPr>
        <w:t xml:space="preserve">Sue King. “Seabird collision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9.” Pelagic Publishing, Exeter, UK, Sept. 5, 2019. </w:t>
      </w:r>
      <w:proofErr w:type="spellStart"/>
      <w:r w:rsidRPr="000217F6">
        <w:rPr>
          <w:rFonts w:ascii="Calibri" w:eastAsia="Calibri" w:hAnsi="Calibri" w:cs="Calibri"/>
          <w:lang w:val="en-US"/>
        </w:rPr>
        <w:t>isbn</w:t>
      </w:r>
      <w:proofErr w:type="spellEnd"/>
      <w:r w:rsidRPr="000217F6">
        <w:rPr>
          <w:lang w:val="en-US"/>
        </w:rPr>
        <w:t>: 978-1-78427-131-2.</w:t>
      </w:r>
    </w:p>
    <w:p w14:paraId="126A8BF8" w14:textId="77777777" w:rsidR="00250898" w:rsidRPr="000664D4" w:rsidRDefault="00FD0452">
      <w:pPr>
        <w:numPr>
          <w:ilvl w:val="0"/>
          <w:numId w:val="3"/>
        </w:numPr>
        <w:spacing w:after="116" w:line="330" w:lineRule="auto"/>
        <w:ind w:left="859" w:right="53" w:hanging="715"/>
        <w:rPr>
          <w:lang w:val="en-US"/>
        </w:rPr>
      </w:pPr>
      <w:r w:rsidRPr="000217F6">
        <w:rPr>
          <w:lang w:val="en-US"/>
        </w:rPr>
        <w:t xml:space="preserve">Nicolas </w:t>
      </w:r>
      <w:proofErr w:type="spellStart"/>
      <w:r w:rsidRPr="000217F6">
        <w:rPr>
          <w:lang w:val="en-US"/>
        </w:rPr>
        <w:t>Vanermen</w:t>
      </w:r>
      <w:proofErr w:type="spellEnd"/>
      <w:r w:rsidRPr="000217F6">
        <w:rPr>
          <w:lang w:val="en-US"/>
        </w:rPr>
        <w:t xml:space="preserve"> and Eric W.M. </w:t>
      </w:r>
      <w:proofErr w:type="spellStart"/>
      <w:r w:rsidRPr="000217F6">
        <w:rPr>
          <w:lang w:val="en-US"/>
        </w:rPr>
        <w:t>Stienen</w:t>
      </w:r>
      <w:proofErr w:type="spellEnd"/>
      <w:r w:rsidRPr="000217F6">
        <w:rPr>
          <w:lang w:val="en-US"/>
        </w:rPr>
        <w:t xml:space="preserve">. “Seabird displacement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8.”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1C885561" w14:textId="77777777" w:rsidR="00250898" w:rsidRDefault="00FD0452">
      <w:pPr>
        <w:numPr>
          <w:ilvl w:val="0"/>
          <w:numId w:val="3"/>
        </w:numPr>
        <w:spacing w:after="116"/>
        <w:ind w:left="859" w:right="53" w:hanging="715"/>
      </w:pPr>
      <w:r w:rsidRPr="000217F6">
        <w:rPr>
          <w:lang w:val="en-US"/>
        </w:rPr>
        <w:t xml:space="preserve">Robert W. Furness, Helen M. Wade, and Elizabeth A. </w:t>
      </w:r>
      <w:proofErr w:type="spellStart"/>
      <w:r w:rsidRPr="000217F6">
        <w:rPr>
          <w:lang w:val="en-US"/>
        </w:rPr>
        <w:t>Masden</w:t>
      </w:r>
      <w:proofErr w:type="spellEnd"/>
      <w:r w:rsidRPr="000217F6">
        <w:rPr>
          <w:lang w:val="en-US"/>
        </w:rPr>
        <w:t xml:space="preserve">. “Assessing vulnerability of marine bird populations to offshore wind farms”. </w:t>
      </w:r>
      <w:r>
        <w:rPr>
          <w:i/>
        </w:rPr>
        <w:t xml:space="preserve">Journal of </w:t>
      </w:r>
      <w:proofErr w:type="spellStart"/>
      <w:r>
        <w:rPr>
          <w:i/>
        </w:rPr>
        <w:t>Environmental</w:t>
      </w:r>
      <w:proofErr w:type="spellEnd"/>
      <w:r>
        <w:rPr>
          <w:i/>
        </w:rPr>
        <w:t xml:space="preserve"> Management </w:t>
      </w:r>
      <w:r>
        <w:t xml:space="preserve">(Apr. 15, 2013). </w:t>
      </w:r>
      <w:proofErr w:type="spellStart"/>
      <w:proofErr w:type="gramStart"/>
      <w:r>
        <w:rPr>
          <w:rFonts w:ascii="Calibri" w:eastAsia="Calibri" w:hAnsi="Calibri" w:cs="Calibri"/>
        </w:rPr>
        <w:t>doi</w:t>
      </w:r>
      <w:proofErr w:type="spellEnd"/>
      <w:r>
        <w:t>:</w:t>
      </w:r>
      <w:proofErr w:type="gramEnd"/>
      <w:r>
        <w:t xml:space="preserve"> </w:t>
      </w:r>
      <w:hyperlink r:id="rId56">
        <w:r>
          <w:rPr>
            <w:rFonts w:ascii="Calibri" w:eastAsia="Calibri" w:hAnsi="Calibri" w:cs="Calibri"/>
            <w:color w:val="0000FF"/>
          </w:rPr>
          <w:t>10.1016/j.jenvman.2013.01.025</w:t>
        </w:r>
      </w:hyperlink>
      <w:hyperlink r:id="rId57">
        <w:r>
          <w:t>.</w:t>
        </w:r>
      </w:hyperlink>
    </w:p>
    <w:p w14:paraId="35402B21" w14:textId="77777777" w:rsidR="00250898" w:rsidRPr="000664D4" w:rsidRDefault="00FD0452">
      <w:pPr>
        <w:numPr>
          <w:ilvl w:val="0"/>
          <w:numId w:val="3"/>
        </w:numPr>
        <w:spacing w:after="116" w:line="330" w:lineRule="auto"/>
        <w:ind w:left="859" w:right="53" w:hanging="715"/>
        <w:rPr>
          <w:lang w:val="en-US"/>
        </w:rPr>
      </w:pPr>
      <w:proofErr w:type="spellStart"/>
      <w:r w:rsidRPr="000217F6">
        <w:rPr>
          <w:lang w:val="en-US"/>
        </w:rPr>
        <w:t>Go¨ran</w:t>
      </w:r>
      <w:proofErr w:type="spellEnd"/>
      <w:r w:rsidRPr="000217F6">
        <w:rPr>
          <w:lang w:val="en-US"/>
        </w:rPr>
        <w:t xml:space="preserve"> </w:t>
      </w:r>
      <w:proofErr w:type="spellStart"/>
      <w:r w:rsidRPr="000217F6">
        <w:rPr>
          <w:lang w:val="en-US"/>
        </w:rPr>
        <w:t>Brostro¨m</w:t>
      </w:r>
      <w:proofErr w:type="spellEnd"/>
      <w:r w:rsidRPr="000217F6">
        <w:rPr>
          <w:lang w:val="en-US"/>
        </w:rPr>
        <w:t xml:space="preserve"> et al. “Atmosphere and ocean dynamics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3.”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79C35000" w14:textId="77777777" w:rsidR="00250898" w:rsidRPr="000664D4" w:rsidRDefault="00FD0452">
      <w:pPr>
        <w:numPr>
          <w:ilvl w:val="0"/>
          <w:numId w:val="3"/>
        </w:numPr>
        <w:spacing w:after="114"/>
        <w:ind w:left="859" w:right="53" w:hanging="715"/>
        <w:rPr>
          <w:lang w:val="en-US"/>
        </w:rPr>
      </w:pPr>
      <w:r w:rsidRPr="000217F6">
        <w:rPr>
          <w:lang w:val="en-US"/>
        </w:rPr>
        <w:lastRenderedPageBreak/>
        <w:t xml:space="preserve">J. Dannheim et al. “Seabed communities (2019). In: </w:t>
      </w:r>
      <w:proofErr w:type="spellStart"/>
      <w:r w:rsidRPr="000217F6">
        <w:rPr>
          <w:lang w:val="en-US"/>
        </w:rPr>
        <w:t>Perrow</w:t>
      </w:r>
      <w:proofErr w:type="spellEnd"/>
      <w:r w:rsidRPr="000217F6">
        <w:rPr>
          <w:lang w:val="en-US"/>
        </w:rPr>
        <w:t xml:space="preserve">, M.R. (ed.) Wildlife and Wind Farms, Conflicts and Solutions. Vol. 3 Offshore: Potential effects, Chapter: 4.” </w:t>
      </w:r>
      <w:r w:rsidRPr="000664D4">
        <w:rPr>
          <w:lang w:val="en-US"/>
        </w:rPr>
        <w:t xml:space="preserve">Pelagic Publishing, Exeter, UK, Sept. 5, 2019. </w:t>
      </w:r>
      <w:proofErr w:type="spellStart"/>
      <w:r w:rsidRPr="000664D4">
        <w:rPr>
          <w:rFonts w:ascii="Calibri" w:eastAsia="Calibri" w:hAnsi="Calibri" w:cs="Calibri"/>
          <w:lang w:val="en-US"/>
        </w:rPr>
        <w:t>isbn</w:t>
      </w:r>
      <w:proofErr w:type="spellEnd"/>
      <w:r w:rsidRPr="000664D4">
        <w:rPr>
          <w:lang w:val="en-US"/>
        </w:rPr>
        <w:t>: 978-1-78427-131-2.</w:t>
      </w:r>
    </w:p>
    <w:p w14:paraId="54E106FC" w14:textId="77777777" w:rsidR="00250898" w:rsidRDefault="00FD0452">
      <w:pPr>
        <w:numPr>
          <w:ilvl w:val="0"/>
          <w:numId w:val="3"/>
        </w:numPr>
        <w:spacing w:after="116" w:line="330" w:lineRule="auto"/>
        <w:ind w:left="859" w:right="53" w:hanging="715"/>
      </w:pPr>
      <w:r>
        <w:t xml:space="preserve">Delphine A. </w:t>
      </w:r>
      <w:proofErr w:type="spellStart"/>
      <w:r>
        <w:t>Coates</w:t>
      </w:r>
      <w:proofErr w:type="spellEnd"/>
      <w:r>
        <w:t xml:space="preserve"> et al. </w:t>
      </w:r>
      <w:r w:rsidRPr="000217F6">
        <w:rPr>
          <w:lang w:val="en-US"/>
        </w:rPr>
        <w:t xml:space="preserve">“Short-term effects of fishery exclusion in offshore wind farms on macrofaunal communities in the Belgian part of the North Sea”. </w:t>
      </w:r>
      <w:proofErr w:type="spellStart"/>
      <w:r>
        <w:rPr>
          <w:i/>
        </w:rPr>
        <w:t>Fisheries</w:t>
      </w:r>
      <w:proofErr w:type="spellEnd"/>
      <w:r>
        <w:rPr>
          <w:i/>
        </w:rPr>
        <w:t xml:space="preserve"> </w:t>
      </w:r>
      <w:proofErr w:type="spellStart"/>
      <w:r>
        <w:rPr>
          <w:i/>
        </w:rPr>
        <w:t>Research</w:t>
      </w:r>
      <w:proofErr w:type="spellEnd"/>
      <w:r>
        <w:rPr>
          <w:i/>
        </w:rPr>
        <w:t xml:space="preserve"> </w:t>
      </w:r>
      <w:r>
        <w:t xml:space="preserve">(July 1, 2016). </w:t>
      </w:r>
      <w:proofErr w:type="spellStart"/>
      <w:proofErr w:type="gramStart"/>
      <w:r>
        <w:rPr>
          <w:rFonts w:ascii="Calibri" w:eastAsia="Calibri" w:hAnsi="Calibri" w:cs="Calibri"/>
        </w:rPr>
        <w:t>doi</w:t>
      </w:r>
      <w:proofErr w:type="spellEnd"/>
      <w:r>
        <w:t>:</w:t>
      </w:r>
      <w:proofErr w:type="gramEnd"/>
      <w:r>
        <w:t xml:space="preserve"> </w:t>
      </w:r>
      <w:hyperlink r:id="rId58">
        <w:r>
          <w:rPr>
            <w:rFonts w:ascii="Calibri" w:eastAsia="Calibri" w:hAnsi="Calibri" w:cs="Calibri"/>
            <w:color w:val="0000FF"/>
          </w:rPr>
          <w:t>10.1016/j.fishres.2016.02.019</w:t>
        </w:r>
      </w:hyperlink>
      <w:hyperlink r:id="rId59">
        <w:r>
          <w:t>.</w:t>
        </w:r>
      </w:hyperlink>
    </w:p>
    <w:p w14:paraId="57D5DC78" w14:textId="77777777" w:rsidR="00250898" w:rsidRDefault="00FD0452">
      <w:pPr>
        <w:numPr>
          <w:ilvl w:val="0"/>
          <w:numId w:val="3"/>
        </w:numPr>
        <w:spacing w:after="116" w:line="330" w:lineRule="auto"/>
        <w:ind w:left="859" w:right="53" w:hanging="715"/>
      </w:pPr>
      <w:r w:rsidRPr="000217F6">
        <w:rPr>
          <w:lang w:val="en-US"/>
        </w:rPr>
        <w:t xml:space="preserve">Volker </w:t>
      </w:r>
      <w:proofErr w:type="spellStart"/>
      <w:r w:rsidRPr="000217F6">
        <w:rPr>
          <w:lang w:val="en-US"/>
        </w:rPr>
        <w:t>Dierschke</w:t>
      </w:r>
      <w:proofErr w:type="spellEnd"/>
      <w:r w:rsidRPr="000217F6">
        <w:rPr>
          <w:lang w:val="en-US"/>
        </w:rPr>
        <w:t xml:space="preserve">, Robert W. Furness, and Stefan </w:t>
      </w:r>
      <w:proofErr w:type="spellStart"/>
      <w:r w:rsidRPr="000217F6">
        <w:rPr>
          <w:lang w:val="en-US"/>
        </w:rPr>
        <w:t>Garthe</w:t>
      </w:r>
      <w:proofErr w:type="spellEnd"/>
      <w:r w:rsidRPr="000217F6">
        <w:rPr>
          <w:lang w:val="en-US"/>
        </w:rPr>
        <w:t xml:space="preserve">. “Seabirds and offshore wind farms in European waters: Avoidance and attraction”. </w:t>
      </w:r>
      <w:proofErr w:type="spellStart"/>
      <w:r>
        <w:rPr>
          <w:i/>
        </w:rPr>
        <w:t>Biological</w:t>
      </w:r>
      <w:proofErr w:type="spellEnd"/>
      <w:r>
        <w:rPr>
          <w:i/>
        </w:rPr>
        <w:t xml:space="preserve"> Conservation </w:t>
      </w:r>
      <w:r>
        <w:t xml:space="preserve">(Oct. 1, 2016). </w:t>
      </w:r>
      <w:proofErr w:type="spellStart"/>
      <w:proofErr w:type="gramStart"/>
      <w:r>
        <w:rPr>
          <w:rFonts w:ascii="Calibri" w:eastAsia="Calibri" w:hAnsi="Calibri" w:cs="Calibri"/>
        </w:rPr>
        <w:t>doi</w:t>
      </w:r>
      <w:proofErr w:type="spellEnd"/>
      <w:r>
        <w:t>:</w:t>
      </w:r>
      <w:proofErr w:type="gramEnd"/>
      <w:r>
        <w:t xml:space="preserve"> </w:t>
      </w:r>
      <w:hyperlink r:id="rId60">
        <w:r>
          <w:rPr>
            <w:rFonts w:ascii="Calibri" w:eastAsia="Calibri" w:hAnsi="Calibri" w:cs="Calibri"/>
            <w:color w:val="0000FF"/>
          </w:rPr>
          <w:t>10.1016/j.biocon.2016.08.016</w:t>
        </w:r>
      </w:hyperlink>
      <w:hyperlink r:id="rId61">
        <w:r>
          <w:t>.</w:t>
        </w:r>
      </w:hyperlink>
    </w:p>
    <w:p w14:paraId="4277C927" w14:textId="77777777" w:rsidR="00250898" w:rsidRPr="000664D4" w:rsidRDefault="00FD0452">
      <w:pPr>
        <w:numPr>
          <w:ilvl w:val="0"/>
          <w:numId w:val="3"/>
        </w:numPr>
        <w:spacing w:after="111"/>
        <w:ind w:left="859" w:right="53" w:hanging="715"/>
        <w:rPr>
          <w:lang w:val="en-US"/>
          <w:rPrChange w:id="916"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“Seabird avoidance and attraction at an offshore wind farm in the Belgian part of the North Sea”. </w:t>
      </w:r>
      <w:proofErr w:type="spellStart"/>
      <w:r w:rsidRPr="000664D4">
        <w:rPr>
          <w:i/>
          <w:lang w:val="en-US"/>
          <w:rPrChange w:id="917" w:author="Valentin Lauret" w:date="2024-06-06T11:26:00Z">
            <w:rPr>
              <w:i/>
            </w:rPr>
          </w:rPrChange>
        </w:rPr>
        <w:t>Hydrobiologia</w:t>
      </w:r>
      <w:proofErr w:type="spellEnd"/>
      <w:r w:rsidRPr="000664D4">
        <w:rPr>
          <w:i/>
          <w:lang w:val="en-US"/>
          <w:rPrChange w:id="918" w:author="Valentin Lauret" w:date="2024-06-06T11:26:00Z">
            <w:rPr>
              <w:i/>
            </w:rPr>
          </w:rPrChange>
        </w:rPr>
        <w:t xml:space="preserve"> </w:t>
      </w:r>
      <w:r w:rsidRPr="000664D4">
        <w:rPr>
          <w:lang w:val="en-US"/>
          <w:rPrChange w:id="919" w:author="Valentin Lauret" w:date="2024-06-06T11:26:00Z">
            <w:rPr/>
          </w:rPrChange>
        </w:rPr>
        <w:t xml:space="preserve">(Sept. 1, 2015). </w:t>
      </w:r>
      <w:proofErr w:type="spellStart"/>
      <w:r w:rsidRPr="000664D4">
        <w:rPr>
          <w:rFonts w:ascii="Calibri" w:eastAsia="Calibri" w:hAnsi="Calibri" w:cs="Calibri"/>
          <w:lang w:val="en-US"/>
          <w:rPrChange w:id="920" w:author="Valentin Lauret" w:date="2024-06-06T11:26:00Z">
            <w:rPr>
              <w:rFonts w:ascii="Calibri" w:eastAsia="Calibri" w:hAnsi="Calibri" w:cs="Calibri"/>
            </w:rPr>
          </w:rPrChange>
        </w:rPr>
        <w:t>doi</w:t>
      </w:r>
      <w:proofErr w:type="spellEnd"/>
      <w:r w:rsidRPr="000664D4">
        <w:rPr>
          <w:lang w:val="en-US"/>
          <w:rPrChange w:id="921" w:author="Valentin Lauret" w:date="2024-06-06T11:26:00Z">
            <w:rPr/>
          </w:rPrChange>
        </w:rPr>
        <w:t xml:space="preserve">: </w:t>
      </w:r>
      <w:r w:rsidR="00EA40AA">
        <w:fldChar w:fldCharType="begin"/>
      </w:r>
      <w:r w:rsidR="00EA40AA" w:rsidRPr="000664D4">
        <w:rPr>
          <w:lang w:val="en-US"/>
          <w:rPrChange w:id="922"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923" w:author="Valentin Lauret" w:date="2024-06-06T11:26:00Z">
            <w:rPr>
              <w:rFonts w:ascii="Calibri" w:eastAsia="Calibri" w:hAnsi="Calibri" w:cs="Calibri"/>
              <w:color w:val="0000FF"/>
            </w:rPr>
          </w:rPrChange>
        </w:rPr>
        <w:t>10.1007/s10750</w:t>
      </w:r>
      <w:r w:rsidR="00EA40AA">
        <w:rPr>
          <w:rFonts w:ascii="Calibri" w:eastAsia="Calibri" w:hAnsi="Calibri" w:cs="Calibri"/>
          <w:color w:val="0000FF"/>
        </w:rPr>
        <w:fldChar w:fldCharType="end"/>
      </w:r>
      <w:r w:rsidR="00EA40AA">
        <w:fldChar w:fldCharType="begin"/>
      </w:r>
      <w:r w:rsidR="00EA40AA" w:rsidRPr="000664D4">
        <w:rPr>
          <w:lang w:val="en-US"/>
          <w:rPrChange w:id="924" w:author="Valentin Lauret" w:date="2024-06-06T11:26:00Z">
            <w:rPr/>
          </w:rPrChange>
        </w:rPr>
        <w:instrText xml:space="preserve"> HYPERLINK "https://doi.org/10.1007/s10750-014-2088-x" \h </w:instrText>
      </w:r>
      <w:r w:rsidR="00EA40AA">
        <w:fldChar w:fldCharType="separate"/>
      </w:r>
      <w:r w:rsidRPr="000664D4">
        <w:rPr>
          <w:rFonts w:ascii="Calibri" w:eastAsia="Calibri" w:hAnsi="Calibri" w:cs="Calibri"/>
          <w:color w:val="0000FF"/>
          <w:lang w:val="en-US"/>
          <w:rPrChange w:id="925" w:author="Valentin Lauret" w:date="2024-06-06T11:26:00Z">
            <w:rPr>
              <w:rFonts w:ascii="Calibri" w:eastAsia="Calibri" w:hAnsi="Calibri" w:cs="Calibri"/>
              <w:color w:val="0000FF"/>
            </w:rPr>
          </w:rPrChange>
        </w:rPr>
        <w:t>014-2088-x</w:t>
      </w:r>
      <w:r w:rsidR="00EA40AA">
        <w:rPr>
          <w:rFonts w:ascii="Calibri" w:eastAsia="Calibri" w:hAnsi="Calibri" w:cs="Calibri"/>
          <w:color w:val="0000FF"/>
        </w:rPr>
        <w:fldChar w:fldCharType="end"/>
      </w:r>
      <w:r w:rsidR="00EA40AA">
        <w:fldChar w:fldCharType="begin"/>
      </w:r>
      <w:r w:rsidR="00EA40AA" w:rsidRPr="000664D4">
        <w:rPr>
          <w:lang w:val="en-US"/>
          <w:rPrChange w:id="926" w:author="Valentin Lauret" w:date="2024-06-06T11:26:00Z">
            <w:rPr/>
          </w:rPrChange>
        </w:rPr>
        <w:instrText xml:space="preserve"> HYPERLINK "https://doi.org/10.1007/s10750-014-2088-x" \h </w:instrText>
      </w:r>
      <w:r w:rsidR="00EA40AA">
        <w:fldChar w:fldCharType="separate"/>
      </w:r>
      <w:r w:rsidRPr="000664D4">
        <w:rPr>
          <w:lang w:val="en-US"/>
          <w:rPrChange w:id="927" w:author="Valentin Lauret" w:date="2024-06-06T11:26:00Z">
            <w:rPr/>
          </w:rPrChange>
        </w:rPr>
        <w:t>.</w:t>
      </w:r>
      <w:r w:rsidR="00EA40AA">
        <w:fldChar w:fldCharType="end"/>
      </w:r>
    </w:p>
    <w:p w14:paraId="086CA3AE" w14:textId="77777777" w:rsidR="00250898" w:rsidRDefault="00FD0452">
      <w:pPr>
        <w:numPr>
          <w:ilvl w:val="0"/>
          <w:numId w:val="3"/>
        </w:numPr>
        <w:spacing w:after="115"/>
        <w:ind w:left="859" w:right="53" w:hanging="715"/>
      </w:pPr>
      <w:r w:rsidRPr="000217F6">
        <w:rPr>
          <w:lang w:val="en-US"/>
        </w:rPr>
        <w:t xml:space="preserve">Martin R. </w:t>
      </w:r>
      <w:proofErr w:type="spellStart"/>
      <w:r w:rsidRPr="000217F6">
        <w:rPr>
          <w:lang w:val="en-US"/>
        </w:rPr>
        <w:t>Perrow</w:t>
      </w:r>
      <w:proofErr w:type="spellEnd"/>
      <w:r w:rsidRPr="000217F6">
        <w:rPr>
          <w:lang w:val="en-US"/>
        </w:rPr>
        <w:t xml:space="preserve">. “Wildlife and Wind Farms - Conflicts and Solutions, Volume 4. </w:t>
      </w:r>
      <w:proofErr w:type="gramStart"/>
      <w:r>
        <w:t>Offshore:</w:t>
      </w:r>
      <w:proofErr w:type="gramEnd"/>
      <w:r>
        <w:t xml:space="preserve"> Monitoring and Mitigation.” </w:t>
      </w:r>
      <w:proofErr w:type="spellStart"/>
      <w:r>
        <w:t>Pelagic</w:t>
      </w:r>
      <w:proofErr w:type="spellEnd"/>
      <w:r>
        <w:t xml:space="preserve"> </w:t>
      </w:r>
      <w:proofErr w:type="spellStart"/>
      <w:r>
        <w:t>Publishing</w:t>
      </w:r>
      <w:proofErr w:type="spellEnd"/>
      <w:r>
        <w:t>, Exeter, UK, Sept. 5, 2019.</w:t>
      </w:r>
    </w:p>
    <w:p w14:paraId="4ACFFAC4" w14:textId="77777777" w:rsidR="00250898" w:rsidRPr="000217F6" w:rsidRDefault="00FD0452">
      <w:pPr>
        <w:numPr>
          <w:ilvl w:val="0"/>
          <w:numId w:val="3"/>
        </w:numPr>
        <w:spacing w:after="30"/>
        <w:ind w:left="859" w:right="53" w:hanging="715"/>
        <w:rPr>
          <w:lang w:val="en-US"/>
        </w:rPr>
      </w:pPr>
      <w:r w:rsidRPr="000217F6">
        <w:rPr>
          <w:lang w:val="en-US"/>
        </w:rPr>
        <w:t xml:space="preserve">C. Lambert et al. “How does ocean seasonality drive habitat preferences of highly mobile top predators? Part I: The north-western Mediterranean Sea”. </w:t>
      </w:r>
      <w:r w:rsidRPr="000217F6">
        <w:rPr>
          <w:i/>
          <w:lang w:val="en-US"/>
        </w:rPr>
        <w:t>Deep Sea Research Part II:</w:t>
      </w:r>
    </w:p>
    <w:p w14:paraId="27D3FFA8" w14:textId="77777777" w:rsidR="00250898" w:rsidRPr="000217F6" w:rsidRDefault="00FD0452">
      <w:pPr>
        <w:spacing w:after="251" w:line="259" w:lineRule="auto"/>
        <w:ind w:left="706" w:firstLine="0"/>
        <w:rPr>
          <w:lang w:val="en-US"/>
        </w:rPr>
      </w:pPr>
      <w:r w:rsidRPr="000217F6">
        <w:rPr>
          <w:i/>
          <w:lang w:val="en-US"/>
        </w:rPr>
        <w:t xml:space="preserve">Topical Studies in Oceanography </w:t>
      </w:r>
      <w:r w:rsidRPr="000217F6">
        <w:rPr>
          <w:lang w:val="en-US"/>
        </w:rPr>
        <w:t xml:space="preserve">(July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28" w:author="Valentin Lauret" w:date="2024-06-06T11:26:00Z">
            <w:rPr/>
          </w:rPrChange>
        </w:rPr>
        <w:instrText xml:space="preserve"> HYPERLINK "https://doi.org/10.1016/j.dsr2.2016.06.012" \h </w:instrText>
      </w:r>
      <w:r w:rsidR="00EA40AA">
        <w:fldChar w:fldCharType="separate"/>
      </w:r>
      <w:r w:rsidRPr="000217F6">
        <w:rPr>
          <w:rFonts w:ascii="Calibri" w:eastAsia="Calibri" w:hAnsi="Calibri" w:cs="Calibri"/>
          <w:color w:val="0000FF"/>
          <w:lang w:val="en-US"/>
        </w:rPr>
        <w:t>10.1016/j.dsr2.2016.06.012</w:t>
      </w:r>
      <w:r w:rsidR="00EA40AA">
        <w:rPr>
          <w:rFonts w:ascii="Calibri" w:eastAsia="Calibri" w:hAnsi="Calibri" w:cs="Calibri"/>
          <w:color w:val="0000FF"/>
          <w:lang w:val="en-US"/>
        </w:rPr>
        <w:fldChar w:fldCharType="end"/>
      </w:r>
      <w:r w:rsidR="00EA40AA">
        <w:fldChar w:fldCharType="begin"/>
      </w:r>
      <w:r w:rsidR="00EA40AA" w:rsidRPr="000664D4">
        <w:rPr>
          <w:lang w:val="en-US"/>
          <w:rPrChange w:id="929" w:author="Valentin Lauret" w:date="2024-06-06T11:26:00Z">
            <w:rPr/>
          </w:rPrChange>
        </w:rPr>
        <w:instrText xml:space="preserve"> HYPERLINK "https://doi.org/10.1016/j.dsr2.2016.06.012" \h </w:instrText>
      </w:r>
      <w:r w:rsidR="00EA40AA">
        <w:fldChar w:fldCharType="separate"/>
      </w:r>
      <w:r w:rsidRPr="000217F6">
        <w:rPr>
          <w:lang w:val="en-US"/>
        </w:rPr>
        <w:t>.</w:t>
      </w:r>
      <w:r w:rsidR="00EA40AA">
        <w:rPr>
          <w:lang w:val="en-US"/>
        </w:rPr>
        <w:fldChar w:fldCharType="end"/>
      </w:r>
    </w:p>
    <w:p w14:paraId="0B038A54" w14:textId="77777777" w:rsidR="00250898" w:rsidRDefault="00FD0452">
      <w:pPr>
        <w:numPr>
          <w:ilvl w:val="0"/>
          <w:numId w:val="3"/>
        </w:numPr>
        <w:spacing w:after="105" w:line="259" w:lineRule="auto"/>
        <w:ind w:left="859" w:right="53" w:hanging="715"/>
      </w:pPr>
      <w:r>
        <w:t>BOURDEIX Jean-</w:t>
      </w:r>
      <w:proofErr w:type="spellStart"/>
      <w:r>
        <w:t>Herv´e</w:t>
      </w:r>
      <w:proofErr w:type="spellEnd"/>
      <w:r>
        <w:t>. “PELMED - PELAGIQUES MEDITERRANEE” (1985</w:t>
      </w:r>
      <w:proofErr w:type="gramStart"/>
      <w:r>
        <w:t>).´</w:t>
      </w:r>
      <w:proofErr w:type="gramEnd"/>
      <w:r>
        <w:tab/>
      </w:r>
      <w:proofErr w:type="spellStart"/>
      <w:r>
        <w:rPr>
          <w:rFonts w:ascii="Calibri" w:eastAsia="Calibri" w:hAnsi="Calibri" w:cs="Calibri"/>
        </w:rPr>
        <w:t>doi</w:t>
      </w:r>
      <w:proofErr w:type="spellEnd"/>
      <w:r>
        <w:t>:</w:t>
      </w:r>
    </w:p>
    <w:p w14:paraId="21DE7822" w14:textId="77777777" w:rsidR="00250898" w:rsidRDefault="00117E56">
      <w:pPr>
        <w:spacing w:after="197" w:line="259" w:lineRule="auto"/>
        <w:ind w:left="738" w:hanging="10"/>
        <w:jc w:val="left"/>
      </w:pPr>
      <w:hyperlink r:id="rId62">
        <w:r w:rsidR="00FD0452">
          <w:rPr>
            <w:rFonts w:ascii="Calibri" w:eastAsia="Calibri" w:hAnsi="Calibri" w:cs="Calibri"/>
            <w:color w:val="0000FF"/>
          </w:rPr>
          <w:t>10.18142/19</w:t>
        </w:r>
      </w:hyperlink>
      <w:hyperlink r:id="rId63">
        <w:r w:rsidR="00FD0452">
          <w:t>.</w:t>
        </w:r>
      </w:hyperlink>
    </w:p>
    <w:p w14:paraId="6EB36BFE" w14:textId="77777777" w:rsidR="00250898" w:rsidRDefault="00FD0452">
      <w:pPr>
        <w:numPr>
          <w:ilvl w:val="0"/>
          <w:numId w:val="3"/>
        </w:numPr>
        <w:spacing w:after="111"/>
        <w:ind w:left="859" w:right="53" w:hanging="715"/>
      </w:pPr>
      <w:r>
        <w:t xml:space="preserve">Darryl I. </w:t>
      </w:r>
      <w:proofErr w:type="spellStart"/>
      <w:r>
        <w:t>MacKenzie</w:t>
      </w:r>
      <w:proofErr w:type="spellEnd"/>
      <w:r>
        <w:t xml:space="preserve"> et al. </w:t>
      </w:r>
      <w:r w:rsidRPr="000217F6">
        <w:rPr>
          <w:lang w:val="en-US"/>
        </w:rPr>
        <w:t xml:space="preserve">“Estimating Site Occupancy Rates When Detection Probabilities Are Less Than One”. </w:t>
      </w:r>
      <w:proofErr w:type="spellStart"/>
      <w:r>
        <w:rPr>
          <w:i/>
        </w:rPr>
        <w:t>Ecology</w:t>
      </w:r>
      <w:proofErr w:type="spellEnd"/>
      <w:r>
        <w:rPr>
          <w:i/>
        </w:rPr>
        <w:t xml:space="preserve"> </w:t>
      </w:r>
      <w:r>
        <w:t xml:space="preserve">(2002). </w:t>
      </w:r>
      <w:proofErr w:type="spellStart"/>
      <w:r>
        <w:rPr>
          <w:rFonts w:ascii="Calibri" w:eastAsia="Calibri" w:hAnsi="Calibri" w:cs="Calibri"/>
        </w:rPr>
        <w:t>doi</w:t>
      </w:r>
      <w:proofErr w:type="spellEnd"/>
      <w:r>
        <w:t xml:space="preserve">: </w:t>
      </w:r>
      <w:hyperlink r:id="rId64">
        <w:r>
          <w:rPr>
            <w:rFonts w:ascii="Calibri" w:eastAsia="Calibri" w:hAnsi="Calibri" w:cs="Calibri"/>
            <w:color w:val="0000FF"/>
          </w:rPr>
          <w:t xml:space="preserve">10.1890/0012-9658(2002) </w:t>
        </w:r>
      </w:hyperlink>
      <w:hyperlink r:id="rId65">
        <w:r>
          <w:rPr>
            <w:rFonts w:ascii="Calibri" w:eastAsia="Calibri" w:hAnsi="Calibri" w:cs="Calibri"/>
            <w:color w:val="0000FF"/>
          </w:rPr>
          <w:t>083[2248:ESORWD]2.0.CO;2</w:t>
        </w:r>
      </w:hyperlink>
      <w:hyperlink r:id="rId66">
        <w:r>
          <w:t>.</w:t>
        </w:r>
      </w:hyperlink>
    </w:p>
    <w:p w14:paraId="7442DF97" w14:textId="77777777" w:rsidR="00250898" w:rsidRDefault="00FD0452">
      <w:pPr>
        <w:numPr>
          <w:ilvl w:val="0"/>
          <w:numId w:val="3"/>
        </w:numPr>
        <w:ind w:left="859" w:right="53" w:hanging="715"/>
      </w:pPr>
      <w:r w:rsidRPr="000217F6">
        <w:rPr>
          <w:lang w:val="en-US"/>
        </w:rPr>
        <w:t xml:space="preserve">J. Andrew </w:t>
      </w:r>
      <w:proofErr w:type="spellStart"/>
      <w:r w:rsidRPr="000217F6">
        <w:rPr>
          <w:lang w:val="en-US"/>
        </w:rPr>
        <w:t>Royle</w:t>
      </w:r>
      <w:proofErr w:type="spellEnd"/>
      <w:r w:rsidRPr="000217F6">
        <w:rPr>
          <w:lang w:val="en-US"/>
        </w:rPr>
        <w:t xml:space="preserve">. “N-Mixture Models for Estimating Population Size from Spatially Replicated Counts”. </w:t>
      </w:r>
      <w:proofErr w:type="spellStart"/>
      <w:r>
        <w:rPr>
          <w:i/>
        </w:rPr>
        <w:t>Biometrics</w:t>
      </w:r>
      <w:proofErr w:type="spellEnd"/>
      <w:r>
        <w:rPr>
          <w:i/>
        </w:rPr>
        <w:t xml:space="preserve"> </w:t>
      </w:r>
      <w:r>
        <w:t xml:space="preserve">(2004). </w:t>
      </w:r>
      <w:proofErr w:type="spellStart"/>
      <w:proofErr w:type="gramStart"/>
      <w:r>
        <w:rPr>
          <w:rFonts w:ascii="Calibri" w:eastAsia="Calibri" w:hAnsi="Calibri" w:cs="Calibri"/>
        </w:rPr>
        <w:t>doi</w:t>
      </w:r>
      <w:proofErr w:type="spellEnd"/>
      <w:r>
        <w:t>:</w:t>
      </w:r>
      <w:proofErr w:type="gramEnd"/>
      <w:r>
        <w:t xml:space="preserve"> </w:t>
      </w:r>
      <w:hyperlink r:id="rId67">
        <w:r>
          <w:rPr>
            <w:rFonts w:ascii="Calibri" w:eastAsia="Calibri" w:hAnsi="Calibri" w:cs="Calibri"/>
            <w:color w:val="0000FF"/>
          </w:rPr>
          <w:t>10.1111/j.0006-341X.2004.</w:t>
        </w:r>
      </w:hyperlink>
    </w:p>
    <w:p w14:paraId="4488887C" w14:textId="77777777" w:rsidR="00250898" w:rsidRDefault="00117E56">
      <w:pPr>
        <w:spacing w:after="197" w:line="259" w:lineRule="auto"/>
        <w:ind w:left="738" w:hanging="10"/>
        <w:jc w:val="left"/>
      </w:pPr>
      <w:hyperlink r:id="rId68">
        <w:r w:rsidR="00FD0452">
          <w:rPr>
            <w:rFonts w:ascii="Calibri" w:eastAsia="Calibri" w:hAnsi="Calibri" w:cs="Calibri"/>
            <w:color w:val="0000FF"/>
          </w:rPr>
          <w:t>00142.x</w:t>
        </w:r>
      </w:hyperlink>
      <w:hyperlink r:id="rId69">
        <w:r w:rsidR="00FD0452">
          <w:t>.</w:t>
        </w:r>
      </w:hyperlink>
    </w:p>
    <w:p w14:paraId="44E8D4CA" w14:textId="77777777" w:rsidR="00250898" w:rsidRPr="000217F6" w:rsidRDefault="00FD0452">
      <w:pPr>
        <w:numPr>
          <w:ilvl w:val="0"/>
          <w:numId w:val="3"/>
        </w:numPr>
        <w:spacing w:after="82" w:line="259" w:lineRule="auto"/>
        <w:ind w:left="859" w:right="53" w:hanging="715"/>
        <w:rPr>
          <w:lang w:val="en-US"/>
        </w:rPr>
      </w:pPr>
      <w:r w:rsidRPr="000217F6">
        <w:rPr>
          <w:lang w:val="en-US"/>
        </w:rPr>
        <w:t>“Applied Hierarchical Modeling in Ecology: Analysis of Distribution, Abundance and</w:t>
      </w:r>
    </w:p>
    <w:p w14:paraId="333817C2" w14:textId="77777777" w:rsidR="00250898" w:rsidRDefault="00FD0452">
      <w:pPr>
        <w:ind w:left="743" w:right="53" w:firstLine="0"/>
      </w:pPr>
      <w:r w:rsidRPr="000217F6">
        <w:rPr>
          <w:lang w:val="en-US"/>
        </w:rPr>
        <w:t xml:space="preserve">Species Richness in R and BUGS”. Ed. by Marc </w:t>
      </w:r>
      <w:proofErr w:type="spellStart"/>
      <w:r w:rsidRPr="000217F6">
        <w:rPr>
          <w:lang w:val="en-US"/>
        </w:rPr>
        <w:t>K´ery</w:t>
      </w:r>
      <w:proofErr w:type="spellEnd"/>
      <w:r w:rsidRPr="000217F6">
        <w:rPr>
          <w:lang w:val="en-US"/>
        </w:rPr>
        <w:t xml:space="preserve"> and J. Andrew </w:t>
      </w:r>
      <w:proofErr w:type="spellStart"/>
      <w:r w:rsidRPr="000217F6">
        <w:rPr>
          <w:lang w:val="en-US"/>
        </w:rPr>
        <w:t>Royle</w:t>
      </w:r>
      <w:proofErr w:type="spellEnd"/>
      <w:r w:rsidRPr="000217F6">
        <w:rPr>
          <w:lang w:val="en-US"/>
        </w:rPr>
        <w:t xml:space="preserve">. </w:t>
      </w:r>
      <w:r>
        <w:t xml:space="preserve">Academic </w:t>
      </w:r>
      <w:proofErr w:type="spellStart"/>
      <w:r>
        <w:t>Press</w:t>
      </w:r>
      <w:proofErr w:type="spellEnd"/>
      <w:r>
        <w:t xml:space="preserve">, Jan. 1, 2020. </w:t>
      </w:r>
      <w:proofErr w:type="spellStart"/>
      <w:proofErr w:type="gramStart"/>
      <w:r>
        <w:rPr>
          <w:rFonts w:ascii="Calibri" w:eastAsia="Calibri" w:hAnsi="Calibri" w:cs="Calibri"/>
        </w:rPr>
        <w:t>isbn</w:t>
      </w:r>
      <w:proofErr w:type="spellEnd"/>
      <w:r>
        <w:t>:</w:t>
      </w:r>
      <w:proofErr w:type="gramEnd"/>
      <w:r>
        <w:t xml:space="preserve"> 978-0-12-823768-7. </w:t>
      </w:r>
      <w:proofErr w:type="spellStart"/>
      <w:proofErr w:type="gramStart"/>
      <w:r>
        <w:rPr>
          <w:rFonts w:ascii="Calibri" w:eastAsia="Calibri" w:hAnsi="Calibri" w:cs="Calibri"/>
        </w:rPr>
        <w:t>doi</w:t>
      </w:r>
      <w:proofErr w:type="spellEnd"/>
      <w:r>
        <w:t>:</w:t>
      </w:r>
      <w:proofErr w:type="gramEnd"/>
      <w:r>
        <w:t xml:space="preserve"> </w:t>
      </w:r>
      <w:hyperlink r:id="rId70">
        <w:r>
          <w:rPr>
            <w:rFonts w:ascii="Calibri" w:eastAsia="Calibri" w:hAnsi="Calibri" w:cs="Calibri"/>
            <w:color w:val="0000FF"/>
          </w:rPr>
          <w:t>10.1016/B978-0-12-809585-</w:t>
        </w:r>
      </w:hyperlink>
    </w:p>
    <w:p w14:paraId="09F4472B" w14:textId="77777777" w:rsidR="00250898" w:rsidRDefault="00117E56">
      <w:pPr>
        <w:spacing w:after="197" w:line="259" w:lineRule="auto"/>
        <w:ind w:left="738" w:hanging="10"/>
        <w:jc w:val="left"/>
      </w:pPr>
      <w:hyperlink r:id="rId71">
        <w:r w:rsidR="00FD0452">
          <w:rPr>
            <w:rFonts w:ascii="Calibri" w:eastAsia="Calibri" w:hAnsi="Calibri" w:cs="Calibri"/>
            <w:color w:val="0000FF"/>
          </w:rPr>
          <w:t>0.12001-0</w:t>
        </w:r>
      </w:hyperlink>
      <w:hyperlink r:id="rId72">
        <w:r w:rsidR="00FD0452">
          <w:t>.</w:t>
        </w:r>
      </w:hyperlink>
    </w:p>
    <w:p w14:paraId="7B5B005A" w14:textId="77777777" w:rsidR="00250898" w:rsidRDefault="00FD0452">
      <w:pPr>
        <w:numPr>
          <w:ilvl w:val="0"/>
          <w:numId w:val="3"/>
        </w:numPr>
        <w:spacing w:after="119"/>
        <w:ind w:left="859" w:right="53" w:hanging="715"/>
      </w:pPr>
      <w:r>
        <w:t xml:space="preserve">David A. W. Miller et al. </w:t>
      </w:r>
      <w:r w:rsidRPr="000217F6">
        <w:rPr>
          <w:lang w:val="en-US"/>
        </w:rPr>
        <w:t xml:space="preserve">“The recent past and promising future for data integration methods to estimate species’ distributions”. </w:t>
      </w:r>
      <w:r>
        <w:rPr>
          <w:i/>
        </w:rPr>
        <w:t xml:space="preserve">Methods in </w:t>
      </w:r>
      <w:proofErr w:type="spellStart"/>
      <w:r>
        <w:rPr>
          <w:i/>
        </w:rPr>
        <w:t>Ecology</w:t>
      </w:r>
      <w:proofErr w:type="spellEnd"/>
      <w:r>
        <w:rPr>
          <w:i/>
        </w:rPr>
        <w:t xml:space="preserve"> and Evolution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3">
        <w:r>
          <w:rPr>
            <w:rFonts w:ascii="Calibri" w:eastAsia="Calibri" w:hAnsi="Calibri" w:cs="Calibri"/>
            <w:color w:val="0000FF"/>
          </w:rPr>
          <w:t>10.1111/2041-210X.13110</w:t>
        </w:r>
      </w:hyperlink>
      <w:hyperlink r:id="rId74">
        <w:r>
          <w:t>.</w:t>
        </w:r>
      </w:hyperlink>
    </w:p>
    <w:p w14:paraId="6D2984B0" w14:textId="77777777" w:rsidR="00250898" w:rsidRDefault="00FD0452">
      <w:pPr>
        <w:numPr>
          <w:ilvl w:val="0"/>
          <w:numId w:val="3"/>
        </w:numPr>
        <w:spacing w:after="115"/>
        <w:ind w:left="859" w:right="53" w:hanging="715"/>
      </w:pPr>
      <w:r>
        <w:lastRenderedPageBreak/>
        <w:t xml:space="preserve">Robert J. Fletcher Jr. et al. </w:t>
      </w:r>
      <w:r w:rsidRPr="000217F6">
        <w:rPr>
          <w:lang w:val="en-US"/>
        </w:rPr>
        <w:t xml:space="preserve">“A practical guide for combining data to model species distributions”.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5">
        <w:r>
          <w:rPr>
            <w:rFonts w:ascii="Calibri" w:eastAsia="Calibri" w:hAnsi="Calibri" w:cs="Calibri"/>
            <w:color w:val="0000FF"/>
          </w:rPr>
          <w:t>10.1002/ecy.2710</w:t>
        </w:r>
      </w:hyperlink>
      <w:hyperlink r:id="rId76">
        <w:r>
          <w:t>.</w:t>
        </w:r>
      </w:hyperlink>
    </w:p>
    <w:p w14:paraId="6CD447D9" w14:textId="77777777" w:rsidR="00250898" w:rsidRDefault="00FD0452">
      <w:pPr>
        <w:numPr>
          <w:ilvl w:val="0"/>
          <w:numId w:val="3"/>
        </w:numPr>
        <w:ind w:left="859" w:right="53" w:hanging="715"/>
      </w:pPr>
      <w:r>
        <w:t xml:space="preserve">Nick J. B. Isaac et al. </w:t>
      </w:r>
      <w:r w:rsidRPr="000217F6">
        <w:rPr>
          <w:lang w:val="en-US"/>
        </w:rPr>
        <w:t xml:space="preserve">“Data Integration for Large-Scale Models of Species Distributions”. </w:t>
      </w:r>
      <w:r>
        <w:rPr>
          <w:i/>
        </w:rPr>
        <w:t xml:space="preserve">Trends in </w:t>
      </w:r>
      <w:proofErr w:type="spellStart"/>
      <w:r>
        <w:rPr>
          <w:i/>
        </w:rPr>
        <w:t>Ecology</w:t>
      </w:r>
      <w:proofErr w:type="spellEnd"/>
      <w:r>
        <w:rPr>
          <w:i/>
        </w:rPr>
        <w:t xml:space="preserve"> &amp; Evolution </w:t>
      </w:r>
      <w:r>
        <w:t xml:space="preserve">(Jan. 1, 2020). </w:t>
      </w:r>
      <w:proofErr w:type="spellStart"/>
      <w:proofErr w:type="gramStart"/>
      <w:r>
        <w:rPr>
          <w:rFonts w:ascii="Calibri" w:eastAsia="Calibri" w:hAnsi="Calibri" w:cs="Calibri"/>
        </w:rPr>
        <w:t>doi</w:t>
      </w:r>
      <w:proofErr w:type="spellEnd"/>
      <w:r>
        <w:t>:</w:t>
      </w:r>
      <w:proofErr w:type="gramEnd"/>
      <w:r>
        <w:t xml:space="preserve"> </w:t>
      </w:r>
      <w:hyperlink r:id="rId77">
        <w:r>
          <w:rPr>
            <w:rFonts w:ascii="Calibri" w:eastAsia="Calibri" w:hAnsi="Calibri" w:cs="Calibri"/>
            <w:color w:val="0000FF"/>
          </w:rPr>
          <w:t>10.1016/j.tree.2019.08.006</w:t>
        </w:r>
      </w:hyperlink>
      <w:hyperlink r:id="rId78">
        <w:r>
          <w:t>.</w:t>
        </w:r>
      </w:hyperlink>
    </w:p>
    <w:p w14:paraId="26D55009" w14:textId="77777777" w:rsidR="00250898" w:rsidRDefault="00FD0452">
      <w:pPr>
        <w:numPr>
          <w:ilvl w:val="0"/>
          <w:numId w:val="3"/>
        </w:numPr>
        <w:spacing w:after="115"/>
        <w:ind w:left="859" w:right="53" w:hanging="715"/>
      </w:pPr>
      <w:r w:rsidRPr="000217F6">
        <w:rPr>
          <w:lang w:val="en-US"/>
        </w:rPr>
        <w:t xml:space="preserve">Elise F. </w:t>
      </w:r>
      <w:proofErr w:type="spellStart"/>
      <w:r w:rsidRPr="000217F6">
        <w:rPr>
          <w:lang w:val="en-US"/>
        </w:rPr>
        <w:t>Zipkin</w:t>
      </w:r>
      <w:proofErr w:type="spellEnd"/>
      <w:r w:rsidRPr="000217F6">
        <w:rPr>
          <w:lang w:val="en-US"/>
        </w:rPr>
        <w:t xml:space="preserve">, Brian D. Inouye, and Steven R. </w:t>
      </w:r>
      <w:proofErr w:type="spellStart"/>
      <w:r w:rsidRPr="000217F6">
        <w:rPr>
          <w:lang w:val="en-US"/>
        </w:rPr>
        <w:t>Beissinger</w:t>
      </w:r>
      <w:proofErr w:type="spellEnd"/>
      <w:r w:rsidRPr="000217F6">
        <w:rPr>
          <w:lang w:val="en-US"/>
        </w:rPr>
        <w:t xml:space="preserve">. “Innovations in data integration for modeling populations”. </w:t>
      </w:r>
      <w:proofErr w:type="spellStart"/>
      <w:r>
        <w:rPr>
          <w:i/>
        </w:rPr>
        <w:t>Ecology</w:t>
      </w:r>
      <w:proofErr w:type="spellEnd"/>
      <w:r>
        <w:rPr>
          <w:i/>
        </w:rPr>
        <w:t xml:space="preserve"> </w:t>
      </w:r>
      <w:r>
        <w:t xml:space="preserve">(2019). </w:t>
      </w:r>
      <w:proofErr w:type="spellStart"/>
      <w:proofErr w:type="gramStart"/>
      <w:r>
        <w:rPr>
          <w:rFonts w:ascii="Calibri" w:eastAsia="Calibri" w:hAnsi="Calibri" w:cs="Calibri"/>
        </w:rPr>
        <w:t>doi</w:t>
      </w:r>
      <w:proofErr w:type="spellEnd"/>
      <w:r>
        <w:t>:</w:t>
      </w:r>
      <w:proofErr w:type="gramEnd"/>
      <w:r>
        <w:t xml:space="preserve"> </w:t>
      </w:r>
      <w:hyperlink r:id="rId79">
        <w:r>
          <w:rPr>
            <w:rFonts w:ascii="Calibri" w:eastAsia="Calibri" w:hAnsi="Calibri" w:cs="Calibri"/>
            <w:color w:val="0000FF"/>
          </w:rPr>
          <w:t>10.1002/ecy.2713</w:t>
        </w:r>
      </w:hyperlink>
      <w:hyperlink r:id="rId80">
        <w:r>
          <w:t>.</w:t>
        </w:r>
      </w:hyperlink>
    </w:p>
    <w:p w14:paraId="606C3B04" w14:textId="77777777" w:rsidR="00250898" w:rsidRPr="000664D4" w:rsidRDefault="00FD0452">
      <w:pPr>
        <w:numPr>
          <w:ilvl w:val="0"/>
          <w:numId w:val="3"/>
        </w:numPr>
        <w:spacing w:after="115"/>
        <w:ind w:left="859" w:right="53" w:hanging="715"/>
        <w:rPr>
          <w:lang w:val="en-US"/>
          <w:rPrChange w:id="930" w:author="Valentin Lauret" w:date="2024-06-06T11:26:00Z">
            <w:rPr/>
          </w:rPrChange>
        </w:rPr>
      </w:pPr>
      <w:r w:rsidRPr="000217F6">
        <w:rPr>
          <w:lang w:val="en-US"/>
        </w:rPr>
        <w:t xml:space="preserve">Matthew T. Farr et al. “Integrating distance sampling and presence-only data to estimate species abundance”. </w:t>
      </w:r>
      <w:r w:rsidRPr="000664D4">
        <w:rPr>
          <w:i/>
          <w:lang w:val="en-US"/>
          <w:rPrChange w:id="931" w:author="Valentin Lauret" w:date="2024-06-06T11:26:00Z">
            <w:rPr>
              <w:i/>
            </w:rPr>
          </w:rPrChange>
        </w:rPr>
        <w:t xml:space="preserve">Ecology </w:t>
      </w:r>
      <w:r w:rsidRPr="000664D4">
        <w:rPr>
          <w:lang w:val="en-US"/>
          <w:rPrChange w:id="932" w:author="Valentin Lauret" w:date="2024-06-06T11:26:00Z">
            <w:rPr/>
          </w:rPrChange>
        </w:rPr>
        <w:t xml:space="preserve">(2021). </w:t>
      </w:r>
      <w:proofErr w:type="spellStart"/>
      <w:r w:rsidRPr="000664D4">
        <w:rPr>
          <w:rFonts w:ascii="Calibri" w:eastAsia="Calibri" w:hAnsi="Calibri" w:cs="Calibri"/>
          <w:lang w:val="en-US"/>
          <w:rPrChange w:id="933" w:author="Valentin Lauret" w:date="2024-06-06T11:26:00Z">
            <w:rPr>
              <w:rFonts w:ascii="Calibri" w:eastAsia="Calibri" w:hAnsi="Calibri" w:cs="Calibri"/>
            </w:rPr>
          </w:rPrChange>
        </w:rPr>
        <w:t>doi</w:t>
      </w:r>
      <w:proofErr w:type="spellEnd"/>
      <w:r w:rsidRPr="000664D4">
        <w:rPr>
          <w:lang w:val="en-US"/>
          <w:rPrChange w:id="934" w:author="Valentin Lauret" w:date="2024-06-06T11:26:00Z">
            <w:rPr/>
          </w:rPrChange>
        </w:rPr>
        <w:t xml:space="preserve">: </w:t>
      </w:r>
      <w:r w:rsidR="00EA40AA">
        <w:fldChar w:fldCharType="begin"/>
      </w:r>
      <w:r w:rsidR="00EA40AA" w:rsidRPr="000664D4">
        <w:rPr>
          <w:lang w:val="en-US"/>
          <w:rPrChange w:id="935" w:author="Valentin Lauret" w:date="2024-06-06T11:26:00Z">
            <w:rPr/>
          </w:rPrChange>
        </w:rPr>
        <w:instrText xml:space="preserve"> HYPERLINK "https://doi.org/10.1002/ecy.3204" \h </w:instrText>
      </w:r>
      <w:r w:rsidR="00EA40AA">
        <w:fldChar w:fldCharType="separate"/>
      </w:r>
      <w:r w:rsidRPr="000664D4">
        <w:rPr>
          <w:rFonts w:ascii="Calibri" w:eastAsia="Calibri" w:hAnsi="Calibri" w:cs="Calibri"/>
          <w:color w:val="0000FF"/>
          <w:lang w:val="en-US"/>
          <w:rPrChange w:id="936" w:author="Valentin Lauret" w:date="2024-06-06T11:26:00Z">
            <w:rPr>
              <w:rFonts w:ascii="Calibri" w:eastAsia="Calibri" w:hAnsi="Calibri" w:cs="Calibri"/>
              <w:color w:val="0000FF"/>
            </w:rPr>
          </w:rPrChange>
        </w:rPr>
        <w:t>10.1002/ecy.3204</w:t>
      </w:r>
      <w:r w:rsidR="00EA40AA">
        <w:rPr>
          <w:rFonts w:ascii="Calibri" w:eastAsia="Calibri" w:hAnsi="Calibri" w:cs="Calibri"/>
          <w:color w:val="0000FF"/>
        </w:rPr>
        <w:fldChar w:fldCharType="end"/>
      </w:r>
      <w:r w:rsidR="00EA40AA">
        <w:fldChar w:fldCharType="begin"/>
      </w:r>
      <w:r w:rsidR="00EA40AA" w:rsidRPr="000664D4">
        <w:rPr>
          <w:lang w:val="en-US"/>
          <w:rPrChange w:id="937" w:author="Valentin Lauret" w:date="2024-06-06T11:26:00Z">
            <w:rPr/>
          </w:rPrChange>
        </w:rPr>
        <w:instrText xml:space="preserve"> HYPERLINK "https://doi.org/10.1002/ecy.3204" \h </w:instrText>
      </w:r>
      <w:r w:rsidR="00EA40AA">
        <w:fldChar w:fldCharType="separate"/>
      </w:r>
      <w:r w:rsidRPr="000664D4">
        <w:rPr>
          <w:lang w:val="en-US"/>
          <w:rPrChange w:id="938" w:author="Valentin Lauret" w:date="2024-06-06T11:26:00Z">
            <w:rPr/>
          </w:rPrChange>
        </w:rPr>
        <w:t>.</w:t>
      </w:r>
      <w:r w:rsidR="00EA40AA">
        <w:fldChar w:fldCharType="end"/>
      </w:r>
    </w:p>
    <w:p w14:paraId="3320E8D0" w14:textId="77777777" w:rsidR="00250898" w:rsidRDefault="00FD0452">
      <w:pPr>
        <w:numPr>
          <w:ilvl w:val="0"/>
          <w:numId w:val="3"/>
        </w:numPr>
        <w:spacing w:after="116" w:line="330" w:lineRule="auto"/>
        <w:ind w:left="859" w:right="53" w:hanging="715"/>
      </w:pPr>
      <w:r w:rsidRPr="000217F6">
        <w:rPr>
          <w:lang w:val="en-US"/>
        </w:rPr>
        <w:t xml:space="preserve">Alan H. Welsh, David B. </w:t>
      </w:r>
      <w:proofErr w:type="spellStart"/>
      <w:r w:rsidRPr="000217F6">
        <w:rPr>
          <w:lang w:val="en-US"/>
        </w:rPr>
        <w:t>Lindenmayer</w:t>
      </w:r>
      <w:proofErr w:type="spellEnd"/>
      <w:r w:rsidRPr="000217F6">
        <w:rPr>
          <w:lang w:val="en-US"/>
        </w:rPr>
        <w:t xml:space="preserve">, and Christine F. Donnelly. “Fitting and Interpreting Occupancy Models”. </w:t>
      </w:r>
      <w:r>
        <w:rPr>
          <w:i/>
        </w:rPr>
        <w:t xml:space="preserve">PLOS ONE </w:t>
      </w:r>
      <w:r>
        <w:t xml:space="preserve">(Jan. 10, 2013). </w:t>
      </w:r>
      <w:proofErr w:type="spellStart"/>
      <w:proofErr w:type="gramStart"/>
      <w:r>
        <w:rPr>
          <w:rFonts w:ascii="Calibri" w:eastAsia="Calibri" w:hAnsi="Calibri" w:cs="Calibri"/>
        </w:rPr>
        <w:t>doi</w:t>
      </w:r>
      <w:proofErr w:type="spellEnd"/>
      <w:r>
        <w:t>:</w:t>
      </w:r>
      <w:proofErr w:type="gramEnd"/>
      <w:r>
        <w:t xml:space="preserve"> </w:t>
      </w:r>
      <w:hyperlink r:id="rId81">
        <w:r>
          <w:rPr>
            <w:rFonts w:ascii="Calibri" w:eastAsia="Calibri" w:hAnsi="Calibri" w:cs="Calibri"/>
            <w:color w:val="0000FF"/>
          </w:rPr>
          <w:t xml:space="preserve">10.1371/journal. </w:t>
        </w:r>
      </w:hyperlink>
      <w:hyperlink r:id="rId82">
        <w:proofErr w:type="gramStart"/>
        <w:r>
          <w:rPr>
            <w:rFonts w:ascii="Calibri" w:eastAsia="Calibri" w:hAnsi="Calibri" w:cs="Calibri"/>
            <w:color w:val="0000FF"/>
          </w:rPr>
          <w:t>pone</w:t>
        </w:r>
        <w:proofErr w:type="gramEnd"/>
        <w:r>
          <w:rPr>
            <w:rFonts w:ascii="Calibri" w:eastAsia="Calibri" w:hAnsi="Calibri" w:cs="Calibri"/>
            <w:color w:val="0000FF"/>
          </w:rPr>
          <w:t>.0052015</w:t>
        </w:r>
      </w:hyperlink>
      <w:hyperlink r:id="rId83">
        <w:r>
          <w:t>.</w:t>
        </w:r>
      </w:hyperlink>
    </w:p>
    <w:p w14:paraId="10903DAB" w14:textId="77777777" w:rsidR="00250898" w:rsidRDefault="00FD0452">
      <w:pPr>
        <w:numPr>
          <w:ilvl w:val="0"/>
          <w:numId w:val="3"/>
        </w:numPr>
        <w:spacing w:after="116"/>
        <w:ind w:left="859" w:right="53" w:hanging="715"/>
      </w:pPr>
      <w:r w:rsidRPr="000217F6">
        <w:rPr>
          <w:lang w:val="en-US"/>
        </w:rPr>
        <w:t xml:space="preserve">Lisa Madsen and J. Andrew </w:t>
      </w:r>
      <w:proofErr w:type="spellStart"/>
      <w:r w:rsidRPr="000217F6">
        <w:rPr>
          <w:lang w:val="en-US"/>
        </w:rPr>
        <w:t>Royle</w:t>
      </w:r>
      <w:proofErr w:type="spellEnd"/>
      <w:r w:rsidRPr="000217F6">
        <w:rPr>
          <w:lang w:val="en-US"/>
        </w:rPr>
        <w:t xml:space="preserve">. “A review of N-mixture models”. </w:t>
      </w:r>
      <w:proofErr w:type="spellStart"/>
      <w:r>
        <w:rPr>
          <w:i/>
        </w:rPr>
        <w:t>WIREs</w:t>
      </w:r>
      <w:proofErr w:type="spellEnd"/>
      <w:r>
        <w:rPr>
          <w:i/>
        </w:rPr>
        <w:t xml:space="preserve"> </w:t>
      </w:r>
      <w:proofErr w:type="spellStart"/>
      <w:r>
        <w:rPr>
          <w:i/>
        </w:rPr>
        <w:t>Computational</w:t>
      </w:r>
      <w:proofErr w:type="spellEnd"/>
      <w:r>
        <w:rPr>
          <w:i/>
        </w:rPr>
        <w:t xml:space="preserve"> </w:t>
      </w:r>
      <w:proofErr w:type="spellStart"/>
      <w:r>
        <w:rPr>
          <w:i/>
        </w:rPr>
        <w:t>Statistics</w:t>
      </w:r>
      <w:proofErr w:type="spellEnd"/>
      <w:r>
        <w:rPr>
          <w:i/>
        </w:rPr>
        <w:t xml:space="preserve"> </w:t>
      </w:r>
      <w:r>
        <w:t xml:space="preserve">(2023). </w:t>
      </w:r>
      <w:proofErr w:type="spellStart"/>
      <w:proofErr w:type="gramStart"/>
      <w:r>
        <w:rPr>
          <w:rFonts w:ascii="Calibri" w:eastAsia="Calibri" w:hAnsi="Calibri" w:cs="Calibri"/>
        </w:rPr>
        <w:t>doi</w:t>
      </w:r>
      <w:proofErr w:type="spellEnd"/>
      <w:r>
        <w:t>:</w:t>
      </w:r>
      <w:proofErr w:type="gramEnd"/>
      <w:r>
        <w:t xml:space="preserve"> </w:t>
      </w:r>
      <w:hyperlink r:id="rId84">
        <w:r>
          <w:rPr>
            <w:rFonts w:ascii="Calibri" w:eastAsia="Calibri" w:hAnsi="Calibri" w:cs="Calibri"/>
            <w:color w:val="0000FF"/>
          </w:rPr>
          <w:t>10.1002/wics.1625</w:t>
        </w:r>
      </w:hyperlink>
      <w:hyperlink r:id="rId85">
        <w:r>
          <w:t>.</w:t>
        </w:r>
      </w:hyperlink>
    </w:p>
    <w:p w14:paraId="089A9540" w14:textId="77777777" w:rsidR="00250898" w:rsidRPr="000664D4" w:rsidRDefault="00FD0452">
      <w:pPr>
        <w:numPr>
          <w:ilvl w:val="0"/>
          <w:numId w:val="3"/>
        </w:numPr>
        <w:ind w:left="859" w:right="53" w:hanging="715"/>
        <w:rPr>
          <w:lang w:val="en-US"/>
          <w:rPrChange w:id="939" w:author="Valentin Lauret" w:date="2024-06-06T11:26:00Z">
            <w:rPr/>
          </w:rPrChange>
        </w:rPr>
      </w:pPr>
      <w:proofErr w:type="spellStart"/>
      <w:r w:rsidRPr="000217F6">
        <w:rPr>
          <w:lang w:val="en-US"/>
        </w:rPr>
        <w:t>Laurentiu</w:t>
      </w:r>
      <w:proofErr w:type="spellEnd"/>
      <w:r w:rsidRPr="000217F6">
        <w:rPr>
          <w:lang w:val="en-US"/>
        </w:rPr>
        <w:t xml:space="preserve"> </w:t>
      </w:r>
      <w:proofErr w:type="spellStart"/>
      <w:r w:rsidRPr="000217F6">
        <w:rPr>
          <w:lang w:val="en-US"/>
        </w:rPr>
        <w:t>Rozylowicz</w:t>
      </w:r>
      <w:proofErr w:type="spellEnd"/>
      <w:r w:rsidRPr="000217F6">
        <w:rPr>
          <w:lang w:val="en-US"/>
        </w:rPr>
        <w:t xml:space="preserve"> et al. “Occupancy and N-mixture modeling applications in ecology: A bibliometric analysis”. </w:t>
      </w:r>
      <w:r w:rsidRPr="000664D4">
        <w:rPr>
          <w:i/>
          <w:lang w:val="en-US"/>
          <w:rPrChange w:id="940" w:author="Valentin Lauret" w:date="2024-06-06T11:26:00Z">
            <w:rPr>
              <w:i/>
            </w:rPr>
          </w:rPrChange>
        </w:rPr>
        <w:t xml:space="preserve">Global Ecology and Conservation </w:t>
      </w:r>
      <w:r w:rsidRPr="000664D4">
        <w:rPr>
          <w:lang w:val="en-US"/>
          <w:rPrChange w:id="941" w:author="Valentin Lauret" w:date="2024-06-06T11:26:00Z">
            <w:rPr/>
          </w:rPrChange>
        </w:rPr>
        <w:t xml:space="preserve">(Apr. 1, 2024). </w:t>
      </w:r>
      <w:proofErr w:type="spellStart"/>
      <w:r w:rsidRPr="000664D4">
        <w:rPr>
          <w:rFonts w:ascii="Calibri" w:eastAsia="Calibri" w:hAnsi="Calibri" w:cs="Calibri"/>
          <w:lang w:val="en-US"/>
          <w:rPrChange w:id="942" w:author="Valentin Lauret" w:date="2024-06-06T11:26:00Z">
            <w:rPr>
              <w:rFonts w:ascii="Calibri" w:eastAsia="Calibri" w:hAnsi="Calibri" w:cs="Calibri"/>
            </w:rPr>
          </w:rPrChange>
        </w:rPr>
        <w:t>doi</w:t>
      </w:r>
      <w:proofErr w:type="spellEnd"/>
      <w:r w:rsidRPr="000664D4">
        <w:rPr>
          <w:lang w:val="en-US"/>
          <w:rPrChange w:id="943" w:author="Valentin Lauret" w:date="2024-06-06T11:26:00Z">
            <w:rPr/>
          </w:rPrChange>
        </w:rPr>
        <w:t>:</w:t>
      </w:r>
    </w:p>
    <w:p w14:paraId="2D5C80B5" w14:textId="77777777" w:rsidR="00250898" w:rsidRDefault="00117E56">
      <w:pPr>
        <w:spacing w:after="197" w:line="259" w:lineRule="auto"/>
        <w:ind w:left="738" w:hanging="10"/>
        <w:jc w:val="left"/>
      </w:pPr>
      <w:hyperlink r:id="rId86">
        <w:proofErr w:type="gramStart"/>
        <w:r w:rsidR="00FD0452">
          <w:rPr>
            <w:rFonts w:ascii="Calibri" w:eastAsia="Calibri" w:hAnsi="Calibri" w:cs="Calibri"/>
            <w:color w:val="0000FF"/>
          </w:rPr>
          <w:t>10.1016/j.gecco.2024.e</w:t>
        </w:r>
        <w:proofErr w:type="gramEnd"/>
        <w:r w:rsidR="00FD0452">
          <w:rPr>
            <w:rFonts w:ascii="Calibri" w:eastAsia="Calibri" w:hAnsi="Calibri" w:cs="Calibri"/>
            <w:color w:val="0000FF"/>
          </w:rPr>
          <w:t>02838</w:t>
        </w:r>
      </w:hyperlink>
      <w:hyperlink r:id="rId87">
        <w:r w:rsidR="00FD0452">
          <w:t>.</w:t>
        </w:r>
      </w:hyperlink>
    </w:p>
    <w:p w14:paraId="50C26C08" w14:textId="77777777" w:rsidR="00250898" w:rsidRPr="000217F6" w:rsidRDefault="00FD0452">
      <w:pPr>
        <w:numPr>
          <w:ilvl w:val="0"/>
          <w:numId w:val="3"/>
        </w:numPr>
        <w:spacing w:after="115"/>
        <w:ind w:left="859" w:right="53" w:hanging="715"/>
        <w:rPr>
          <w:lang w:val="en-US"/>
        </w:rPr>
      </w:pPr>
      <w:r w:rsidRPr="000217F6">
        <w:rPr>
          <w:lang w:val="en-US"/>
        </w:rPr>
        <w:t xml:space="preserve">D.I. </w:t>
      </w:r>
      <w:proofErr w:type="spellStart"/>
      <w:r w:rsidRPr="000217F6">
        <w:rPr>
          <w:lang w:val="en-US"/>
        </w:rPr>
        <w:t>MacKenzie</w:t>
      </w:r>
      <w:proofErr w:type="spellEnd"/>
      <w:r w:rsidRPr="000217F6">
        <w:rPr>
          <w:lang w:val="en-US"/>
        </w:rPr>
        <w:t xml:space="preserve"> and J.D. Nichols. “Occupancy as a surrogate for abundance estimation — Animal Biodiversity and Conservation” (Mar. 29, 2007).</w:t>
      </w:r>
    </w:p>
    <w:p w14:paraId="4DB7454C" w14:textId="77777777" w:rsidR="00250898" w:rsidRDefault="00FD0452">
      <w:pPr>
        <w:numPr>
          <w:ilvl w:val="0"/>
          <w:numId w:val="3"/>
        </w:numPr>
        <w:spacing w:after="116"/>
        <w:ind w:left="859" w:right="53" w:hanging="715"/>
      </w:pPr>
      <w:r>
        <w:t xml:space="preserve">Robert J. Ward et al. </w:t>
      </w:r>
      <w:r w:rsidRPr="000217F6">
        <w:rPr>
          <w:lang w:val="en-US"/>
        </w:rPr>
        <w:t>“</w:t>
      </w:r>
      <w:proofErr w:type="spellStart"/>
      <w:r w:rsidRPr="000217F6">
        <w:rPr>
          <w:lang w:val="en-US"/>
        </w:rPr>
        <w:t>Optimising</w:t>
      </w:r>
      <w:proofErr w:type="spellEnd"/>
      <w:r w:rsidRPr="000217F6">
        <w:rPr>
          <w:lang w:val="en-US"/>
        </w:rPr>
        <w:t xml:space="preserve"> monitoring efforts for secretive snakes: a comparison of occupancy and N-mixture models for assessment of population status”. </w:t>
      </w:r>
      <w:r>
        <w:rPr>
          <w:i/>
        </w:rPr>
        <w:t xml:space="preserve">Scientific Reports </w:t>
      </w:r>
      <w:r>
        <w:t>(</w:t>
      </w:r>
      <w:proofErr w:type="spellStart"/>
      <w:r>
        <w:t>Dec</w:t>
      </w:r>
      <w:proofErr w:type="spellEnd"/>
      <w:r>
        <w:t xml:space="preserve">. 22, 2017). </w:t>
      </w:r>
      <w:proofErr w:type="spellStart"/>
      <w:proofErr w:type="gramStart"/>
      <w:r>
        <w:rPr>
          <w:rFonts w:ascii="Calibri" w:eastAsia="Calibri" w:hAnsi="Calibri" w:cs="Calibri"/>
        </w:rPr>
        <w:t>doi</w:t>
      </w:r>
      <w:proofErr w:type="spellEnd"/>
      <w:r>
        <w:t>:</w:t>
      </w:r>
      <w:proofErr w:type="gramEnd"/>
      <w:r>
        <w:t xml:space="preserve"> </w:t>
      </w:r>
      <w:hyperlink r:id="rId88">
        <w:r>
          <w:rPr>
            <w:rFonts w:ascii="Calibri" w:eastAsia="Calibri" w:hAnsi="Calibri" w:cs="Calibri"/>
            <w:color w:val="0000FF"/>
          </w:rPr>
          <w:t>10.1038/s41598-017-18343-5</w:t>
        </w:r>
      </w:hyperlink>
      <w:hyperlink r:id="rId89">
        <w:r>
          <w:t>.</w:t>
        </w:r>
      </w:hyperlink>
    </w:p>
    <w:p w14:paraId="0AEA5F03" w14:textId="77777777" w:rsidR="00250898" w:rsidRDefault="00FD0452">
      <w:pPr>
        <w:numPr>
          <w:ilvl w:val="0"/>
          <w:numId w:val="3"/>
        </w:numPr>
        <w:spacing w:after="31"/>
        <w:ind w:left="859" w:right="53" w:hanging="715"/>
      </w:pPr>
      <w:r w:rsidRPr="000217F6">
        <w:rPr>
          <w:lang w:val="en-US"/>
        </w:rPr>
        <w:t xml:space="preserve">Geert </w:t>
      </w:r>
      <w:proofErr w:type="spellStart"/>
      <w:r w:rsidRPr="000217F6">
        <w:rPr>
          <w:lang w:val="en-US"/>
        </w:rPr>
        <w:t>Aarts</w:t>
      </w:r>
      <w:proofErr w:type="spellEnd"/>
      <w:r w:rsidRPr="000217F6">
        <w:rPr>
          <w:lang w:val="en-US"/>
        </w:rPr>
        <w:t xml:space="preserve">, John </w:t>
      </w:r>
      <w:proofErr w:type="spellStart"/>
      <w:r w:rsidRPr="000217F6">
        <w:rPr>
          <w:lang w:val="en-US"/>
        </w:rPr>
        <w:t>Fieberg</w:t>
      </w:r>
      <w:proofErr w:type="spellEnd"/>
      <w:r w:rsidRPr="000217F6">
        <w:rPr>
          <w:lang w:val="en-US"/>
        </w:rPr>
        <w:t xml:space="preserve">, and Jason </w:t>
      </w:r>
      <w:proofErr w:type="spellStart"/>
      <w:r w:rsidRPr="000217F6">
        <w:rPr>
          <w:lang w:val="en-US"/>
        </w:rPr>
        <w:t>Matthiopoulos</w:t>
      </w:r>
      <w:proofErr w:type="spellEnd"/>
      <w:r w:rsidRPr="000217F6">
        <w:rPr>
          <w:lang w:val="en-US"/>
        </w:rPr>
        <w:t xml:space="preserve">. “Comparative interpretation of count, presence–absence and point methods for species distribution models”. </w:t>
      </w:r>
      <w:r>
        <w:rPr>
          <w:i/>
        </w:rPr>
        <w:t>Methods</w:t>
      </w:r>
    </w:p>
    <w:p w14:paraId="5C4BA6DE" w14:textId="77777777" w:rsidR="00250898" w:rsidRPr="000217F6" w:rsidRDefault="00FD0452">
      <w:pPr>
        <w:spacing w:after="197" w:line="259" w:lineRule="auto"/>
        <w:ind w:left="738" w:hanging="10"/>
        <w:jc w:val="left"/>
        <w:rPr>
          <w:lang w:val="en-US"/>
        </w:rPr>
      </w:pPr>
      <w:r w:rsidRPr="000217F6">
        <w:rPr>
          <w:i/>
          <w:lang w:val="en-US"/>
        </w:rPr>
        <w:t xml:space="preserve">in Ecology and Evolution </w:t>
      </w:r>
      <w:r w:rsidRPr="000217F6">
        <w:rPr>
          <w:lang w:val="en-US"/>
        </w:rPr>
        <w:t xml:space="preserve">(2012). </w:t>
      </w:r>
      <w:proofErr w:type="spellStart"/>
      <w:r w:rsidRPr="000217F6">
        <w:rPr>
          <w:rFonts w:ascii="Calibri" w:eastAsia="Calibri" w:hAnsi="Calibri" w:cs="Calibri"/>
          <w:lang w:val="en-US"/>
        </w:rPr>
        <w:t>doi</w:t>
      </w:r>
      <w:proofErr w:type="spellEnd"/>
      <w:r w:rsidRPr="000217F6">
        <w:rPr>
          <w:lang w:val="en-US"/>
        </w:rPr>
        <w:t xml:space="preserve">: </w:t>
      </w:r>
      <w:r w:rsidR="006210E7">
        <w:fldChar w:fldCharType="begin"/>
      </w:r>
      <w:r w:rsidR="006210E7" w:rsidRPr="00A53350">
        <w:rPr>
          <w:lang w:val="en-US"/>
          <w:rPrChange w:id="944" w:author="Valentin Lauret" w:date="2024-06-06T14:25:00Z">
            <w:rPr/>
          </w:rPrChange>
        </w:rPr>
        <w:instrText xml:space="preserve"> HYPERLINK "https://doi.org/10.1111/j.2041-210X.2011.00141.x" \h </w:instrText>
      </w:r>
      <w:r w:rsidR="006210E7">
        <w:fldChar w:fldCharType="separate"/>
      </w:r>
      <w:r w:rsidRPr="000217F6">
        <w:rPr>
          <w:rFonts w:ascii="Calibri" w:eastAsia="Calibri" w:hAnsi="Calibri" w:cs="Calibri"/>
          <w:color w:val="0000FF"/>
          <w:lang w:val="en-US"/>
        </w:rPr>
        <w:t>10.1111/j.2041-210X.</w:t>
      </w:r>
      <w:proofErr w:type="gramStart"/>
      <w:r w:rsidRPr="000217F6">
        <w:rPr>
          <w:rFonts w:ascii="Calibri" w:eastAsia="Calibri" w:hAnsi="Calibri" w:cs="Calibri"/>
          <w:color w:val="0000FF"/>
          <w:lang w:val="en-US"/>
        </w:rPr>
        <w:t>2011.00141.x</w:t>
      </w:r>
      <w:proofErr w:type="gramEnd"/>
      <w:r w:rsidR="006210E7">
        <w:rPr>
          <w:rFonts w:ascii="Calibri" w:eastAsia="Calibri" w:hAnsi="Calibri" w:cs="Calibri"/>
          <w:color w:val="0000FF"/>
          <w:lang w:val="en-US"/>
        </w:rPr>
        <w:fldChar w:fldCharType="end"/>
      </w:r>
      <w:r w:rsidR="006210E7">
        <w:fldChar w:fldCharType="begin"/>
      </w:r>
      <w:r w:rsidR="006210E7" w:rsidRPr="00A53350">
        <w:rPr>
          <w:lang w:val="en-US"/>
          <w:rPrChange w:id="945" w:author="Valentin Lauret" w:date="2024-06-06T14:25:00Z">
            <w:rPr/>
          </w:rPrChange>
        </w:rPr>
        <w:instrText xml:space="preserve"> HYPERLINK "https://doi.org/10.1111/j.2041-210X.2011.00141.x" \h </w:instrText>
      </w:r>
      <w:r w:rsidR="006210E7">
        <w:fldChar w:fldCharType="separate"/>
      </w:r>
      <w:r w:rsidRPr="000217F6">
        <w:rPr>
          <w:lang w:val="en-US"/>
        </w:rPr>
        <w:t>.</w:t>
      </w:r>
      <w:r w:rsidR="006210E7">
        <w:rPr>
          <w:lang w:val="en-US"/>
        </w:rPr>
        <w:fldChar w:fldCharType="end"/>
      </w:r>
    </w:p>
    <w:p w14:paraId="5D4D7600" w14:textId="77777777" w:rsidR="00250898" w:rsidRPr="000664D4" w:rsidRDefault="00FD0452">
      <w:pPr>
        <w:numPr>
          <w:ilvl w:val="0"/>
          <w:numId w:val="3"/>
        </w:numPr>
        <w:ind w:left="859" w:right="53" w:hanging="715"/>
        <w:rPr>
          <w:lang w:val="en-US"/>
          <w:rPrChange w:id="946" w:author="Valentin Lauret" w:date="2024-06-06T11:26:00Z">
            <w:rPr/>
          </w:rPrChange>
        </w:rPr>
      </w:pPr>
      <w:r w:rsidRPr="000217F6">
        <w:rPr>
          <w:lang w:val="en-US"/>
        </w:rPr>
        <w:t xml:space="preserve">Joseph M. Northrup et al. “Conceptual and methodological advances in habitat-selection modeling: guidelines for ecology and evolution”. </w:t>
      </w:r>
      <w:r w:rsidRPr="000664D4">
        <w:rPr>
          <w:i/>
          <w:lang w:val="en-US"/>
          <w:rPrChange w:id="947" w:author="Valentin Lauret" w:date="2024-06-06T11:26:00Z">
            <w:rPr>
              <w:i/>
            </w:rPr>
          </w:rPrChange>
        </w:rPr>
        <w:t xml:space="preserve">Ecological Applications </w:t>
      </w:r>
      <w:r w:rsidRPr="000664D4">
        <w:rPr>
          <w:lang w:val="en-US"/>
          <w:rPrChange w:id="948" w:author="Valentin Lauret" w:date="2024-06-06T11:26:00Z">
            <w:rPr/>
          </w:rPrChange>
        </w:rPr>
        <w:t xml:space="preserve">(2022). </w:t>
      </w:r>
      <w:proofErr w:type="spellStart"/>
      <w:r w:rsidRPr="000664D4">
        <w:rPr>
          <w:rFonts w:ascii="Calibri" w:eastAsia="Calibri" w:hAnsi="Calibri" w:cs="Calibri"/>
          <w:lang w:val="en-US"/>
          <w:rPrChange w:id="949" w:author="Valentin Lauret" w:date="2024-06-06T11:26:00Z">
            <w:rPr>
              <w:rFonts w:ascii="Calibri" w:eastAsia="Calibri" w:hAnsi="Calibri" w:cs="Calibri"/>
            </w:rPr>
          </w:rPrChange>
        </w:rPr>
        <w:t>doi</w:t>
      </w:r>
      <w:proofErr w:type="spellEnd"/>
      <w:r w:rsidRPr="000664D4">
        <w:rPr>
          <w:lang w:val="en-US"/>
          <w:rPrChange w:id="950" w:author="Valentin Lauret" w:date="2024-06-06T11:26:00Z">
            <w:rPr/>
          </w:rPrChange>
        </w:rPr>
        <w:t>:</w:t>
      </w:r>
    </w:p>
    <w:p w14:paraId="7FB4D8A7" w14:textId="77777777" w:rsidR="00250898" w:rsidRDefault="00117E56">
      <w:pPr>
        <w:spacing w:after="197" w:line="259" w:lineRule="auto"/>
        <w:ind w:left="738" w:hanging="10"/>
        <w:jc w:val="left"/>
      </w:pPr>
      <w:hyperlink r:id="rId90">
        <w:r w:rsidR="00FD0452">
          <w:rPr>
            <w:rFonts w:ascii="Calibri" w:eastAsia="Calibri" w:hAnsi="Calibri" w:cs="Calibri"/>
            <w:color w:val="0000FF"/>
          </w:rPr>
          <w:t>10.1002/eap.2470</w:t>
        </w:r>
      </w:hyperlink>
      <w:hyperlink r:id="rId91">
        <w:r w:rsidR="00FD0452">
          <w:t>.</w:t>
        </w:r>
      </w:hyperlink>
    </w:p>
    <w:p w14:paraId="57E88C22" w14:textId="77777777" w:rsidR="00250898" w:rsidRDefault="00FD0452">
      <w:pPr>
        <w:numPr>
          <w:ilvl w:val="0"/>
          <w:numId w:val="3"/>
        </w:numPr>
        <w:spacing w:after="116"/>
        <w:ind w:left="859" w:right="53" w:hanging="715"/>
      </w:pPr>
      <w:r>
        <w:t xml:space="preserve">Clara </w:t>
      </w:r>
      <w:proofErr w:type="spellStart"/>
      <w:r>
        <w:t>P´eron</w:t>
      </w:r>
      <w:proofErr w:type="spellEnd"/>
      <w:r>
        <w:t xml:space="preserve"> et al. </w:t>
      </w:r>
      <w:r w:rsidRPr="000217F6">
        <w:rPr>
          <w:lang w:val="en-US"/>
        </w:rPr>
        <w:t xml:space="preserve">“Importance of coastal Marine Protected Areas for the conservation of pelagic seabirds: The case of </w:t>
      </w:r>
      <w:r w:rsidRPr="000217F6">
        <w:rPr>
          <w:i/>
          <w:lang w:val="en-US"/>
        </w:rPr>
        <w:t xml:space="preserve">Vulnerable </w:t>
      </w:r>
      <w:proofErr w:type="spellStart"/>
      <w:r w:rsidRPr="000217F6">
        <w:rPr>
          <w:lang w:val="en-US"/>
        </w:rPr>
        <w:t>yelkouan</w:t>
      </w:r>
      <w:proofErr w:type="spellEnd"/>
      <w:r w:rsidRPr="000217F6">
        <w:rPr>
          <w:lang w:val="en-US"/>
        </w:rPr>
        <w:t xml:space="preserve"> shearwaters in the Mediterranean Sea”. </w:t>
      </w:r>
      <w:proofErr w:type="spellStart"/>
      <w:r>
        <w:rPr>
          <w:i/>
        </w:rPr>
        <w:t>Biological</w:t>
      </w:r>
      <w:proofErr w:type="spellEnd"/>
      <w:r>
        <w:rPr>
          <w:i/>
        </w:rPr>
        <w:t xml:space="preserve"> Conservation </w:t>
      </w:r>
      <w:r>
        <w:t>(</w:t>
      </w:r>
      <w:proofErr w:type="spellStart"/>
      <w:r>
        <w:t>Dec</w:t>
      </w:r>
      <w:proofErr w:type="spellEnd"/>
      <w:r>
        <w:t xml:space="preserve">. 1, 2013). </w:t>
      </w:r>
      <w:proofErr w:type="spellStart"/>
      <w:proofErr w:type="gramStart"/>
      <w:r>
        <w:rPr>
          <w:rFonts w:ascii="Calibri" w:eastAsia="Calibri" w:hAnsi="Calibri" w:cs="Calibri"/>
        </w:rPr>
        <w:t>doi</w:t>
      </w:r>
      <w:proofErr w:type="spellEnd"/>
      <w:r>
        <w:t>:</w:t>
      </w:r>
      <w:proofErr w:type="gramEnd"/>
      <w:r>
        <w:t xml:space="preserve"> </w:t>
      </w:r>
      <w:hyperlink r:id="rId92">
        <w:r>
          <w:rPr>
            <w:rFonts w:ascii="Calibri" w:eastAsia="Calibri" w:hAnsi="Calibri" w:cs="Calibri"/>
            <w:color w:val="0000FF"/>
          </w:rPr>
          <w:t>10.1016/j.biocon.2013.09.006</w:t>
        </w:r>
      </w:hyperlink>
      <w:hyperlink r:id="rId93">
        <w:r>
          <w:t>.</w:t>
        </w:r>
      </w:hyperlink>
    </w:p>
    <w:p w14:paraId="0F54CBCC" w14:textId="77777777" w:rsidR="00250898" w:rsidRPr="000664D4" w:rsidRDefault="00FD0452">
      <w:pPr>
        <w:numPr>
          <w:ilvl w:val="0"/>
          <w:numId w:val="3"/>
        </w:numPr>
        <w:ind w:left="859" w:right="53" w:hanging="715"/>
        <w:rPr>
          <w:lang w:val="en-US"/>
          <w:rPrChange w:id="951" w:author="Valentin Lauret" w:date="2024-06-06T11:26:00Z">
            <w:rPr/>
          </w:rPrChange>
        </w:rPr>
      </w:pPr>
      <w:r w:rsidRPr="000217F6">
        <w:rPr>
          <w:lang w:val="en-US"/>
        </w:rPr>
        <w:t xml:space="preserve">Per </w:t>
      </w:r>
      <w:proofErr w:type="spellStart"/>
      <w:r w:rsidRPr="000217F6">
        <w:rPr>
          <w:lang w:val="en-US"/>
        </w:rPr>
        <w:t>Fauchald</w:t>
      </w:r>
      <w:proofErr w:type="spellEnd"/>
      <w:r w:rsidRPr="000217F6">
        <w:rPr>
          <w:lang w:val="en-US"/>
        </w:rPr>
        <w:t xml:space="preserve"> et al. “Mapping seabird vulnerability to offshore wind farms in Norwegian waters”. </w:t>
      </w:r>
      <w:r w:rsidRPr="000664D4">
        <w:rPr>
          <w:i/>
          <w:lang w:val="en-US"/>
          <w:rPrChange w:id="952" w:author="Valentin Lauret" w:date="2024-06-06T11:26:00Z">
            <w:rPr>
              <w:i/>
            </w:rPr>
          </w:rPrChange>
        </w:rPr>
        <w:t xml:space="preserve">Frontiers in Marine Science </w:t>
      </w:r>
      <w:r w:rsidRPr="000664D4">
        <w:rPr>
          <w:lang w:val="en-US"/>
          <w:rPrChange w:id="953" w:author="Valentin Lauret" w:date="2024-06-06T11:26:00Z">
            <w:rPr/>
          </w:rPrChange>
        </w:rPr>
        <w:t xml:space="preserve">(Mar. 13, 2024). </w:t>
      </w:r>
      <w:proofErr w:type="spellStart"/>
      <w:r w:rsidRPr="000664D4">
        <w:rPr>
          <w:rFonts w:ascii="Calibri" w:eastAsia="Calibri" w:hAnsi="Calibri" w:cs="Calibri"/>
          <w:lang w:val="en-US"/>
          <w:rPrChange w:id="954" w:author="Valentin Lauret" w:date="2024-06-06T11:26:00Z">
            <w:rPr>
              <w:rFonts w:ascii="Calibri" w:eastAsia="Calibri" w:hAnsi="Calibri" w:cs="Calibri"/>
            </w:rPr>
          </w:rPrChange>
        </w:rPr>
        <w:t>doi</w:t>
      </w:r>
      <w:proofErr w:type="spellEnd"/>
      <w:r w:rsidRPr="000664D4">
        <w:rPr>
          <w:lang w:val="en-US"/>
          <w:rPrChange w:id="955" w:author="Valentin Lauret" w:date="2024-06-06T11:26:00Z">
            <w:rPr/>
          </w:rPrChange>
        </w:rPr>
        <w:t xml:space="preserve">: </w:t>
      </w:r>
      <w:r w:rsidR="00EA40AA">
        <w:fldChar w:fldCharType="begin"/>
      </w:r>
      <w:r w:rsidR="00EA40AA" w:rsidRPr="000664D4">
        <w:rPr>
          <w:lang w:val="en-US"/>
          <w:rPrChange w:id="956" w:author="Valentin Lauret" w:date="2024-06-06T11:26:00Z">
            <w:rPr/>
          </w:rPrChange>
        </w:rPr>
        <w:instrText xml:space="preserve"> HYPERLINK "https://doi.org/10.3389/fmars.2024.1335224" \h </w:instrText>
      </w:r>
      <w:r w:rsidR="00EA40AA">
        <w:fldChar w:fldCharType="separate"/>
      </w:r>
      <w:r w:rsidRPr="000664D4">
        <w:rPr>
          <w:rFonts w:ascii="Calibri" w:eastAsia="Calibri" w:hAnsi="Calibri" w:cs="Calibri"/>
          <w:color w:val="0000FF"/>
          <w:lang w:val="en-US"/>
          <w:rPrChange w:id="957" w:author="Valentin Lauret" w:date="2024-06-06T11:26:00Z">
            <w:rPr>
              <w:rFonts w:ascii="Calibri" w:eastAsia="Calibri" w:hAnsi="Calibri" w:cs="Calibri"/>
              <w:color w:val="0000FF"/>
            </w:rPr>
          </w:rPrChange>
        </w:rPr>
        <w:t>10.3389/fmars.2024.</w:t>
      </w:r>
      <w:r w:rsidR="00EA40AA">
        <w:rPr>
          <w:rFonts w:ascii="Calibri" w:eastAsia="Calibri" w:hAnsi="Calibri" w:cs="Calibri"/>
          <w:color w:val="0000FF"/>
        </w:rPr>
        <w:fldChar w:fldCharType="end"/>
      </w:r>
    </w:p>
    <w:p w14:paraId="431B039C" w14:textId="77777777" w:rsidR="00250898" w:rsidRDefault="00117E56">
      <w:pPr>
        <w:spacing w:after="197" w:line="259" w:lineRule="auto"/>
        <w:ind w:left="738" w:hanging="10"/>
        <w:jc w:val="left"/>
      </w:pPr>
      <w:hyperlink r:id="rId94">
        <w:r w:rsidR="00FD0452">
          <w:rPr>
            <w:rFonts w:ascii="Calibri" w:eastAsia="Calibri" w:hAnsi="Calibri" w:cs="Calibri"/>
            <w:color w:val="0000FF"/>
          </w:rPr>
          <w:t>1335224</w:t>
        </w:r>
      </w:hyperlink>
      <w:hyperlink r:id="rId95">
        <w:r w:rsidR="00FD0452">
          <w:t>.</w:t>
        </w:r>
      </w:hyperlink>
    </w:p>
    <w:p w14:paraId="7E6661D7" w14:textId="77777777" w:rsidR="00250898" w:rsidRPr="000217F6" w:rsidRDefault="00FD0452">
      <w:pPr>
        <w:numPr>
          <w:ilvl w:val="0"/>
          <w:numId w:val="3"/>
        </w:numPr>
        <w:spacing w:after="115"/>
        <w:ind w:left="859" w:right="53" w:hanging="715"/>
        <w:rPr>
          <w:lang w:val="en-US"/>
        </w:rPr>
      </w:pPr>
      <w:r w:rsidRPr="000217F6">
        <w:rPr>
          <w:lang w:val="en-US"/>
        </w:rPr>
        <w:t xml:space="preserve">Valentin </w:t>
      </w:r>
      <w:proofErr w:type="spellStart"/>
      <w:r w:rsidRPr="000217F6">
        <w:rPr>
          <w:lang w:val="en-US"/>
        </w:rPr>
        <w:t>Lauret</w:t>
      </w:r>
      <w:proofErr w:type="spellEnd"/>
      <w:r w:rsidRPr="000217F6">
        <w:rPr>
          <w:lang w:val="en-US"/>
        </w:rPr>
        <w:t xml:space="preserve">, Nicolas </w:t>
      </w:r>
      <w:proofErr w:type="spellStart"/>
      <w:r w:rsidRPr="000217F6">
        <w:rPr>
          <w:lang w:val="en-US"/>
        </w:rPr>
        <w:t>Courbin</w:t>
      </w:r>
      <w:proofErr w:type="spellEnd"/>
      <w:r w:rsidRPr="000217F6">
        <w:rPr>
          <w:lang w:val="en-US"/>
        </w:rPr>
        <w:t xml:space="preserve">, and </w:t>
      </w:r>
      <w:proofErr w:type="spellStart"/>
      <w:r w:rsidRPr="000217F6">
        <w:rPr>
          <w:lang w:val="en-US"/>
        </w:rPr>
        <w:t>Aur´elien</w:t>
      </w:r>
      <w:proofErr w:type="spellEnd"/>
      <w:r w:rsidRPr="000217F6">
        <w:rPr>
          <w:lang w:val="en-US"/>
        </w:rPr>
        <w:t xml:space="preserve"> </w:t>
      </w:r>
      <w:proofErr w:type="spellStart"/>
      <w:r w:rsidRPr="000217F6">
        <w:rPr>
          <w:lang w:val="en-US"/>
        </w:rPr>
        <w:t>Besnard</w:t>
      </w:r>
      <w:proofErr w:type="spellEnd"/>
      <w:r w:rsidRPr="000217F6">
        <w:rPr>
          <w:lang w:val="en-US"/>
        </w:rPr>
        <w:t>. “Comparing and integrating movement and counts data to estimate animal habitat selection” ().</w:t>
      </w:r>
    </w:p>
    <w:p w14:paraId="38C48412" w14:textId="77777777" w:rsidR="00250898" w:rsidRPr="000664D4" w:rsidRDefault="00FD0452">
      <w:pPr>
        <w:numPr>
          <w:ilvl w:val="0"/>
          <w:numId w:val="3"/>
        </w:numPr>
        <w:spacing w:after="117"/>
        <w:ind w:left="859" w:right="53" w:hanging="715"/>
        <w:rPr>
          <w:lang w:val="en-US"/>
          <w:rPrChange w:id="958" w:author="Valentin Lauret" w:date="2024-06-06T11:26:00Z">
            <w:rPr/>
          </w:rPrChange>
        </w:rPr>
      </w:pPr>
      <w:r w:rsidRPr="000217F6">
        <w:rPr>
          <w:lang w:val="en-US"/>
        </w:rPr>
        <w:t xml:space="preserve">Gareth Bradbury et al. “Mapping Seabird Sensitivity to Offshore Wind Farms”. </w:t>
      </w:r>
      <w:r w:rsidRPr="000664D4">
        <w:rPr>
          <w:i/>
          <w:lang w:val="en-US"/>
          <w:rPrChange w:id="959" w:author="Valentin Lauret" w:date="2024-06-06T11:26:00Z">
            <w:rPr>
              <w:i/>
            </w:rPr>
          </w:rPrChange>
        </w:rPr>
        <w:t xml:space="preserve">PLOS ONE </w:t>
      </w:r>
      <w:r w:rsidRPr="000664D4">
        <w:rPr>
          <w:lang w:val="en-US"/>
          <w:rPrChange w:id="960" w:author="Valentin Lauret" w:date="2024-06-06T11:26:00Z">
            <w:rPr/>
          </w:rPrChange>
        </w:rPr>
        <w:t xml:space="preserve">(Sept. 11, 2014). </w:t>
      </w:r>
      <w:proofErr w:type="spellStart"/>
      <w:r w:rsidRPr="000664D4">
        <w:rPr>
          <w:rFonts w:ascii="Calibri" w:eastAsia="Calibri" w:hAnsi="Calibri" w:cs="Calibri"/>
          <w:lang w:val="en-US"/>
          <w:rPrChange w:id="961" w:author="Valentin Lauret" w:date="2024-06-06T11:26:00Z">
            <w:rPr>
              <w:rFonts w:ascii="Calibri" w:eastAsia="Calibri" w:hAnsi="Calibri" w:cs="Calibri"/>
            </w:rPr>
          </w:rPrChange>
        </w:rPr>
        <w:t>doi</w:t>
      </w:r>
      <w:proofErr w:type="spellEnd"/>
      <w:r w:rsidRPr="000664D4">
        <w:rPr>
          <w:lang w:val="en-US"/>
          <w:rPrChange w:id="962" w:author="Valentin Lauret" w:date="2024-06-06T11:26:00Z">
            <w:rPr/>
          </w:rPrChange>
        </w:rPr>
        <w:t xml:space="preserve">: </w:t>
      </w:r>
      <w:r w:rsidR="00EA40AA">
        <w:fldChar w:fldCharType="begin"/>
      </w:r>
      <w:r w:rsidR="00EA40AA" w:rsidRPr="000664D4">
        <w:rPr>
          <w:lang w:val="en-US"/>
          <w:rPrChange w:id="963" w:author="Valentin Lauret" w:date="2024-06-06T11:26:00Z">
            <w:rPr/>
          </w:rPrChange>
        </w:rPr>
        <w:instrText xml:space="preserve"> HYPERLINK "https://doi.org/10.1371/journal.pone.0106366" \h </w:instrText>
      </w:r>
      <w:r w:rsidR="00EA40AA">
        <w:fldChar w:fldCharType="separate"/>
      </w:r>
      <w:r w:rsidRPr="000664D4">
        <w:rPr>
          <w:rFonts w:ascii="Calibri" w:eastAsia="Calibri" w:hAnsi="Calibri" w:cs="Calibri"/>
          <w:color w:val="0000FF"/>
          <w:lang w:val="en-US"/>
          <w:rPrChange w:id="964" w:author="Valentin Lauret" w:date="2024-06-06T11:26:00Z">
            <w:rPr>
              <w:rFonts w:ascii="Calibri" w:eastAsia="Calibri" w:hAnsi="Calibri" w:cs="Calibri"/>
              <w:color w:val="0000FF"/>
            </w:rPr>
          </w:rPrChange>
        </w:rPr>
        <w:t>10.1371/journal.pone.0106366</w:t>
      </w:r>
      <w:r w:rsidR="00EA40AA">
        <w:rPr>
          <w:rFonts w:ascii="Calibri" w:eastAsia="Calibri" w:hAnsi="Calibri" w:cs="Calibri"/>
          <w:color w:val="0000FF"/>
        </w:rPr>
        <w:fldChar w:fldCharType="end"/>
      </w:r>
      <w:r w:rsidR="00EA40AA">
        <w:fldChar w:fldCharType="begin"/>
      </w:r>
      <w:r w:rsidR="00EA40AA" w:rsidRPr="000664D4">
        <w:rPr>
          <w:lang w:val="en-US"/>
          <w:rPrChange w:id="965" w:author="Valentin Lauret" w:date="2024-06-06T11:26:00Z">
            <w:rPr/>
          </w:rPrChange>
        </w:rPr>
        <w:instrText xml:space="preserve"> HYPERLINK "https://doi.org/10.1371/journal.pone.0106366" \h </w:instrText>
      </w:r>
      <w:r w:rsidR="00EA40AA">
        <w:fldChar w:fldCharType="separate"/>
      </w:r>
      <w:r w:rsidRPr="000664D4">
        <w:rPr>
          <w:lang w:val="en-US"/>
          <w:rPrChange w:id="966" w:author="Valentin Lauret" w:date="2024-06-06T11:26:00Z">
            <w:rPr/>
          </w:rPrChange>
        </w:rPr>
        <w:t>.</w:t>
      </w:r>
      <w:r w:rsidR="00EA40AA">
        <w:fldChar w:fldCharType="end"/>
      </w:r>
    </w:p>
    <w:p w14:paraId="660B6FE4" w14:textId="77777777" w:rsidR="00250898" w:rsidRPr="000217F6" w:rsidRDefault="00FD0452">
      <w:pPr>
        <w:numPr>
          <w:ilvl w:val="0"/>
          <w:numId w:val="3"/>
        </w:numPr>
        <w:ind w:left="859" w:right="53" w:hanging="715"/>
        <w:rPr>
          <w:lang w:val="en-US"/>
        </w:rPr>
      </w:pPr>
      <w:r w:rsidRPr="000217F6">
        <w:rPr>
          <w:lang w:val="en-US"/>
        </w:rPr>
        <w:t xml:space="preserve">Claude </w:t>
      </w:r>
      <w:proofErr w:type="spellStart"/>
      <w:r w:rsidRPr="000217F6">
        <w:rPr>
          <w:lang w:val="en-US"/>
        </w:rPr>
        <w:t>Millot</w:t>
      </w:r>
      <w:proofErr w:type="spellEnd"/>
      <w:r w:rsidRPr="000217F6">
        <w:rPr>
          <w:lang w:val="en-US"/>
        </w:rPr>
        <w:t xml:space="preserve">. “Circulation in the Western Mediterranean Sea”. </w:t>
      </w:r>
      <w:r w:rsidRPr="000217F6">
        <w:rPr>
          <w:i/>
          <w:lang w:val="en-US"/>
        </w:rPr>
        <w:t xml:space="preserve">Journal of Marine Systems </w:t>
      </w:r>
      <w:r w:rsidRPr="000217F6">
        <w:rPr>
          <w:lang w:val="en-US"/>
        </w:rPr>
        <w:t xml:space="preserve">(Apr. 1, 1999).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67" w:author="Valentin Lauret" w:date="2024-06-06T11:26:00Z">
            <w:rPr/>
          </w:rPrChange>
        </w:rPr>
        <w:instrText xml:space="preserve"> HYPERLINK "https://doi.org/10.1016/S0924-7963(98)00078-5" \h </w:instrText>
      </w:r>
      <w:r w:rsidR="00EA40AA">
        <w:fldChar w:fldCharType="separate"/>
      </w:r>
      <w:r w:rsidRPr="000217F6">
        <w:rPr>
          <w:rFonts w:ascii="Calibri" w:eastAsia="Calibri" w:hAnsi="Calibri" w:cs="Calibri"/>
          <w:color w:val="0000FF"/>
          <w:lang w:val="en-US"/>
        </w:rPr>
        <w:t>10.1016/S0924-7963(98)00078-5</w:t>
      </w:r>
      <w:r w:rsidR="00EA40AA">
        <w:rPr>
          <w:rFonts w:ascii="Calibri" w:eastAsia="Calibri" w:hAnsi="Calibri" w:cs="Calibri"/>
          <w:color w:val="0000FF"/>
          <w:lang w:val="en-US"/>
        </w:rPr>
        <w:fldChar w:fldCharType="end"/>
      </w:r>
      <w:r w:rsidR="00EA40AA">
        <w:fldChar w:fldCharType="begin"/>
      </w:r>
      <w:r w:rsidR="00EA40AA" w:rsidRPr="000664D4">
        <w:rPr>
          <w:lang w:val="en-US"/>
          <w:rPrChange w:id="968" w:author="Valentin Lauret" w:date="2024-06-06T11:26:00Z">
            <w:rPr/>
          </w:rPrChange>
        </w:rPr>
        <w:instrText xml:space="preserve"> HYPERLINK "https://doi.org/10.1016/S0924-7963(98)00078-5" \h </w:instrText>
      </w:r>
      <w:r w:rsidR="00EA40AA">
        <w:fldChar w:fldCharType="separate"/>
      </w:r>
      <w:r w:rsidRPr="000217F6">
        <w:rPr>
          <w:lang w:val="en-US"/>
        </w:rPr>
        <w:t>.</w:t>
      </w:r>
      <w:r w:rsidR="00EA40AA">
        <w:rPr>
          <w:lang w:val="en-US"/>
        </w:rPr>
        <w:fldChar w:fldCharType="end"/>
      </w:r>
    </w:p>
    <w:p w14:paraId="5FD0775C" w14:textId="77777777" w:rsidR="00250898" w:rsidRDefault="00FD0452">
      <w:pPr>
        <w:numPr>
          <w:ilvl w:val="0"/>
          <w:numId w:val="3"/>
        </w:numPr>
        <w:ind w:left="859" w:right="53" w:hanging="715"/>
      </w:pPr>
      <w:proofErr w:type="spellStart"/>
      <w:r w:rsidRPr="000217F6">
        <w:rPr>
          <w:lang w:val="en-US"/>
        </w:rPr>
        <w:t>Gr´egoire</w:t>
      </w:r>
      <w:proofErr w:type="spellEnd"/>
      <w:r w:rsidRPr="000217F6">
        <w:rPr>
          <w:lang w:val="en-US"/>
        </w:rPr>
        <w:t xml:space="preserve"> Certain and Vincent </w:t>
      </w:r>
      <w:proofErr w:type="spellStart"/>
      <w:r w:rsidRPr="000217F6">
        <w:rPr>
          <w:lang w:val="en-US"/>
        </w:rPr>
        <w:t>Bretagnolle</w:t>
      </w:r>
      <w:proofErr w:type="spellEnd"/>
      <w:r w:rsidRPr="000217F6">
        <w:rPr>
          <w:lang w:val="en-US"/>
        </w:rPr>
        <w:t xml:space="preserve">. “Monitoring </w:t>
      </w:r>
      <w:proofErr w:type="gramStart"/>
      <w:r w:rsidRPr="000217F6">
        <w:rPr>
          <w:lang w:val="en-US"/>
        </w:rPr>
        <w:t>seabirds</w:t>
      </w:r>
      <w:proofErr w:type="gramEnd"/>
      <w:r w:rsidRPr="000217F6">
        <w:rPr>
          <w:lang w:val="en-US"/>
        </w:rPr>
        <w:t xml:space="preserve"> population in marine ecosystem: The use of strip-transect aerial surveys”. </w:t>
      </w:r>
      <w:proofErr w:type="spellStart"/>
      <w:r>
        <w:rPr>
          <w:i/>
        </w:rPr>
        <w:t>Remote</w:t>
      </w:r>
      <w:proofErr w:type="spellEnd"/>
      <w:r>
        <w:rPr>
          <w:i/>
        </w:rPr>
        <w:t xml:space="preserve"> </w:t>
      </w:r>
      <w:proofErr w:type="spellStart"/>
      <w:r>
        <w:rPr>
          <w:i/>
        </w:rPr>
        <w:t>Sensing</w:t>
      </w:r>
      <w:proofErr w:type="spellEnd"/>
      <w:r>
        <w:rPr>
          <w:i/>
        </w:rPr>
        <w:t xml:space="preserve"> of </w:t>
      </w:r>
      <w:proofErr w:type="spellStart"/>
      <w:r>
        <w:rPr>
          <w:i/>
        </w:rPr>
        <w:t>Environment</w:t>
      </w:r>
      <w:proofErr w:type="spellEnd"/>
      <w:r>
        <w:t>.</w:t>
      </w:r>
    </w:p>
    <w:p w14:paraId="5B7FF616" w14:textId="77777777" w:rsidR="00250898" w:rsidRPr="000217F6" w:rsidRDefault="00FD0452">
      <w:pPr>
        <w:spacing w:after="119"/>
        <w:ind w:left="715" w:right="53" w:firstLine="27"/>
        <w:rPr>
          <w:lang w:val="en-US"/>
        </w:rPr>
      </w:pPr>
      <w:r w:rsidRPr="000217F6">
        <w:rPr>
          <w:lang w:val="en-US"/>
        </w:rPr>
        <w:t xml:space="preserve">Earth Observations for Marine and Coastal Biodiversity and Ecosystems Special Issue (Aug. 15, 2008).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69" w:author="Valentin Lauret" w:date="2024-06-06T11:26:00Z">
            <w:rPr/>
          </w:rPrChange>
        </w:rPr>
        <w:instrText xml:space="preserve"> HYPERLINK "https://doi.org/10.1016/j.rse.2008.01.019" \h </w:instrText>
      </w:r>
      <w:r w:rsidR="00EA40AA">
        <w:fldChar w:fldCharType="separate"/>
      </w:r>
      <w:r w:rsidRPr="000217F6">
        <w:rPr>
          <w:rFonts w:ascii="Calibri" w:eastAsia="Calibri" w:hAnsi="Calibri" w:cs="Calibri"/>
          <w:color w:val="0000FF"/>
          <w:lang w:val="en-US"/>
        </w:rPr>
        <w:t>10.1016/j.rse.2008.01.019</w:t>
      </w:r>
      <w:r w:rsidR="00EA40AA">
        <w:rPr>
          <w:rFonts w:ascii="Calibri" w:eastAsia="Calibri" w:hAnsi="Calibri" w:cs="Calibri"/>
          <w:color w:val="0000FF"/>
          <w:lang w:val="en-US"/>
        </w:rPr>
        <w:fldChar w:fldCharType="end"/>
      </w:r>
      <w:r w:rsidR="00EA40AA">
        <w:fldChar w:fldCharType="begin"/>
      </w:r>
      <w:r w:rsidR="00EA40AA" w:rsidRPr="000664D4">
        <w:rPr>
          <w:lang w:val="en-US"/>
          <w:rPrChange w:id="970" w:author="Valentin Lauret" w:date="2024-06-06T11:26:00Z">
            <w:rPr/>
          </w:rPrChange>
        </w:rPr>
        <w:instrText xml:space="preserve"> HYPERLINK "https://doi.org/10.1016/j.rse.2008.01.019" \h </w:instrText>
      </w:r>
      <w:r w:rsidR="00EA40AA">
        <w:fldChar w:fldCharType="separate"/>
      </w:r>
      <w:r w:rsidRPr="000217F6">
        <w:rPr>
          <w:lang w:val="en-US"/>
        </w:rPr>
        <w:t>.</w:t>
      </w:r>
      <w:r w:rsidR="00EA40AA">
        <w:rPr>
          <w:lang w:val="en-US"/>
        </w:rPr>
        <w:fldChar w:fldCharType="end"/>
      </w:r>
    </w:p>
    <w:p w14:paraId="571098E3" w14:textId="77777777" w:rsidR="00250898" w:rsidRPr="000217F6" w:rsidRDefault="00FD0452">
      <w:pPr>
        <w:numPr>
          <w:ilvl w:val="0"/>
          <w:numId w:val="3"/>
        </w:numPr>
        <w:spacing w:after="116"/>
        <w:ind w:left="859" w:right="53" w:hanging="715"/>
        <w:rPr>
          <w:lang w:val="en-US"/>
        </w:rPr>
      </w:pPr>
      <w:r w:rsidRPr="000217F6">
        <w:rPr>
          <w:lang w:val="en-US"/>
        </w:rPr>
        <w:t xml:space="preserve">L. L. Eberhardt. “Transect Methods for Population Studies”. </w:t>
      </w:r>
      <w:r w:rsidRPr="000217F6">
        <w:rPr>
          <w:i/>
          <w:lang w:val="en-US"/>
        </w:rPr>
        <w:t xml:space="preserve">The Journal of Wildlife Management </w:t>
      </w:r>
      <w:r w:rsidRPr="000217F6">
        <w:rPr>
          <w:lang w:val="en-US"/>
        </w:rPr>
        <w:t xml:space="preserve">(1978).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971" w:author="Valentin Lauret" w:date="2024-06-06T11:26:00Z">
            <w:rPr/>
          </w:rPrChange>
        </w:rPr>
        <w:instrText xml:space="preserve"> HYPERLINK "https://doi.org/10.2307/3800685" \h </w:instrText>
      </w:r>
      <w:r w:rsidR="00EA40AA">
        <w:fldChar w:fldCharType="separate"/>
      </w:r>
      <w:r w:rsidRPr="000217F6">
        <w:rPr>
          <w:rFonts w:ascii="Calibri" w:eastAsia="Calibri" w:hAnsi="Calibri" w:cs="Calibri"/>
          <w:color w:val="0000FF"/>
          <w:lang w:val="en-US"/>
        </w:rPr>
        <w:t>10.2307/3800685</w:t>
      </w:r>
      <w:r w:rsidR="00EA40AA">
        <w:rPr>
          <w:rFonts w:ascii="Calibri" w:eastAsia="Calibri" w:hAnsi="Calibri" w:cs="Calibri"/>
          <w:color w:val="0000FF"/>
          <w:lang w:val="en-US"/>
        </w:rPr>
        <w:fldChar w:fldCharType="end"/>
      </w:r>
      <w:r w:rsidR="00EA40AA">
        <w:fldChar w:fldCharType="begin"/>
      </w:r>
      <w:r w:rsidR="00EA40AA" w:rsidRPr="000664D4">
        <w:rPr>
          <w:lang w:val="en-US"/>
          <w:rPrChange w:id="972" w:author="Valentin Lauret" w:date="2024-06-06T11:26:00Z">
            <w:rPr/>
          </w:rPrChange>
        </w:rPr>
        <w:instrText xml:space="preserve"> HYPERLINK "https://doi.org/10.2307/3800685" \h </w:instrText>
      </w:r>
      <w:r w:rsidR="00EA40AA">
        <w:fldChar w:fldCharType="separate"/>
      </w:r>
      <w:r w:rsidRPr="000217F6">
        <w:rPr>
          <w:lang w:val="en-US"/>
        </w:rPr>
        <w:t>.</w:t>
      </w:r>
      <w:r w:rsidR="00EA40AA">
        <w:rPr>
          <w:lang w:val="en-US"/>
        </w:rPr>
        <w:fldChar w:fldCharType="end"/>
      </w:r>
    </w:p>
    <w:p w14:paraId="32C60FB6" w14:textId="77777777" w:rsidR="00250898" w:rsidRPr="000664D4" w:rsidRDefault="00FD0452">
      <w:pPr>
        <w:numPr>
          <w:ilvl w:val="0"/>
          <w:numId w:val="3"/>
        </w:numPr>
        <w:spacing w:after="119"/>
        <w:ind w:left="859" w:right="53" w:hanging="715"/>
        <w:rPr>
          <w:lang w:val="en-US"/>
          <w:rPrChange w:id="973" w:author="Valentin Lauret" w:date="2024-06-06T11:26:00Z">
            <w:rPr/>
          </w:rPrChange>
        </w:rPr>
      </w:pPr>
      <w:r w:rsidRPr="000217F6">
        <w:rPr>
          <w:lang w:val="en-US"/>
        </w:rPr>
        <w:t xml:space="preserve">Mark L. Tasker et al. “Counting Seabirds at Sea from Ships: A Review of Methods Employed and a Suggestion for a Standardized Approach”. </w:t>
      </w:r>
      <w:r w:rsidRPr="000664D4">
        <w:rPr>
          <w:i/>
          <w:lang w:val="en-US"/>
          <w:rPrChange w:id="974" w:author="Valentin Lauret" w:date="2024-06-06T11:26:00Z">
            <w:rPr>
              <w:i/>
            </w:rPr>
          </w:rPrChange>
        </w:rPr>
        <w:t xml:space="preserve">The Auk </w:t>
      </w:r>
      <w:r w:rsidRPr="000664D4">
        <w:rPr>
          <w:lang w:val="en-US"/>
          <w:rPrChange w:id="975" w:author="Valentin Lauret" w:date="2024-06-06T11:26:00Z">
            <w:rPr/>
          </w:rPrChange>
        </w:rPr>
        <w:t xml:space="preserve">(July 1, 1984). </w:t>
      </w:r>
      <w:proofErr w:type="spellStart"/>
      <w:r w:rsidRPr="000664D4">
        <w:rPr>
          <w:rFonts w:ascii="Calibri" w:eastAsia="Calibri" w:hAnsi="Calibri" w:cs="Calibri"/>
          <w:lang w:val="en-US"/>
          <w:rPrChange w:id="976" w:author="Valentin Lauret" w:date="2024-06-06T11:26:00Z">
            <w:rPr>
              <w:rFonts w:ascii="Calibri" w:eastAsia="Calibri" w:hAnsi="Calibri" w:cs="Calibri"/>
            </w:rPr>
          </w:rPrChange>
        </w:rPr>
        <w:t>doi</w:t>
      </w:r>
      <w:proofErr w:type="spellEnd"/>
      <w:r w:rsidRPr="000664D4">
        <w:rPr>
          <w:lang w:val="en-US"/>
          <w:rPrChange w:id="977" w:author="Valentin Lauret" w:date="2024-06-06T11:26:00Z">
            <w:rPr/>
          </w:rPrChange>
        </w:rPr>
        <w:t xml:space="preserve">: </w:t>
      </w:r>
      <w:r w:rsidR="00EA40AA">
        <w:fldChar w:fldCharType="begin"/>
      </w:r>
      <w:r w:rsidR="00EA40AA" w:rsidRPr="000664D4">
        <w:rPr>
          <w:lang w:val="en-US"/>
          <w:rPrChange w:id="978" w:author="Valentin Lauret" w:date="2024-06-06T11:26:00Z">
            <w:rPr/>
          </w:rPrChange>
        </w:rPr>
        <w:instrText xml:space="preserve"> HYPERLINK "https://doi.org/10.1093/auk/101.3.567" \h </w:instrText>
      </w:r>
      <w:r w:rsidR="00EA40AA">
        <w:fldChar w:fldCharType="separate"/>
      </w:r>
      <w:r w:rsidRPr="000664D4">
        <w:rPr>
          <w:rFonts w:ascii="Calibri" w:eastAsia="Calibri" w:hAnsi="Calibri" w:cs="Calibri"/>
          <w:color w:val="0000FF"/>
          <w:lang w:val="en-US"/>
          <w:rPrChange w:id="979" w:author="Valentin Lauret" w:date="2024-06-06T11:26:00Z">
            <w:rPr>
              <w:rFonts w:ascii="Calibri" w:eastAsia="Calibri" w:hAnsi="Calibri" w:cs="Calibri"/>
              <w:color w:val="0000FF"/>
            </w:rPr>
          </w:rPrChange>
        </w:rPr>
        <w:t>10.1093/auk/101.3.567</w:t>
      </w:r>
      <w:r w:rsidR="00EA40AA">
        <w:rPr>
          <w:rFonts w:ascii="Calibri" w:eastAsia="Calibri" w:hAnsi="Calibri" w:cs="Calibri"/>
          <w:color w:val="0000FF"/>
        </w:rPr>
        <w:fldChar w:fldCharType="end"/>
      </w:r>
      <w:r w:rsidR="00EA40AA">
        <w:fldChar w:fldCharType="begin"/>
      </w:r>
      <w:r w:rsidR="00EA40AA" w:rsidRPr="000664D4">
        <w:rPr>
          <w:lang w:val="en-US"/>
          <w:rPrChange w:id="980" w:author="Valentin Lauret" w:date="2024-06-06T11:26:00Z">
            <w:rPr/>
          </w:rPrChange>
        </w:rPr>
        <w:instrText xml:space="preserve"> HYPERLINK "https://doi.org/10.1093/auk/101.3.567" \h </w:instrText>
      </w:r>
      <w:r w:rsidR="00EA40AA">
        <w:fldChar w:fldCharType="separate"/>
      </w:r>
      <w:r w:rsidRPr="000664D4">
        <w:rPr>
          <w:lang w:val="en-US"/>
          <w:rPrChange w:id="981" w:author="Valentin Lauret" w:date="2024-06-06T11:26:00Z">
            <w:rPr/>
          </w:rPrChange>
        </w:rPr>
        <w:t>.</w:t>
      </w:r>
      <w:r w:rsidR="00EA40AA">
        <w:fldChar w:fldCharType="end"/>
      </w:r>
    </w:p>
    <w:p w14:paraId="73558B63" w14:textId="77777777" w:rsidR="00250898" w:rsidRPr="000217F6" w:rsidRDefault="00FD0452">
      <w:pPr>
        <w:numPr>
          <w:ilvl w:val="0"/>
          <w:numId w:val="3"/>
        </w:numPr>
        <w:ind w:left="859" w:right="53" w:hanging="715"/>
        <w:rPr>
          <w:lang w:val="en-US"/>
        </w:rPr>
      </w:pPr>
      <w:r w:rsidRPr="000217F6">
        <w:rPr>
          <w:lang w:val="en-US"/>
        </w:rPr>
        <w:t xml:space="preserve">Sophie </w:t>
      </w:r>
      <w:proofErr w:type="spellStart"/>
      <w:r w:rsidRPr="000217F6">
        <w:rPr>
          <w:lang w:val="en-US"/>
        </w:rPr>
        <w:t>Laran</w:t>
      </w:r>
      <w:proofErr w:type="spellEnd"/>
      <w:r w:rsidRPr="000217F6">
        <w:rPr>
          <w:lang w:val="en-US"/>
        </w:rPr>
        <w:t xml:space="preserve"> et al. “Seasonal distribution and abundance of cetaceans within French waters- Part I: The North-Western Mediterranean, including the </w:t>
      </w:r>
      <w:proofErr w:type="spellStart"/>
      <w:r w:rsidRPr="000217F6">
        <w:rPr>
          <w:lang w:val="en-US"/>
        </w:rPr>
        <w:t>Pelagos</w:t>
      </w:r>
      <w:proofErr w:type="spellEnd"/>
      <w:r w:rsidRPr="000217F6">
        <w:rPr>
          <w:lang w:val="en-US"/>
        </w:rPr>
        <w:t xml:space="preserve"> sanctuary”. </w:t>
      </w:r>
      <w:r w:rsidRPr="000217F6">
        <w:rPr>
          <w:i/>
          <w:lang w:val="en-US"/>
        </w:rPr>
        <w:t>Deep Sea Research Part II: Topical Studies in Oceanography</w:t>
      </w:r>
      <w:r w:rsidRPr="000217F6">
        <w:rPr>
          <w:lang w:val="en-US"/>
        </w:rPr>
        <w:t xml:space="preserve">. Abundance, distribution and habitats of Atlantic and Mediterranean marine megafauna (July 1, 2017). </w:t>
      </w:r>
      <w:proofErr w:type="spellStart"/>
      <w:r w:rsidRPr="000217F6">
        <w:rPr>
          <w:rFonts w:ascii="Calibri" w:eastAsia="Calibri" w:hAnsi="Calibri" w:cs="Calibri"/>
          <w:lang w:val="en-US"/>
        </w:rPr>
        <w:t>doi</w:t>
      </w:r>
      <w:proofErr w:type="spellEnd"/>
      <w:r w:rsidRPr="000217F6">
        <w:rPr>
          <w:lang w:val="en-US"/>
        </w:rPr>
        <w:t>:</w:t>
      </w:r>
    </w:p>
    <w:p w14:paraId="33D13FBD" w14:textId="77777777" w:rsidR="00250898" w:rsidRDefault="00117E56">
      <w:pPr>
        <w:spacing w:after="197" w:line="259" w:lineRule="auto"/>
        <w:ind w:left="738" w:hanging="10"/>
        <w:jc w:val="left"/>
      </w:pPr>
      <w:hyperlink r:id="rId96">
        <w:r w:rsidR="00FD0452">
          <w:rPr>
            <w:rFonts w:ascii="Calibri" w:eastAsia="Calibri" w:hAnsi="Calibri" w:cs="Calibri"/>
            <w:color w:val="0000FF"/>
          </w:rPr>
          <w:t>10.1016/j.dsr2.2016.12.011</w:t>
        </w:r>
      </w:hyperlink>
      <w:hyperlink r:id="rId97">
        <w:r w:rsidR="00FD0452">
          <w:t>.</w:t>
        </w:r>
      </w:hyperlink>
    </w:p>
    <w:p w14:paraId="7D87095A" w14:textId="77777777" w:rsidR="00250898" w:rsidRPr="000664D4" w:rsidRDefault="00FD0452">
      <w:pPr>
        <w:numPr>
          <w:ilvl w:val="0"/>
          <w:numId w:val="3"/>
        </w:numPr>
        <w:ind w:left="859" w:right="53" w:hanging="715"/>
        <w:rPr>
          <w:lang w:val="en-US"/>
          <w:rPrChange w:id="982" w:author="Valentin Lauret" w:date="2024-06-06T11:26:00Z">
            <w:rPr/>
          </w:rPrChange>
        </w:rPr>
      </w:pPr>
      <w:proofErr w:type="spellStart"/>
      <w:r w:rsidRPr="000217F6">
        <w:rPr>
          <w:lang w:val="en-US"/>
        </w:rPr>
        <w:t>Gianpiero</w:t>
      </w:r>
      <w:proofErr w:type="spellEnd"/>
      <w:r w:rsidRPr="000217F6">
        <w:rPr>
          <w:lang w:val="en-US"/>
        </w:rPr>
        <w:t xml:space="preserve"> </w:t>
      </w:r>
      <w:proofErr w:type="spellStart"/>
      <w:r w:rsidRPr="000217F6">
        <w:rPr>
          <w:lang w:val="en-US"/>
        </w:rPr>
        <w:t>Cossarini</w:t>
      </w:r>
      <w:proofErr w:type="spellEnd"/>
      <w:r w:rsidRPr="000217F6">
        <w:rPr>
          <w:lang w:val="en-US"/>
        </w:rPr>
        <w:t xml:space="preserve"> et al. “High-Resolution Reanalysis of the Mediterranean Sea Biogeochemistry (1999–2019)”. </w:t>
      </w:r>
      <w:r w:rsidRPr="000664D4">
        <w:rPr>
          <w:i/>
          <w:lang w:val="en-US"/>
          <w:rPrChange w:id="983" w:author="Valentin Lauret" w:date="2024-06-06T11:26:00Z">
            <w:rPr>
              <w:i/>
            </w:rPr>
          </w:rPrChange>
        </w:rPr>
        <w:t xml:space="preserve">Frontiers in Marine Science </w:t>
      </w:r>
      <w:r w:rsidRPr="000664D4">
        <w:rPr>
          <w:lang w:val="en-US"/>
          <w:rPrChange w:id="984" w:author="Valentin Lauret" w:date="2024-06-06T11:26:00Z">
            <w:rPr/>
          </w:rPrChange>
        </w:rPr>
        <w:t xml:space="preserve">(Nov. 29, 2021). </w:t>
      </w:r>
      <w:proofErr w:type="spellStart"/>
      <w:r w:rsidRPr="000664D4">
        <w:rPr>
          <w:rFonts w:ascii="Calibri" w:eastAsia="Calibri" w:hAnsi="Calibri" w:cs="Calibri"/>
          <w:lang w:val="en-US"/>
          <w:rPrChange w:id="985" w:author="Valentin Lauret" w:date="2024-06-06T11:26:00Z">
            <w:rPr>
              <w:rFonts w:ascii="Calibri" w:eastAsia="Calibri" w:hAnsi="Calibri" w:cs="Calibri"/>
            </w:rPr>
          </w:rPrChange>
        </w:rPr>
        <w:t>doi</w:t>
      </w:r>
      <w:proofErr w:type="spellEnd"/>
      <w:r w:rsidRPr="000664D4">
        <w:rPr>
          <w:lang w:val="en-US"/>
          <w:rPrChange w:id="986" w:author="Valentin Lauret" w:date="2024-06-06T11:26:00Z">
            <w:rPr/>
          </w:rPrChange>
        </w:rPr>
        <w:t>:</w:t>
      </w:r>
    </w:p>
    <w:p w14:paraId="407EBDC7" w14:textId="77777777" w:rsidR="00250898" w:rsidRDefault="00117E56">
      <w:pPr>
        <w:spacing w:after="197" w:line="259" w:lineRule="auto"/>
        <w:ind w:left="738" w:hanging="10"/>
        <w:jc w:val="left"/>
      </w:pPr>
      <w:hyperlink r:id="rId98">
        <w:r w:rsidR="00FD0452">
          <w:rPr>
            <w:rFonts w:ascii="Calibri" w:eastAsia="Calibri" w:hAnsi="Calibri" w:cs="Calibri"/>
            <w:color w:val="0000FF"/>
          </w:rPr>
          <w:t>10.3389/fmars.2021.741486</w:t>
        </w:r>
      </w:hyperlink>
      <w:hyperlink r:id="rId99">
        <w:r w:rsidR="00FD0452">
          <w:t>.</w:t>
        </w:r>
      </w:hyperlink>
    </w:p>
    <w:p w14:paraId="59434D57" w14:textId="77777777" w:rsidR="00250898" w:rsidRDefault="00FD0452">
      <w:pPr>
        <w:numPr>
          <w:ilvl w:val="0"/>
          <w:numId w:val="3"/>
        </w:numPr>
        <w:spacing w:after="116"/>
        <w:ind w:left="859" w:right="53" w:hanging="715"/>
      </w:pPr>
      <w:r w:rsidRPr="000217F6">
        <w:rPr>
          <w:lang w:val="en-US"/>
        </w:rPr>
        <w:t xml:space="preserve">Romain </w:t>
      </w:r>
      <w:proofErr w:type="spellStart"/>
      <w:r w:rsidRPr="000217F6">
        <w:rPr>
          <w:lang w:val="en-US"/>
        </w:rPr>
        <w:t>Escudier</w:t>
      </w:r>
      <w:proofErr w:type="spellEnd"/>
      <w:r w:rsidRPr="000217F6">
        <w:rPr>
          <w:lang w:val="en-US"/>
        </w:rPr>
        <w:t xml:space="preserve"> et al. “A </w:t>
      </w:r>
      <w:proofErr w:type="gramStart"/>
      <w:r w:rsidRPr="000217F6">
        <w:rPr>
          <w:lang w:val="en-US"/>
        </w:rPr>
        <w:t>High Resolution</w:t>
      </w:r>
      <w:proofErr w:type="gramEnd"/>
      <w:r w:rsidRPr="000217F6">
        <w:rPr>
          <w:lang w:val="en-US"/>
        </w:rPr>
        <w:t xml:space="preserve"> Reanalysis for the Mediterranean Sea”. </w:t>
      </w:r>
      <w:proofErr w:type="spellStart"/>
      <w:r>
        <w:rPr>
          <w:i/>
        </w:rPr>
        <w:t>Frontiers</w:t>
      </w:r>
      <w:proofErr w:type="spellEnd"/>
      <w:r>
        <w:rPr>
          <w:i/>
        </w:rPr>
        <w:t xml:space="preserve"> in </w:t>
      </w:r>
      <w:proofErr w:type="spellStart"/>
      <w:r>
        <w:rPr>
          <w:i/>
        </w:rPr>
        <w:t>Earth</w:t>
      </w:r>
      <w:proofErr w:type="spellEnd"/>
      <w:r>
        <w:rPr>
          <w:i/>
        </w:rPr>
        <w:t xml:space="preserve"> Science </w:t>
      </w:r>
      <w:r>
        <w:t xml:space="preserve">(Nov. 24, 2021). </w:t>
      </w:r>
      <w:proofErr w:type="spellStart"/>
      <w:proofErr w:type="gramStart"/>
      <w:r>
        <w:rPr>
          <w:rFonts w:ascii="Calibri" w:eastAsia="Calibri" w:hAnsi="Calibri" w:cs="Calibri"/>
        </w:rPr>
        <w:t>doi</w:t>
      </w:r>
      <w:proofErr w:type="spellEnd"/>
      <w:r>
        <w:t>:</w:t>
      </w:r>
      <w:proofErr w:type="gramEnd"/>
      <w:r>
        <w:t xml:space="preserve"> </w:t>
      </w:r>
      <w:hyperlink r:id="rId100">
        <w:r>
          <w:rPr>
            <w:rFonts w:ascii="Calibri" w:eastAsia="Calibri" w:hAnsi="Calibri" w:cs="Calibri"/>
            <w:color w:val="0000FF"/>
          </w:rPr>
          <w:t>10.3389/feart.2021.702285</w:t>
        </w:r>
      </w:hyperlink>
      <w:hyperlink r:id="rId101">
        <w:r>
          <w:t>.</w:t>
        </w:r>
      </w:hyperlink>
    </w:p>
    <w:p w14:paraId="05FAD87A" w14:textId="77777777" w:rsidR="00250898" w:rsidRDefault="00FD0452">
      <w:pPr>
        <w:numPr>
          <w:ilvl w:val="0"/>
          <w:numId w:val="3"/>
        </w:numPr>
        <w:spacing w:after="115"/>
        <w:ind w:left="859" w:right="53" w:hanging="715"/>
      </w:pPr>
      <w:r w:rsidRPr="000217F6">
        <w:rPr>
          <w:lang w:val="en-US"/>
        </w:rPr>
        <w:t xml:space="preserve">Elizabeth J. </w:t>
      </w:r>
      <w:proofErr w:type="spellStart"/>
      <w:r w:rsidRPr="000217F6">
        <w:rPr>
          <w:lang w:val="en-US"/>
        </w:rPr>
        <w:t>Sbrocco</w:t>
      </w:r>
      <w:proofErr w:type="spellEnd"/>
      <w:r w:rsidRPr="000217F6">
        <w:rPr>
          <w:lang w:val="en-US"/>
        </w:rPr>
        <w:t xml:space="preserve"> and Paul H. Barber. “MARSPEC: ocean climate layers for marine spatial ecology”. </w:t>
      </w:r>
      <w:proofErr w:type="spellStart"/>
      <w:r>
        <w:rPr>
          <w:i/>
        </w:rPr>
        <w:t>Ecology</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02">
        <w:r>
          <w:rPr>
            <w:rFonts w:ascii="Calibri" w:eastAsia="Calibri" w:hAnsi="Calibri" w:cs="Calibri"/>
            <w:color w:val="0000FF"/>
          </w:rPr>
          <w:t>10.1890/12-1358.1</w:t>
        </w:r>
      </w:hyperlink>
      <w:hyperlink r:id="rId103">
        <w:r>
          <w:t>.</w:t>
        </w:r>
      </w:hyperlink>
    </w:p>
    <w:p w14:paraId="034F79F2" w14:textId="77777777" w:rsidR="00250898" w:rsidRPr="000664D4" w:rsidRDefault="00FD0452">
      <w:pPr>
        <w:numPr>
          <w:ilvl w:val="0"/>
          <w:numId w:val="3"/>
        </w:numPr>
        <w:ind w:left="859" w:right="53" w:hanging="715"/>
        <w:rPr>
          <w:lang w:val="en-US"/>
          <w:rPrChange w:id="987" w:author="Valentin Lauret" w:date="2024-06-06T11:26:00Z">
            <w:rPr/>
          </w:rPrChange>
        </w:rPr>
      </w:pPr>
      <w:r w:rsidRPr="000217F6">
        <w:rPr>
          <w:lang w:val="en-US"/>
        </w:rPr>
        <w:t xml:space="preserve">Juan </w:t>
      </w:r>
      <w:proofErr w:type="spellStart"/>
      <w:r w:rsidRPr="000217F6">
        <w:rPr>
          <w:lang w:val="en-US"/>
        </w:rPr>
        <w:t>Serratosa</w:t>
      </w:r>
      <w:proofErr w:type="spellEnd"/>
      <w:r w:rsidRPr="000217F6">
        <w:rPr>
          <w:lang w:val="en-US"/>
        </w:rPr>
        <w:t xml:space="preserve"> et al. “Environmental Drivers of Seabird At-Sea Distribution in the Eastern South Pacific Ocean: Assemblage Composition Across a Longitudinal Productivity Gradient”. </w:t>
      </w:r>
      <w:r w:rsidRPr="000664D4">
        <w:rPr>
          <w:i/>
          <w:lang w:val="en-US"/>
          <w:rPrChange w:id="988" w:author="Valentin Lauret" w:date="2024-06-06T11:26:00Z">
            <w:rPr>
              <w:i/>
            </w:rPr>
          </w:rPrChange>
        </w:rPr>
        <w:t xml:space="preserve">Frontiers in Marine Science </w:t>
      </w:r>
      <w:r w:rsidRPr="000664D4">
        <w:rPr>
          <w:lang w:val="en-US"/>
          <w:rPrChange w:id="989" w:author="Valentin Lauret" w:date="2024-06-06T11:26:00Z">
            <w:rPr/>
          </w:rPrChange>
        </w:rPr>
        <w:t xml:space="preserve">(Feb. 5, 2020). </w:t>
      </w:r>
      <w:proofErr w:type="spellStart"/>
      <w:r w:rsidRPr="000664D4">
        <w:rPr>
          <w:rFonts w:ascii="Calibri" w:eastAsia="Calibri" w:hAnsi="Calibri" w:cs="Calibri"/>
          <w:lang w:val="en-US"/>
          <w:rPrChange w:id="990" w:author="Valentin Lauret" w:date="2024-06-06T11:26:00Z">
            <w:rPr>
              <w:rFonts w:ascii="Calibri" w:eastAsia="Calibri" w:hAnsi="Calibri" w:cs="Calibri"/>
            </w:rPr>
          </w:rPrChange>
        </w:rPr>
        <w:t>doi</w:t>
      </w:r>
      <w:proofErr w:type="spellEnd"/>
      <w:r w:rsidRPr="000664D4">
        <w:rPr>
          <w:lang w:val="en-US"/>
          <w:rPrChange w:id="991" w:author="Valentin Lauret" w:date="2024-06-06T11:26:00Z">
            <w:rPr/>
          </w:rPrChange>
        </w:rPr>
        <w:t xml:space="preserve">: </w:t>
      </w:r>
      <w:r w:rsidR="00EA40AA">
        <w:fldChar w:fldCharType="begin"/>
      </w:r>
      <w:r w:rsidR="00EA40AA" w:rsidRPr="000664D4">
        <w:rPr>
          <w:lang w:val="en-US"/>
          <w:rPrChange w:id="992" w:author="Valentin Lauret" w:date="2024-06-06T11:26:00Z">
            <w:rPr/>
          </w:rPrChange>
        </w:rPr>
        <w:instrText xml:space="preserve"> HYPERLINK "https://doi.org/10.3389/fmars.2019.00838" \h </w:instrText>
      </w:r>
      <w:r w:rsidR="00EA40AA">
        <w:fldChar w:fldCharType="separate"/>
      </w:r>
      <w:r w:rsidRPr="000664D4">
        <w:rPr>
          <w:rFonts w:ascii="Calibri" w:eastAsia="Calibri" w:hAnsi="Calibri" w:cs="Calibri"/>
          <w:color w:val="0000FF"/>
          <w:lang w:val="en-US"/>
          <w:rPrChange w:id="993" w:author="Valentin Lauret" w:date="2024-06-06T11:26:00Z">
            <w:rPr>
              <w:rFonts w:ascii="Calibri" w:eastAsia="Calibri" w:hAnsi="Calibri" w:cs="Calibri"/>
              <w:color w:val="0000FF"/>
            </w:rPr>
          </w:rPrChange>
        </w:rPr>
        <w:t>10.3389/</w:t>
      </w:r>
      <w:proofErr w:type="spellStart"/>
      <w:r w:rsidRPr="000664D4">
        <w:rPr>
          <w:rFonts w:ascii="Calibri" w:eastAsia="Calibri" w:hAnsi="Calibri" w:cs="Calibri"/>
          <w:color w:val="0000FF"/>
          <w:lang w:val="en-US"/>
          <w:rPrChange w:id="994" w:author="Valentin Lauret" w:date="2024-06-06T11:26:00Z">
            <w:rPr>
              <w:rFonts w:ascii="Calibri" w:eastAsia="Calibri" w:hAnsi="Calibri" w:cs="Calibri"/>
              <w:color w:val="0000FF"/>
            </w:rPr>
          </w:rPrChange>
        </w:rPr>
        <w:t>fmars</w:t>
      </w:r>
      <w:proofErr w:type="spellEnd"/>
      <w:r w:rsidRPr="000664D4">
        <w:rPr>
          <w:rFonts w:ascii="Calibri" w:eastAsia="Calibri" w:hAnsi="Calibri" w:cs="Calibri"/>
          <w:color w:val="0000FF"/>
          <w:lang w:val="en-US"/>
          <w:rPrChange w:id="995"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1B05E02E" w14:textId="77777777" w:rsidR="00250898" w:rsidRDefault="00117E56">
      <w:pPr>
        <w:spacing w:after="197" w:line="259" w:lineRule="auto"/>
        <w:ind w:left="738" w:hanging="10"/>
        <w:jc w:val="left"/>
      </w:pPr>
      <w:hyperlink r:id="rId104">
        <w:r w:rsidR="00FD0452">
          <w:rPr>
            <w:rFonts w:ascii="Calibri" w:eastAsia="Calibri" w:hAnsi="Calibri" w:cs="Calibri"/>
            <w:color w:val="0000FF"/>
          </w:rPr>
          <w:t>2019.00838</w:t>
        </w:r>
      </w:hyperlink>
      <w:hyperlink r:id="rId105">
        <w:r w:rsidR="00FD0452">
          <w:t>.</w:t>
        </w:r>
      </w:hyperlink>
    </w:p>
    <w:p w14:paraId="4B75FF15" w14:textId="77777777" w:rsidR="00250898" w:rsidRPr="000664D4" w:rsidRDefault="00FD0452">
      <w:pPr>
        <w:numPr>
          <w:ilvl w:val="0"/>
          <w:numId w:val="3"/>
        </w:numPr>
        <w:ind w:left="859" w:right="53" w:hanging="715"/>
        <w:rPr>
          <w:lang w:val="en-US"/>
          <w:rPrChange w:id="996" w:author="Valentin Lauret" w:date="2024-06-06T11:26:00Z">
            <w:rPr/>
          </w:rPrChange>
        </w:rPr>
      </w:pPr>
      <w:r w:rsidRPr="000217F6">
        <w:rPr>
          <w:lang w:val="en-US"/>
        </w:rPr>
        <w:lastRenderedPageBreak/>
        <w:t xml:space="preserve">Blanca </w:t>
      </w:r>
      <w:proofErr w:type="spellStart"/>
      <w:r w:rsidRPr="000217F6">
        <w:rPr>
          <w:lang w:val="en-US"/>
        </w:rPr>
        <w:t>Sarzo</w:t>
      </w:r>
      <w:proofErr w:type="spellEnd"/>
      <w:r w:rsidRPr="000217F6">
        <w:rPr>
          <w:lang w:val="en-US"/>
        </w:rPr>
        <w:t xml:space="preserve"> et al. “Modelling </w:t>
      </w:r>
      <w:proofErr w:type="gramStart"/>
      <w:r w:rsidRPr="000217F6">
        <w:rPr>
          <w:lang w:val="en-US"/>
        </w:rPr>
        <w:t>seabirds</w:t>
      </w:r>
      <w:proofErr w:type="gramEnd"/>
      <w:r w:rsidRPr="000217F6">
        <w:rPr>
          <w:lang w:val="en-US"/>
        </w:rPr>
        <w:t xml:space="preserve"> biodiversity through Bayesian Spatial Beta regression models: A proxy to inform marine protected areas in the Mediterranean Sea”. </w:t>
      </w:r>
      <w:r w:rsidRPr="000664D4">
        <w:rPr>
          <w:i/>
          <w:lang w:val="en-US"/>
          <w:rPrChange w:id="997" w:author="Valentin Lauret" w:date="2024-06-06T11:26:00Z">
            <w:rPr>
              <w:i/>
            </w:rPr>
          </w:rPrChange>
        </w:rPr>
        <w:t xml:space="preserve">Marine Environmental Research </w:t>
      </w:r>
      <w:r w:rsidRPr="000664D4">
        <w:rPr>
          <w:lang w:val="en-US"/>
          <w:rPrChange w:id="998" w:author="Valentin Lauret" w:date="2024-06-06T11:26:00Z">
            <w:rPr/>
          </w:rPrChange>
        </w:rPr>
        <w:t xml:space="preserve">(Mar. 1, 2023). </w:t>
      </w:r>
      <w:proofErr w:type="spellStart"/>
      <w:r w:rsidRPr="000664D4">
        <w:rPr>
          <w:rFonts w:ascii="Calibri" w:eastAsia="Calibri" w:hAnsi="Calibri" w:cs="Calibri"/>
          <w:lang w:val="en-US"/>
          <w:rPrChange w:id="999" w:author="Valentin Lauret" w:date="2024-06-06T11:26:00Z">
            <w:rPr>
              <w:rFonts w:ascii="Calibri" w:eastAsia="Calibri" w:hAnsi="Calibri" w:cs="Calibri"/>
            </w:rPr>
          </w:rPrChange>
        </w:rPr>
        <w:t>doi</w:t>
      </w:r>
      <w:proofErr w:type="spellEnd"/>
      <w:r w:rsidRPr="000664D4">
        <w:rPr>
          <w:lang w:val="en-US"/>
          <w:rPrChange w:id="1000" w:author="Valentin Lauret" w:date="2024-06-06T11:26:00Z">
            <w:rPr/>
          </w:rPrChange>
        </w:rPr>
        <w:t xml:space="preserve">: </w:t>
      </w:r>
      <w:r w:rsidR="00EA40AA">
        <w:fldChar w:fldCharType="begin"/>
      </w:r>
      <w:r w:rsidR="00EA40AA" w:rsidRPr="000664D4">
        <w:rPr>
          <w:lang w:val="en-US"/>
          <w:rPrChange w:id="1001" w:author="Valentin Lauret" w:date="2024-06-06T11:26:00Z">
            <w:rPr/>
          </w:rPrChange>
        </w:rPr>
        <w:instrText xml:space="preserve"> HYPERLINK "https://doi.org/10.1016/j.marenvres.2022.105860" \h </w:instrText>
      </w:r>
      <w:r w:rsidR="00EA40AA">
        <w:fldChar w:fldCharType="separate"/>
      </w:r>
      <w:r w:rsidRPr="000664D4">
        <w:rPr>
          <w:rFonts w:ascii="Calibri" w:eastAsia="Calibri" w:hAnsi="Calibri" w:cs="Calibri"/>
          <w:color w:val="0000FF"/>
          <w:lang w:val="en-US"/>
          <w:rPrChange w:id="1002" w:author="Valentin Lauret" w:date="2024-06-06T11:26:00Z">
            <w:rPr>
              <w:rFonts w:ascii="Calibri" w:eastAsia="Calibri" w:hAnsi="Calibri" w:cs="Calibri"/>
              <w:color w:val="0000FF"/>
            </w:rPr>
          </w:rPrChange>
        </w:rPr>
        <w:t>10.1016/</w:t>
      </w:r>
      <w:proofErr w:type="spellStart"/>
      <w:r w:rsidRPr="000664D4">
        <w:rPr>
          <w:rFonts w:ascii="Calibri" w:eastAsia="Calibri" w:hAnsi="Calibri" w:cs="Calibri"/>
          <w:color w:val="0000FF"/>
          <w:lang w:val="en-US"/>
          <w:rPrChange w:id="1003" w:author="Valentin Lauret" w:date="2024-06-06T11:26:00Z">
            <w:rPr>
              <w:rFonts w:ascii="Calibri" w:eastAsia="Calibri" w:hAnsi="Calibri" w:cs="Calibri"/>
              <w:color w:val="0000FF"/>
            </w:rPr>
          </w:rPrChange>
        </w:rPr>
        <w:t>j.marenvres</w:t>
      </w:r>
      <w:proofErr w:type="spellEnd"/>
      <w:r w:rsidRPr="000664D4">
        <w:rPr>
          <w:rFonts w:ascii="Calibri" w:eastAsia="Calibri" w:hAnsi="Calibri" w:cs="Calibri"/>
          <w:color w:val="0000FF"/>
          <w:lang w:val="en-US"/>
          <w:rPrChange w:id="1004" w:author="Valentin Lauret" w:date="2024-06-06T11:26:00Z">
            <w:rPr>
              <w:rFonts w:ascii="Calibri" w:eastAsia="Calibri" w:hAnsi="Calibri" w:cs="Calibri"/>
              <w:color w:val="0000FF"/>
            </w:rPr>
          </w:rPrChange>
        </w:rPr>
        <w:t>.</w:t>
      </w:r>
      <w:r w:rsidR="00EA40AA">
        <w:rPr>
          <w:rFonts w:ascii="Calibri" w:eastAsia="Calibri" w:hAnsi="Calibri" w:cs="Calibri"/>
          <w:color w:val="0000FF"/>
        </w:rPr>
        <w:fldChar w:fldCharType="end"/>
      </w:r>
    </w:p>
    <w:p w14:paraId="08C7A638" w14:textId="77777777" w:rsidR="00250898" w:rsidRDefault="00117E56">
      <w:pPr>
        <w:spacing w:after="197" w:line="259" w:lineRule="auto"/>
        <w:ind w:left="738" w:hanging="10"/>
        <w:jc w:val="left"/>
      </w:pPr>
      <w:hyperlink r:id="rId106">
        <w:r w:rsidR="00FD0452">
          <w:rPr>
            <w:rFonts w:ascii="Calibri" w:eastAsia="Calibri" w:hAnsi="Calibri" w:cs="Calibri"/>
            <w:color w:val="0000FF"/>
          </w:rPr>
          <w:t>2022.105860</w:t>
        </w:r>
      </w:hyperlink>
      <w:hyperlink r:id="rId107">
        <w:r w:rsidR="00FD0452">
          <w:t>.</w:t>
        </w:r>
      </w:hyperlink>
    </w:p>
    <w:p w14:paraId="6E4060CC" w14:textId="77777777" w:rsidR="00250898" w:rsidRDefault="00FD0452">
      <w:pPr>
        <w:numPr>
          <w:ilvl w:val="0"/>
          <w:numId w:val="3"/>
        </w:numPr>
        <w:spacing w:after="30"/>
        <w:ind w:left="859" w:right="53" w:hanging="715"/>
      </w:pPr>
      <w:r w:rsidRPr="000217F6">
        <w:rPr>
          <w:lang w:val="en-US"/>
        </w:rPr>
        <w:t xml:space="preserve">Steffen </w:t>
      </w:r>
      <w:proofErr w:type="spellStart"/>
      <w:r w:rsidRPr="000217F6">
        <w:rPr>
          <w:lang w:val="en-US"/>
        </w:rPr>
        <w:t>Oppel</w:t>
      </w:r>
      <w:proofErr w:type="spellEnd"/>
      <w:r w:rsidRPr="000217F6">
        <w:rPr>
          <w:lang w:val="en-US"/>
        </w:rPr>
        <w:t xml:space="preserve"> et al. “Comparison of five modelling techniques to predict the spatial distribution and abundance of seabirds”. </w:t>
      </w:r>
      <w:proofErr w:type="spellStart"/>
      <w:r>
        <w:rPr>
          <w:i/>
        </w:rPr>
        <w:t>Biological</w:t>
      </w:r>
      <w:proofErr w:type="spellEnd"/>
      <w:r>
        <w:rPr>
          <w:i/>
        </w:rPr>
        <w:t xml:space="preserve"> Conservation</w:t>
      </w:r>
      <w:r>
        <w:t xml:space="preserve">. </w:t>
      </w:r>
      <w:proofErr w:type="spellStart"/>
      <w:r>
        <w:t>Seabirds</w:t>
      </w:r>
      <w:proofErr w:type="spellEnd"/>
      <w:r>
        <w:t xml:space="preserve"> and Marine</w:t>
      </w:r>
    </w:p>
    <w:p w14:paraId="36CE63A0" w14:textId="77777777" w:rsidR="00250898" w:rsidRPr="000217F6" w:rsidRDefault="00FD0452">
      <w:pPr>
        <w:spacing w:after="207" w:line="259" w:lineRule="auto"/>
        <w:ind w:left="743" w:right="53" w:firstLine="0"/>
        <w:rPr>
          <w:lang w:val="en-US"/>
        </w:rPr>
      </w:pPr>
      <w:r w:rsidRPr="000217F6">
        <w:rPr>
          <w:lang w:val="en-US"/>
        </w:rPr>
        <w:t xml:space="preserve">Protected Areas planning (Nov. 1, 2012).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05" w:author="Valentin Lauret" w:date="2024-06-06T11:26:00Z">
            <w:rPr/>
          </w:rPrChange>
        </w:rPr>
        <w:instrText xml:space="preserve"> HYPERLINK "https://doi.org/10.1016/j.biocon.2011.11.013" \h </w:instrText>
      </w:r>
      <w:r w:rsidR="00EA40AA">
        <w:fldChar w:fldCharType="separate"/>
      </w:r>
      <w:r w:rsidRPr="000217F6">
        <w:rPr>
          <w:rFonts w:ascii="Calibri" w:eastAsia="Calibri" w:hAnsi="Calibri" w:cs="Calibri"/>
          <w:color w:val="0000FF"/>
          <w:lang w:val="en-US"/>
        </w:rPr>
        <w:t>10.1016/j.biocon.2011.11.013</w:t>
      </w:r>
      <w:r w:rsidR="00EA40AA">
        <w:rPr>
          <w:rFonts w:ascii="Calibri" w:eastAsia="Calibri" w:hAnsi="Calibri" w:cs="Calibri"/>
          <w:color w:val="0000FF"/>
          <w:lang w:val="en-US"/>
        </w:rPr>
        <w:fldChar w:fldCharType="end"/>
      </w:r>
      <w:r w:rsidR="00EA40AA">
        <w:fldChar w:fldCharType="begin"/>
      </w:r>
      <w:r w:rsidR="00EA40AA" w:rsidRPr="000664D4">
        <w:rPr>
          <w:lang w:val="en-US"/>
          <w:rPrChange w:id="1006" w:author="Valentin Lauret" w:date="2024-06-06T11:26:00Z">
            <w:rPr/>
          </w:rPrChange>
        </w:rPr>
        <w:instrText xml:space="preserve"> HYPERLINK "https://doi.org/10.1016/j.biocon.2011.11.013" \h </w:instrText>
      </w:r>
      <w:r w:rsidR="00EA40AA">
        <w:fldChar w:fldCharType="separate"/>
      </w:r>
      <w:r w:rsidRPr="000217F6">
        <w:rPr>
          <w:lang w:val="en-US"/>
        </w:rPr>
        <w:t>.</w:t>
      </w:r>
      <w:r w:rsidR="00EA40AA">
        <w:rPr>
          <w:lang w:val="en-US"/>
        </w:rPr>
        <w:fldChar w:fldCharType="end"/>
      </w:r>
    </w:p>
    <w:p w14:paraId="26D0D229" w14:textId="77777777" w:rsidR="00250898" w:rsidRDefault="00FD0452">
      <w:pPr>
        <w:numPr>
          <w:ilvl w:val="0"/>
          <w:numId w:val="3"/>
        </w:numPr>
        <w:spacing w:after="4" w:line="330" w:lineRule="auto"/>
        <w:ind w:left="859" w:right="53" w:hanging="715"/>
      </w:pPr>
      <w:r w:rsidRPr="000217F6">
        <w:rPr>
          <w:lang w:val="en-US"/>
        </w:rPr>
        <w:t xml:space="preserve">Francisco V. </w:t>
      </w:r>
      <w:proofErr w:type="spellStart"/>
      <w:r w:rsidRPr="000217F6">
        <w:rPr>
          <w:lang w:val="en-US"/>
        </w:rPr>
        <w:t>D´enes</w:t>
      </w:r>
      <w:proofErr w:type="spellEnd"/>
      <w:r w:rsidRPr="000217F6">
        <w:rPr>
          <w:lang w:val="en-US"/>
        </w:rPr>
        <w:t xml:space="preserve">, </w:t>
      </w:r>
      <w:proofErr w:type="spellStart"/>
      <w:r w:rsidRPr="000217F6">
        <w:rPr>
          <w:lang w:val="en-US"/>
        </w:rPr>
        <w:t>Lu´ıs</w:t>
      </w:r>
      <w:proofErr w:type="spellEnd"/>
      <w:r w:rsidRPr="000217F6">
        <w:rPr>
          <w:lang w:val="en-US"/>
        </w:rPr>
        <w:t xml:space="preserve"> </w:t>
      </w:r>
      <w:proofErr w:type="spellStart"/>
      <w:r w:rsidRPr="000217F6">
        <w:rPr>
          <w:lang w:val="en-US"/>
        </w:rPr>
        <w:t>F´abio</w:t>
      </w:r>
      <w:proofErr w:type="spellEnd"/>
      <w:r w:rsidRPr="000217F6">
        <w:rPr>
          <w:lang w:val="en-US"/>
        </w:rPr>
        <w:t xml:space="preserve"> Silveira, and Steven R. </w:t>
      </w:r>
      <w:proofErr w:type="spellStart"/>
      <w:r w:rsidRPr="000217F6">
        <w:rPr>
          <w:lang w:val="en-US"/>
        </w:rPr>
        <w:t>Beissinger</w:t>
      </w:r>
      <w:proofErr w:type="spellEnd"/>
      <w:r w:rsidRPr="000217F6">
        <w:rPr>
          <w:lang w:val="en-US"/>
        </w:rPr>
        <w:t xml:space="preserve">. “Estimating abundance of unmarked animal populations: accounting for imperfect detection and other sources of zero inflation”. </w:t>
      </w:r>
      <w:r>
        <w:rPr>
          <w:i/>
        </w:rPr>
        <w:t xml:space="preserve">Methods in </w:t>
      </w:r>
      <w:proofErr w:type="spellStart"/>
      <w:r>
        <w:rPr>
          <w:i/>
        </w:rPr>
        <w:t>Ecology</w:t>
      </w:r>
      <w:proofErr w:type="spellEnd"/>
      <w:r>
        <w:rPr>
          <w:i/>
        </w:rPr>
        <w:t xml:space="preserve"> and Evolution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08">
        <w:r>
          <w:rPr>
            <w:rFonts w:ascii="Calibri" w:eastAsia="Calibri" w:hAnsi="Calibri" w:cs="Calibri"/>
            <w:color w:val="0000FF"/>
          </w:rPr>
          <w:t>10.1111/</w:t>
        </w:r>
      </w:hyperlink>
    </w:p>
    <w:p w14:paraId="341B2AFD" w14:textId="77777777" w:rsidR="00250898" w:rsidRDefault="00117E56">
      <w:pPr>
        <w:spacing w:after="197" w:line="259" w:lineRule="auto"/>
        <w:ind w:left="738" w:hanging="10"/>
        <w:jc w:val="left"/>
      </w:pPr>
      <w:hyperlink r:id="rId109">
        <w:r w:rsidR="00FD0452">
          <w:rPr>
            <w:rFonts w:ascii="Calibri" w:eastAsia="Calibri" w:hAnsi="Calibri" w:cs="Calibri"/>
            <w:color w:val="0000FF"/>
          </w:rPr>
          <w:t>2041-210X.12333</w:t>
        </w:r>
      </w:hyperlink>
      <w:hyperlink r:id="rId110">
        <w:r w:rsidR="00FD0452">
          <w:t>.</w:t>
        </w:r>
      </w:hyperlink>
    </w:p>
    <w:p w14:paraId="114CF950" w14:textId="77777777" w:rsidR="00250898" w:rsidRPr="000217F6" w:rsidRDefault="00FD0452">
      <w:pPr>
        <w:numPr>
          <w:ilvl w:val="0"/>
          <w:numId w:val="3"/>
        </w:numPr>
        <w:spacing w:after="112" w:line="259" w:lineRule="auto"/>
        <w:ind w:left="859" w:right="53" w:hanging="715"/>
        <w:rPr>
          <w:lang w:val="en-US"/>
        </w:rPr>
      </w:pPr>
      <w:proofErr w:type="spellStart"/>
      <w:r>
        <w:t>Gurutzeta</w:t>
      </w:r>
      <w:proofErr w:type="spellEnd"/>
      <w:r>
        <w:t xml:space="preserve"> </w:t>
      </w:r>
      <w:proofErr w:type="spellStart"/>
      <w:r>
        <w:t>Guillera-Arroita</w:t>
      </w:r>
      <w:proofErr w:type="spellEnd"/>
      <w:r>
        <w:t xml:space="preserve"> et al. </w:t>
      </w:r>
      <w:r w:rsidRPr="000217F6">
        <w:rPr>
          <w:lang w:val="en-US"/>
        </w:rPr>
        <w:t>“Ignoring Imperfect Detection in Biological Surveys Is</w:t>
      </w:r>
    </w:p>
    <w:p w14:paraId="51053DE4" w14:textId="77777777" w:rsidR="00250898" w:rsidRDefault="00FD0452">
      <w:pPr>
        <w:spacing w:after="118"/>
        <w:ind w:left="715" w:right="53" w:firstLine="27"/>
      </w:pPr>
      <w:r w:rsidRPr="000217F6">
        <w:rPr>
          <w:lang w:val="en-US"/>
        </w:rPr>
        <w:t xml:space="preserve">Dangerous: A Response to ‘Fitting and Interpreting Occupancy Models’”. </w:t>
      </w:r>
      <w:r>
        <w:rPr>
          <w:i/>
        </w:rPr>
        <w:t xml:space="preserve">PLOS ONE </w:t>
      </w:r>
      <w:r>
        <w:t xml:space="preserve">(July 30, 2014). </w:t>
      </w:r>
      <w:proofErr w:type="spellStart"/>
      <w:proofErr w:type="gramStart"/>
      <w:r>
        <w:rPr>
          <w:rFonts w:ascii="Calibri" w:eastAsia="Calibri" w:hAnsi="Calibri" w:cs="Calibri"/>
        </w:rPr>
        <w:t>doi</w:t>
      </w:r>
      <w:proofErr w:type="spellEnd"/>
      <w:r>
        <w:t>:</w:t>
      </w:r>
      <w:proofErr w:type="gramEnd"/>
      <w:r>
        <w:t xml:space="preserve"> </w:t>
      </w:r>
      <w:hyperlink r:id="rId111">
        <w:r>
          <w:rPr>
            <w:rFonts w:ascii="Calibri" w:eastAsia="Calibri" w:hAnsi="Calibri" w:cs="Calibri"/>
            <w:color w:val="0000FF"/>
          </w:rPr>
          <w:t>10.1371/journal.pone.0099571</w:t>
        </w:r>
      </w:hyperlink>
      <w:hyperlink r:id="rId112">
        <w:r>
          <w:t>.</w:t>
        </w:r>
      </w:hyperlink>
    </w:p>
    <w:p w14:paraId="512426C6" w14:textId="77777777" w:rsidR="00250898" w:rsidRDefault="00FD0452">
      <w:pPr>
        <w:numPr>
          <w:ilvl w:val="0"/>
          <w:numId w:val="3"/>
        </w:numPr>
        <w:spacing w:after="115"/>
        <w:ind w:left="859" w:right="53" w:hanging="715"/>
      </w:pPr>
      <w:proofErr w:type="spellStart"/>
      <w:r w:rsidRPr="000217F6">
        <w:rPr>
          <w:lang w:val="en-US"/>
        </w:rPr>
        <w:t>Jos´e</w:t>
      </w:r>
      <w:proofErr w:type="spellEnd"/>
      <w:r w:rsidRPr="000217F6">
        <w:rPr>
          <w:lang w:val="en-US"/>
        </w:rPr>
        <w:t xml:space="preserve"> J. </w:t>
      </w:r>
      <w:proofErr w:type="spellStart"/>
      <w:r w:rsidRPr="000217F6">
        <w:rPr>
          <w:lang w:val="en-US"/>
        </w:rPr>
        <w:t>Lahoz-Monfort</w:t>
      </w:r>
      <w:proofErr w:type="spellEnd"/>
      <w:r w:rsidRPr="000217F6">
        <w:rPr>
          <w:lang w:val="en-US"/>
        </w:rPr>
        <w:t xml:space="preserve">, </w:t>
      </w:r>
      <w:proofErr w:type="spellStart"/>
      <w:r w:rsidRPr="000217F6">
        <w:rPr>
          <w:lang w:val="en-US"/>
        </w:rPr>
        <w:t>Gurutzeta</w:t>
      </w:r>
      <w:proofErr w:type="spellEnd"/>
      <w:r w:rsidRPr="000217F6">
        <w:rPr>
          <w:lang w:val="en-US"/>
        </w:rPr>
        <w:t xml:space="preserve"> </w:t>
      </w:r>
      <w:proofErr w:type="spellStart"/>
      <w:r w:rsidRPr="000217F6">
        <w:rPr>
          <w:lang w:val="en-US"/>
        </w:rPr>
        <w:t>Guillera-Arroita</w:t>
      </w:r>
      <w:proofErr w:type="spellEnd"/>
      <w:r w:rsidRPr="000217F6">
        <w:rPr>
          <w:lang w:val="en-US"/>
        </w:rPr>
        <w:t xml:space="preserve">, and Brendan A. </w:t>
      </w:r>
      <w:proofErr w:type="spellStart"/>
      <w:r w:rsidRPr="000217F6">
        <w:rPr>
          <w:lang w:val="en-US"/>
        </w:rPr>
        <w:t>Wintle</w:t>
      </w:r>
      <w:proofErr w:type="spellEnd"/>
      <w:r w:rsidRPr="000217F6">
        <w:rPr>
          <w:lang w:val="en-US"/>
        </w:rPr>
        <w:t xml:space="preserve">. “Imperfect detection impacts the performance of species distribution models”. </w:t>
      </w:r>
      <w:r>
        <w:rPr>
          <w:i/>
        </w:rPr>
        <w:t xml:space="preserve">Global </w:t>
      </w:r>
      <w:proofErr w:type="spellStart"/>
      <w:r>
        <w:rPr>
          <w:i/>
        </w:rPr>
        <w:t>Ecology</w:t>
      </w:r>
      <w:proofErr w:type="spellEnd"/>
      <w:r>
        <w:rPr>
          <w:i/>
        </w:rPr>
        <w:t xml:space="preserve"> and </w:t>
      </w:r>
      <w:proofErr w:type="spellStart"/>
      <w:r>
        <w:rPr>
          <w:i/>
        </w:rPr>
        <w:t>Biogeography</w:t>
      </w:r>
      <w:proofErr w:type="spellEnd"/>
      <w:r>
        <w:rPr>
          <w:i/>
        </w:rPr>
        <w:t xml:space="preserve"> </w:t>
      </w:r>
      <w:r>
        <w:t xml:space="preserve">(2014). </w:t>
      </w:r>
      <w:proofErr w:type="spellStart"/>
      <w:proofErr w:type="gramStart"/>
      <w:r>
        <w:rPr>
          <w:rFonts w:ascii="Calibri" w:eastAsia="Calibri" w:hAnsi="Calibri" w:cs="Calibri"/>
        </w:rPr>
        <w:t>doi</w:t>
      </w:r>
      <w:proofErr w:type="spellEnd"/>
      <w:r>
        <w:t>:</w:t>
      </w:r>
      <w:proofErr w:type="gramEnd"/>
      <w:r>
        <w:t xml:space="preserve"> </w:t>
      </w:r>
      <w:hyperlink r:id="rId113">
        <w:r>
          <w:rPr>
            <w:rFonts w:ascii="Calibri" w:eastAsia="Calibri" w:hAnsi="Calibri" w:cs="Calibri"/>
            <w:color w:val="0000FF"/>
          </w:rPr>
          <w:t>10.1111/geb.12138</w:t>
        </w:r>
      </w:hyperlink>
      <w:hyperlink r:id="rId114">
        <w:r>
          <w:t>.</w:t>
        </w:r>
      </w:hyperlink>
    </w:p>
    <w:p w14:paraId="72F056B0" w14:textId="77777777" w:rsidR="00250898" w:rsidRDefault="00FD0452">
      <w:pPr>
        <w:numPr>
          <w:ilvl w:val="0"/>
          <w:numId w:val="3"/>
        </w:numPr>
        <w:spacing w:after="118"/>
        <w:ind w:left="859" w:right="53" w:hanging="715"/>
      </w:pPr>
      <w:r w:rsidRPr="000217F6">
        <w:rPr>
          <w:lang w:val="en-US"/>
        </w:rPr>
        <w:t xml:space="preserve">Marc </w:t>
      </w:r>
      <w:proofErr w:type="spellStart"/>
      <w:r w:rsidRPr="000217F6">
        <w:rPr>
          <w:lang w:val="en-US"/>
        </w:rPr>
        <w:t>K´ery</w:t>
      </w:r>
      <w:proofErr w:type="spellEnd"/>
      <w:r w:rsidRPr="000217F6">
        <w:rPr>
          <w:lang w:val="en-US"/>
        </w:rPr>
        <w:t xml:space="preserve">. “Towards the modelling of true species distributions”. </w:t>
      </w:r>
      <w:r>
        <w:rPr>
          <w:i/>
        </w:rPr>
        <w:t xml:space="preserve">Journal of </w:t>
      </w:r>
      <w:proofErr w:type="spellStart"/>
      <w:r>
        <w:rPr>
          <w:i/>
        </w:rPr>
        <w:t>Biogeography</w:t>
      </w:r>
      <w:proofErr w:type="spellEnd"/>
      <w:r>
        <w:rPr>
          <w:i/>
        </w:rPr>
        <w:t xml:space="preserve"> </w:t>
      </w:r>
      <w:r>
        <w:t xml:space="preserve">(2011). </w:t>
      </w:r>
      <w:proofErr w:type="spellStart"/>
      <w:proofErr w:type="gramStart"/>
      <w:r>
        <w:rPr>
          <w:rFonts w:ascii="Calibri" w:eastAsia="Calibri" w:hAnsi="Calibri" w:cs="Calibri"/>
        </w:rPr>
        <w:t>doi</w:t>
      </w:r>
      <w:proofErr w:type="spellEnd"/>
      <w:r>
        <w:t>:</w:t>
      </w:r>
      <w:proofErr w:type="gramEnd"/>
      <w:r>
        <w:t xml:space="preserve"> </w:t>
      </w:r>
      <w:hyperlink r:id="rId115">
        <w:r>
          <w:rPr>
            <w:rFonts w:ascii="Calibri" w:eastAsia="Calibri" w:hAnsi="Calibri" w:cs="Calibri"/>
            <w:color w:val="0000FF"/>
          </w:rPr>
          <w:t>10.1111/j.1365-2699.2011.02487.x</w:t>
        </w:r>
      </w:hyperlink>
      <w:hyperlink r:id="rId116">
        <w:r>
          <w:t>.</w:t>
        </w:r>
      </w:hyperlink>
    </w:p>
    <w:p w14:paraId="093A9933" w14:textId="77777777" w:rsidR="00250898" w:rsidRDefault="00FD0452">
      <w:pPr>
        <w:numPr>
          <w:ilvl w:val="0"/>
          <w:numId w:val="3"/>
        </w:numPr>
        <w:ind w:left="859" w:right="53" w:hanging="715"/>
      </w:pPr>
      <w:r>
        <w:t xml:space="preserve">Alain F. </w:t>
      </w:r>
      <w:proofErr w:type="spellStart"/>
      <w:r>
        <w:t>Zuur</w:t>
      </w:r>
      <w:proofErr w:type="spellEnd"/>
      <w:r>
        <w:t xml:space="preserve"> et al. </w:t>
      </w:r>
      <w:r w:rsidRPr="000217F6">
        <w:rPr>
          <w:i/>
          <w:lang w:val="en-US"/>
        </w:rPr>
        <w:t>Mixed Effects Models and Extensions in Ecology with R</w:t>
      </w:r>
      <w:r w:rsidRPr="000217F6">
        <w:rPr>
          <w:lang w:val="en-US"/>
        </w:rPr>
        <w:t xml:space="preserve">. Ed. by Alain F. </w:t>
      </w:r>
      <w:proofErr w:type="spellStart"/>
      <w:r w:rsidRPr="000217F6">
        <w:rPr>
          <w:lang w:val="en-US"/>
        </w:rPr>
        <w:t>Zuur</w:t>
      </w:r>
      <w:proofErr w:type="spellEnd"/>
      <w:r w:rsidRPr="000217F6">
        <w:rPr>
          <w:lang w:val="en-US"/>
        </w:rPr>
        <w:t xml:space="preserve"> et al. </w:t>
      </w:r>
      <w:r>
        <w:t xml:space="preserve">New York, NY: Springer, 2009. </w:t>
      </w:r>
      <w:proofErr w:type="spellStart"/>
      <w:proofErr w:type="gramStart"/>
      <w:r>
        <w:rPr>
          <w:rFonts w:ascii="Calibri" w:eastAsia="Calibri" w:hAnsi="Calibri" w:cs="Calibri"/>
        </w:rPr>
        <w:t>isbn</w:t>
      </w:r>
      <w:proofErr w:type="spellEnd"/>
      <w:r>
        <w:t>:</w:t>
      </w:r>
      <w:proofErr w:type="gramEnd"/>
      <w:r>
        <w:t xml:space="preserve"> 978-0-387-87458-6. </w:t>
      </w:r>
      <w:proofErr w:type="spellStart"/>
      <w:proofErr w:type="gramStart"/>
      <w:r>
        <w:rPr>
          <w:rFonts w:ascii="Calibri" w:eastAsia="Calibri" w:hAnsi="Calibri" w:cs="Calibri"/>
        </w:rPr>
        <w:t>doi</w:t>
      </w:r>
      <w:proofErr w:type="spellEnd"/>
      <w:r>
        <w:t>:</w:t>
      </w:r>
      <w:proofErr w:type="gramEnd"/>
    </w:p>
    <w:p w14:paraId="2813E55D" w14:textId="77777777" w:rsidR="00250898" w:rsidRDefault="00117E56">
      <w:pPr>
        <w:spacing w:after="197" w:line="259" w:lineRule="auto"/>
        <w:ind w:left="738" w:hanging="10"/>
        <w:jc w:val="left"/>
      </w:pPr>
      <w:hyperlink r:id="rId117">
        <w:r w:rsidR="00FD0452">
          <w:rPr>
            <w:rFonts w:ascii="Calibri" w:eastAsia="Calibri" w:hAnsi="Calibri" w:cs="Calibri"/>
            <w:color w:val="0000FF"/>
          </w:rPr>
          <w:t>10.1007/978-0-387-87458-6_1</w:t>
        </w:r>
      </w:hyperlink>
      <w:hyperlink r:id="rId118">
        <w:r w:rsidR="00FD0452">
          <w:t>.</w:t>
        </w:r>
      </w:hyperlink>
    </w:p>
    <w:p w14:paraId="1E52DE3B" w14:textId="77777777" w:rsidR="00250898" w:rsidRDefault="00FD0452">
      <w:pPr>
        <w:numPr>
          <w:ilvl w:val="0"/>
          <w:numId w:val="3"/>
        </w:numPr>
        <w:spacing w:after="113"/>
        <w:ind w:left="859" w:right="53" w:hanging="715"/>
      </w:pPr>
      <w:r w:rsidRPr="000217F6">
        <w:rPr>
          <w:lang w:val="en-US"/>
        </w:rPr>
        <w:t xml:space="preserve">Maria P. Dias, </w:t>
      </w:r>
      <w:proofErr w:type="spellStart"/>
      <w:r w:rsidRPr="000217F6">
        <w:rPr>
          <w:lang w:val="en-US"/>
        </w:rPr>
        <w:t>Jos´e</w:t>
      </w:r>
      <w:proofErr w:type="spellEnd"/>
      <w:r w:rsidRPr="000217F6">
        <w:rPr>
          <w:lang w:val="en-US"/>
        </w:rPr>
        <w:t xml:space="preserve"> P. </w:t>
      </w:r>
      <w:proofErr w:type="spellStart"/>
      <w:r w:rsidRPr="000217F6">
        <w:rPr>
          <w:lang w:val="en-US"/>
        </w:rPr>
        <w:t>Granadeiro</w:t>
      </w:r>
      <w:proofErr w:type="spellEnd"/>
      <w:r w:rsidRPr="000217F6">
        <w:rPr>
          <w:lang w:val="en-US"/>
        </w:rPr>
        <w:t xml:space="preserve">, and Paulo </w:t>
      </w:r>
      <w:proofErr w:type="spellStart"/>
      <w:r w:rsidRPr="000217F6">
        <w:rPr>
          <w:lang w:val="en-US"/>
        </w:rPr>
        <w:t>Catry</w:t>
      </w:r>
      <w:proofErr w:type="spellEnd"/>
      <w:r w:rsidRPr="000217F6">
        <w:rPr>
          <w:lang w:val="en-US"/>
        </w:rPr>
        <w:t xml:space="preserve">. “Do Seabirds Differ from Other Migrants in Their Travel Arrangements? On Route Strategies of Cory’s Shearwater during Its Trans-Equatorial Journey”. </w:t>
      </w:r>
      <w:r>
        <w:rPr>
          <w:i/>
        </w:rPr>
        <w:t xml:space="preserve">PLOS ONE </w:t>
      </w:r>
      <w:r>
        <w:t xml:space="preserve">(Nov. 7, 2012). </w:t>
      </w:r>
      <w:proofErr w:type="spellStart"/>
      <w:proofErr w:type="gramStart"/>
      <w:r>
        <w:rPr>
          <w:rFonts w:ascii="Calibri" w:eastAsia="Calibri" w:hAnsi="Calibri" w:cs="Calibri"/>
        </w:rPr>
        <w:t>doi</w:t>
      </w:r>
      <w:proofErr w:type="spellEnd"/>
      <w:r>
        <w:t>:</w:t>
      </w:r>
      <w:proofErr w:type="gramEnd"/>
      <w:r>
        <w:t xml:space="preserve"> </w:t>
      </w:r>
      <w:hyperlink r:id="rId119">
        <w:r>
          <w:rPr>
            <w:rFonts w:ascii="Calibri" w:eastAsia="Calibri" w:hAnsi="Calibri" w:cs="Calibri"/>
            <w:color w:val="0000FF"/>
          </w:rPr>
          <w:t xml:space="preserve">10.1371/ </w:t>
        </w:r>
      </w:hyperlink>
      <w:hyperlink r:id="rId120">
        <w:r>
          <w:rPr>
            <w:rFonts w:ascii="Calibri" w:eastAsia="Calibri" w:hAnsi="Calibri" w:cs="Calibri"/>
            <w:color w:val="0000FF"/>
          </w:rPr>
          <w:t>journal.pone.0049376</w:t>
        </w:r>
      </w:hyperlink>
      <w:hyperlink r:id="rId121">
        <w:r>
          <w:t>.</w:t>
        </w:r>
      </w:hyperlink>
    </w:p>
    <w:p w14:paraId="6C242ECF" w14:textId="77777777" w:rsidR="00250898" w:rsidRDefault="00FD0452">
      <w:pPr>
        <w:numPr>
          <w:ilvl w:val="0"/>
          <w:numId w:val="3"/>
        </w:numPr>
        <w:spacing w:after="116"/>
        <w:ind w:left="859" w:right="53" w:hanging="715"/>
      </w:pPr>
      <w:r w:rsidRPr="000217F6">
        <w:rPr>
          <w:lang w:val="en-US"/>
        </w:rPr>
        <w:t xml:space="preserve">John </w:t>
      </w:r>
      <w:proofErr w:type="spellStart"/>
      <w:r w:rsidRPr="000217F6">
        <w:rPr>
          <w:lang w:val="en-US"/>
        </w:rPr>
        <w:t>Fieberg</w:t>
      </w:r>
      <w:proofErr w:type="spellEnd"/>
      <w:r w:rsidRPr="000217F6">
        <w:rPr>
          <w:lang w:val="en-US"/>
        </w:rPr>
        <w:t xml:space="preserve"> et al. “A ‘How to’ guide for interpreting parameters in habitat-selection analyses”. </w:t>
      </w:r>
      <w:r>
        <w:rPr>
          <w:i/>
        </w:rPr>
        <w:t xml:space="preserve">Journal of Animal </w:t>
      </w:r>
      <w:proofErr w:type="spellStart"/>
      <w:r>
        <w:rPr>
          <w:i/>
        </w:rPr>
        <w:t>Ecology</w:t>
      </w:r>
      <w:proofErr w:type="spellEnd"/>
      <w:r>
        <w:rPr>
          <w:i/>
        </w:rPr>
        <w:t xml:space="preserve"> </w:t>
      </w:r>
      <w:r>
        <w:t xml:space="preserve">(2021). </w:t>
      </w:r>
      <w:proofErr w:type="spellStart"/>
      <w:proofErr w:type="gramStart"/>
      <w:r>
        <w:rPr>
          <w:rFonts w:ascii="Calibri" w:eastAsia="Calibri" w:hAnsi="Calibri" w:cs="Calibri"/>
        </w:rPr>
        <w:t>doi</w:t>
      </w:r>
      <w:proofErr w:type="spellEnd"/>
      <w:r>
        <w:t>:</w:t>
      </w:r>
      <w:proofErr w:type="gramEnd"/>
      <w:r>
        <w:t xml:space="preserve"> </w:t>
      </w:r>
      <w:hyperlink r:id="rId122">
        <w:r>
          <w:rPr>
            <w:rFonts w:ascii="Calibri" w:eastAsia="Calibri" w:hAnsi="Calibri" w:cs="Calibri"/>
            <w:color w:val="0000FF"/>
          </w:rPr>
          <w:t>10.1111/1365-2656.13441</w:t>
        </w:r>
      </w:hyperlink>
      <w:hyperlink r:id="rId123">
        <w:r>
          <w:t>.</w:t>
        </w:r>
      </w:hyperlink>
    </w:p>
    <w:p w14:paraId="4324AFF0" w14:textId="77777777" w:rsidR="00250898" w:rsidRDefault="00FD0452">
      <w:pPr>
        <w:numPr>
          <w:ilvl w:val="0"/>
          <w:numId w:val="3"/>
        </w:numPr>
        <w:spacing w:after="119"/>
        <w:ind w:left="859" w:right="53" w:hanging="715"/>
      </w:pPr>
      <w:r>
        <w:t xml:space="preserve">Jeffrey W. Doser et al. </w:t>
      </w:r>
      <w:r w:rsidRPr="000217F6">
        <w:rPr>
          <w:lang w:val="en-US"/>
        </w:rPr>
        <w:t>“</w:t>
      </w:r>
      <w:proofErr w:type="spellStart"/>
      <w:r w:rsidRPr="000217F6">
        <w:rPr>
          <w:lang w:val="en-US"/>
        </w:rPr>
        <w:t>spOccupancy</w:t>
      </w:r>
      <w:proofErr w:type="spellEnd"/>
      <w:r w:rsidRPr="000217F6">
        <w:rPr>
          <w:lang w:val="en-US"/>
        </w:rPr>
        <w:t xml:space="preserve">: An R package for single-species, multi-species, and integrated spatial occupancy models”. </w:t>
      </w:r>
      <w:r>
        <w:rPr>
          <w:i/>
        </w:rPr>
        <w:t xml:space="preserve">Methods in </w:t>
      </w:r>
      <w:proofErr w:type="spellStart"/>
      <w:r>
        <w:rPr>
          <w:i/>
        </w:rPr>
        <w:t>Ecology</w:t>
      </w:r>
      <w:proofErr w:type="spellEnd"/>
      <w:r>
        <w:rPr>
          <w:i/>
        </w:rPr>
        <w:t xml:space="preserve"> and Evolution </w:t>
      </w:r>
      <w:r>
        <w:t xml:space="preserve">(2022). </w:t>
      </w:r>
      <w:proofErr w:type="spellStart"/>
      <w:proofErr w:type="gramStart"/>
      <w:r>
        <w:rPr>
          <w:rFonts w:ascii="Calibri" w:eastAsia="Calibri" w:hAnsi="Calibri" w:cs="Calibri"/>
        </w:rPr>
        <w:t>doi</w:t>
      </w:r>
      <w:proofErr w:type="spellEnd"/>
      <w:r>
        <w:t>:</w:t>
      </w:r>
      <w:proofErr w:type="gramEnd"/>
      <w:r>
        <w:t xml:space="preserve"> </w:t>
      </w:r>
      <w:hyperlink r:id="rId124">
        <w:r>
          <w:rPr>
            <w:rFonts w:ascii="Calibri" w:eastAsia="Calibri" w:hAnsi="Calibri" w:cs="Calibri"/>
            <w:color w:val="0000FF"/>
          </w:rPr>
          <w:t>10.1111/2041-210X.13897</w:t>
        </w:r>
      </w:hyperlink>
      <w:hyperlink r:id="rId125">
        <w:r>
          <w:t>.</w:t>
        </w:r>
      </w:hyperlink>
    </w:p>
    <w:p w14:paraId="717E6406" w14:textId="77777777" w:rsidR="00250898" w:rsidRPr="000217F6" w:rsidRDefault="00FD0452">
      <w:pPr>
        <w:numPr>
          <w:ilvl w:val="0"/>
          <w:numId w:val="3"/>
        </w:numPr>
        <w:spacing w:after="109"/>
        <w:ind w:left="859" w:right="53" w:hanging="715"/>
        <w:rPr>
          <w:lang w:val="en-US"/>
        </w:rPr>
      </w:pPr>
      <w:r>
        <w:t xml:space="preserve">Perry de </w:t>
      </w:r>
      <w:proofErr w:type="spellStart"/>
      <w:r>
        <w:t>Valpine</w:t>
      </w:r>
      <w:proofErr w:type="spellEnd"/>
      <w:r>
        <w:t xml:space="preserve"> et al. </w:t>
      </w:r>
      <w:r w:rsidRPr="000217F6">
        <w:rPr>
          <w:lang w:val="en-US"/>
        </w:rPr>
        <w:t xml:space="preserve">“Programming with models: writing statistical algorithms for general model structures with NIMBLE”. </w:t>
      </w:r>
      <w:r w:rsidRPr="000217F6">
        <w:rPr>
          <w:i/>
          <w:lang w:val="en-US"/>
        </w:rPr>
        <w:t xml:space="preserve">Journal of Computational and Graphical Statistics </w:t>
      </w:r>
      <w:r w:rsidRPr="000217F6">
        <w:rPr>
          <w:lang w:val="en-US"/>
        </w:rPr>
        <w:t xml:space="preserve">(Apr. 3,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07" w:author="Valentin Lauret" w:date="2024-06-06T11:26:00Z">
            <w:rPr/>
          </w:rPrChange>
        </w:rPr>
        <w:instrText xml:space="preserve"> HYPERLINK "https://doi.org/10.1080/10618600.2016.1172487" \h </w:instrText>
      </w:r>
      <w:r w:rsidR="00EA40AA">
        <w:fldChar w:fldCharType="separate"/>
      </w:r>
      <w:r w:rsidRPr="000217F6">
        <w:rPr>
          <w:rFonts w:ascii="Calibri" w:eastAsia="Calibri" w:hAnsi="Calibri" w:cs="Calibri"/>
          <w:color w:val="0000FF"/>
          <w:lang w:val="en-US"/>
        </w:rPr>
        <w:t>10.1080/10618600.2016.1172487</w:t>
      </w:r>
      <w:r w:rsidR="00EA40AA">
        <w:rPr>
          <w:rFonts w:ascii="Calibri" w:eastAsia="Calibri" w:hAnsi="Calibri" w:cs="Calibri"/>
          <w:color w:val="0000FF"/>
          <w:lang w:val="en-US"/>
        </w:rPr>
        <w:fldChar w:fldCharType="end"/>
      </w:r>
      <w:r w:rsidR="00EA40AA">
        <w:fldChar w:fldCharType="begin"/>
      </w:r>
      <w:r w:rsidR="00EA40AA" w:rsidRPr="000664D4">
        <w:rPr>
          <w:lang w:val="en-US"/>
          <w:rPrChange w:id="1008" w:author="Valentin Lauret" w:date="2024-06-06T11:26:00Z">
            <w:rPr/>
          </w:rPrChange>
        </w:rPr>
        <w:instrText xml:space="preserve"> HYPERLINK "https://doi.org/10.1080/10618600.2016.1172487" \h </w:instrText>
      </w:r>
      <w:r w:rsidR="00EA40AA">
        <w:fldChar w:fldCharType="separate"/>
      </w:r>
      <w:r w:rsidRPr="000217F6">
        <w:rPr>
          <w:lang w:val="en-US"/>
        </w:rPr>
        <w:t>.</w:t>
      </w:r>
      <w:r w:rsidR="00EA40AA">
        <w:rPr>
          <w:lang w:val="en-US"/>
        </w:rPr>
        <w:fldChar w:fldCharType="end"/>
      </w:r>
      <w:r w:rsidRPr="000217F6">
        <w:rPr>
          <w:lang w:val="en-US"/>
        </w:rPr>
        <w:t xml:space="preserve"> </w:t>
      </w:r>
      <w:proofErr w:type="spellStart"/>
      <w:r w:rsidRPr="000217F6">
        <w:rPr>
          <w:lang w:val="en-US"/>
        </w:rPr>
        <w:t>arXiv</w:t>
      </w:r>
      <w:proofErr w:type="spellEnd"/>
      <w:r w:rsidRPr="000217F6">
        <w:rPr>
          <w:lang w:val="en-US"/>
        </w:rPr>
        <w:t xml:space="preserve">: </w:t>
      </w:r>
      <w:r w:rsidR="00EA40AA">
        <w:fldChar w:fldCharType="begin"/>
      </w:r>
      <w:r w:rsidR="00EA40AA" w:rsidRPr="000664D4">
        <w:rPr>
          <w:lang w:val="en-US"/>
          <w:rPrChange w:id="1009"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 xml:space="preserve">1505. </w:t>
      </w:r>
      <w:r w:rsidR="00EA40AA">
        <w:rPr>
          <w:rFonts w:ascii="Calibri" w:eastAsia="Calibri" w:hAnsi="Calibri" w:cs="Calibri"/>
          <w:color w:val="0000FF"/>
          <w:lang w:val="en-US"/>
        </w:rPr>
        <w:fldChar w:fldCharType="end"/>
      </w:r>
      <w:r w:rsidR="00EA40AA">
        <w:fldChar w:fldCharType="begin"/>
      </w:r>
      <w:r w:rsidR="00EA40AA" w:rsidRPr="000664D4">
        <w:rPr>
          <w:lang w:val="en-US"/>
          <w:rPrChange w:id="1010" w:author="Valentin Lauret" w:date="2024-06-06T11:26:00Z">
            <w:rPr/>
          </w:rPrChange>
        </w:rPr>
        <w:instrText xml:space="preserve"> HYPERLINK "https://arxiv.org/abs/1505.05093%20%5Bstat%5D" \h </w:instrText>
      </w:r>
      <w:r w:rsidR="00EA40AA">
        <w:fldChar w:fldCharType="separate"/>
      </w:r>
      <w:r w:rsidRPr="000217F6">
        <w:rPr>
          <w:rFonts w:ascii="Calibri" w:eastAsia="Calibri" w:hAnsi="Calibri" w:cs="Calibri"/>
          <w:color w:val="0000FF"/>
          <w:lang w:val="en-US"/>
        </w:rPr>
        <w:t>05093[stat]</w:t>
      </w:r>
      <w:r w:rsidR="00EA40AA">
        <w:rPr>
          <w:rFonts w:ascii="Calibri" w:eastAsia="Calibri" w:hAnsi="Calibri" w:cs="Calibri"/>
          <w:color w:val="0000FF"/>
          <w:lang w:val="en-US"/>
        </w:rPr>
        <w:fldChar w:fldCharType="end"/>
      </w:r>
      <w:r w:rsidR="00EA40AA">
        <w:fldChar w:fldCharType="begin"/>
      </w:r>
      <w:r w:rsidR="00EA40AA" w:rsidRPr="000664D4">
        <w:rPr>
          <w:lang w:val="en-US"/>
          <w:rPrChange w:id="1011" w:author="Valentin Lauret" w:date="2024-06-06T11:26:00Z">
            <w:rPr/>
          </w:rPrChange>
        </w:rPr>
        <w:instrText xml:space="preserve"> HYPERLINK "https://arxiv.org/abs/1505.05093%20%5Bstat%5D" \h </w:instrText>
      </w:r>
      <w:r w:rsidR="00EA40AA">
        <w:fldChar w:fldCharType="separate"/>
      </w:r>
      <w:r w:rsidRPr="000217F6">
        <w:rPr>
          <w:lang w:val="en-US"/>
        </w:rPr>
        <w:t>.</w:t>
      </w:r>
      <w:r w:rsidR="00EA40AA">
        <w:rPr>
          <w:lang w:val="en-US"/>
        </w:rPr>
        <w:fldChar w:fldCharType="end"/>
      </w:r>
    </w:p>
    <w:p w14:paraId="18D03238" w14:textId="77777777" w:rsidR="00250898" w:rsidRDefault="00FD0452">
      <w:pPr>
        <w:numPr>
          <w:ilvl w:val="0"/>
          <w:numId w:val="3"/>
        </w:numPr>
        <w:spacing w:after="115"/>
        <w:ind w:left="859" w:right="53" w:hanging="715"/>
      </w:pPr>
      <w:r w:rsidRPr="000217F6">
        <w:rPr>
          <w:lang w:val="en-US"/>
        </w:rPr>
        <w:lastRenderedPageBreak/>
        <w:t xml:space="preserve">Andrew Gelman and Donald B. Rubin. “Inference from Iterative Simulation Using Multiple Sequences”. </w:t>
      </w:r>
      <w:proofErr w:type="spellStart"/>
      <w:r>
        <w:rPr>
          <w:i/>
        </w:rPr>
        <w:t>Statistical</w:t>
      </w:r>
      <w:proofErr w:type="spellEnd"/>
      <w:r>
        <w:rPr>
          <w:i/>
        </w:rPr>
        <w:t xml:space="preserve"> Science </w:t>
      </w:r>
      <w:r>
        <w:t xml:space="preserve">(Nov. 1, 1992). </w:t>
      </w:r>
      <w:proofErr w:type="spellStart"/>
      <w:proofErr w:type="gramStart"/>
      <w:r>
        <w:rPr>
          <w:rFonts w:ascii="Calibri" w:eastAsia="Calibri" w:hAnsi="Calibri" w:cs="Calibri"/>
        </w:rPr>
        <w:t>doi</w:t>
      </w:r>
      <w:proofErr w:type="spellEnd"/>
      <w:r>
        <w:t>:</w:t>
      </w:r>
      <w:proofErr w:type="gramEnd"/>
      <w:r>
        <w:t xml:space="preserve"> </w:t>
      </w:r>
      <w:hyperlink r:id="rId126">
        <w:r>
          <w:rPr>
            <w:rFonts w:ascii="Calibri" w:eastAsia="Calibri" w:hAnsi="Calibri" w:cs="Calibri"/>
            <w:color w:val="0000FF"/>
          </w:rPr>
          <w:t>10.1214/</w:t>
        </w:r>
        <w:proofErr w:type="spellStart"/>
        <w:r>
          <w:rPr>
            <w:rFonts w:ascii="Calibri" w:eastAsia="Calibri" w:hAnsi="Calibri" w:cs="Calibri"/>
            <w:color w:val="0000FF"/>
          </w:rPr>
          <w:t>ss</w:t>
        </w:r>
        <w:proofErr w:type="spellEnd"/>
        <w:r>
          <w:rPr>
            <w:rFonts w:ascii="Calibri" w:eastAsia="Calibri" w:hAnsi="Calibri" w:cs="Calibri"/>
            <w:color w:val="0000FF"/>
          </w:rPr>
          <w:t>/1177011136</w:t>
        </w:r>
      </w:hyperlink>
      <w:hyperlink r:id="rId127">
        <w:r>
          <w:t>.</w:t>
        </w:r>
      </w:hyperlink>
    </w:p>
    <w:p w14:paraId="06234186" w14:textId="77777777" w:rsidR="00250898" w:rsidRPr="000217F6" w:rsidRDefault="00FD0452">
      <w:pPr>
        <w:numPr>
          <w:ilvl w:val="0"/>
          <w:numId w:val="3"/>
        </w:numPr>
        <w:ind w:left="859" w:right="53" w:hanging="715"/>
        <w:rPr>
          <w:lang w:val="en-US"/>
        </w:rPr>
      </w:pPr>
      <w:r>
        <w:t xml:space="preserve">Darryl I. </w:t>
      </w:r>
      <w:proofErr w:type="spellStart"/>
      <w:r>
        <w:t>MacKenzie</w:t>
      </w:r>
      <w:proofErr w:type="spellEnd"/>
      <w:r>
        <w:t xml:space="preserve"> et al., </w:t>
      </w:r>
      <w:proofErr w:type="spellStart"/>
      <w:r>
        <w:t>eds</w:t>
      </w:r>
      <w:proofErr w:type="spellEnd"/>
      <w:r>
        <w:t xml:space="preserve">. </w:t>
      </w:r>
      <w:r w:rsidRPr="000217F6">
        <w:rPr>
          <w:i/>
          <w:lang w:val="en-US"/>
        </w:rPr>
        <w:t>Occupancy Estimation and Modeling</w:t>
      </w:r>
      <w:r w:rsidRPr="000217F6">
        <w:rPr>
          <w:lang w:val="en-US"/>
        </w:rPr>
        <w:t xml:space="preserve">. Boston: Academic Press, Jan. 1, 2018. </w:t>
      </w:r>
      <w:proofErr w:type="spellStart"/>
      <w:r w:rsidRPr="000217F6">
        <w:rPr>
          <w:rFonts w:ascii="Calibri" w:eastAsia="Calibri" w:hAnsi="Calibri" w:cs="Calibri"/>
          <w:lang w:val="en-US"/>
        </w:rPr>
        <w:t>isbn</w:t>
      </w:r>
      <w:proofErr w:type="spellEnd"/>
      <w:r w:rsidRPr="000217F6">
        <w:rPr>
          <w:lang w:val="en-US"/>
        </w:rPr>
        <w:t xml:space="preserve">: 978-0-12-407197-1.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12" w:author="Valentin Lauret" w:date="2024-06-06T11:26:00Z">
            <w:rPr/>
          </w:rPrChange>
        </w:rPr>
        <w:instrText xml:space="preserve"> HYPERLINK "https://doi.org/10.1016/B978-0-12-407197-1.00023-5" \h </w:instrText>
      </w:r>
      <w:r w:rsidR="00EA40AA">
        <w:fldChar w:fldCharType="separate"/>
      </w:r>
      <w:r w:rsidRPr="000217F6">
        <w:rPr>
          <w:rFonts w:ascii="Calibri" w:eastAsia="Calibri" w:hAnsi="Calibri" w:cs="Calibri"/>
          <w:color w:val="0000FF"/>
          <w:lang w:val="en-US"/>
        </w:rPr>
        <w:t>10.1016/B978-0-12-407197-</w:t>
      </w:r>
      <w:r w:rsidR="00EA40AA">
        <w:rPr>
          <w:rFonts w:ascii="Calibri" w:eastAsia="Calibri" w:hAnsi="Calibri" w:cs="Calibri"/>
          <w:color w:val="0000FF"/>
          <w:lang w:val="en-US"/>
        </w:rPr>
        <w:fldChar w:fldCharType="end"/>
      </w:r>
    </w:p>
    <w:p w14:paraId="1195677B" w14:textId="77777777" w:rsidR="00250898" w:rsidRDefault="00117E56">
      <w:pPr>
        <w:spacing w:after="197" w:line="259" w:lineRule="auto"/>
        <w:ind w:left="738" w:hanging="10"/>
        <w:jc w:val="left"/>
      </w:pPr>
      <w:hyperlink r:id="rId128">
        <w:r w:rsidR="00FD0452">
          <w:rPr>
            <w:rFonts w:ascii="Calibri" w:eastAsia="Calibri" w:hAnsi="Calibri" w:cs="Calibri"/>
            <w:color w:val="0000FF"/>
          </w:rPr>
          <w:t>1.00023-5</w:t>
        </w:r>
      </w:hyperlink>
      <w:hyperlink r:id="rId129">
        <w:r w:rsidR="00FD0452">
          <w:t>.</w:t>
        </w:r>
      </w:hyperlink>
    </w:p>
    <w:p w14:paraId="2BAF9D32" w14:textId="77777777" w:rsidR="00250898" w:rsidRPr="000664D4" w:rsidRDefault="00FD0452">
      <w:pPr>
        <w:numPr>
          <w:ilvl w:val="0"/>
          <w:numId w:val="3"/>
        </w:numPr>
        <w:spacing w:after="116" w:line="330" w:lineRule="auto"/>
        <w:ind w:left="859" w:right="53" w:hanging="715"/>
        <w:rPr>
          <w:lang w:val="en-US"/>
          <w:rPrChange w:id="1013" w:author="Valentin Lauret" w:date="2024-06-06T11:26:00Z">
            <w:rPr/>
          </w:rPrChange>
        </w:rPr>
      </w:pPr>
      <w:r w:rsidRPr="000217F6">
        <w:rPr>
          <w:lang w:val="en-US"/>
        </w:rPr>
        <w:t xml:space="preserve">Eric Neilson et al. “Animal movement affects interpretation of occupancy models from camera-trap surveys of unmarked animals”. </w:t>
      </w:r>
      <w:r w:rsidRPr="000664D4">
        <w:rPr>
          <w:i/>
          <w:lang w:val="en-US"/>
          <w:rPrChange w:id="1014" w:author="Valentin Lauret" w:date="2024-06-06T11:26:00Z">
            <w:rPr>
              <w:i/>
            </w:rPr>
          </w:rPrChange>
        </w:rPr>
        <w:t xml:space="preserve">Ecosphere </w:t>
      </w:r>
      <w:r w:rsidRPr="000664D4">
        <w:rPr>
          <w:lang w:val="en-US"/>
          <w:rPrChange w:id="1015" w:author="Valentin Lauret" w:date="2024-06-06T11:26:00Z">
            <w:rPr/>
          </w:rPrChange>
        </w:rPr>
        <w:t xml:space="preserve">(Jan. 29, 2018). </w:t>
      </w:r>
      <w:proofErr w:type="spellStart"/>
      <w:r w:rsidRPr="000664D4">
        <w:rPr>
          <w:rFonts w:ascii="Calibri" w:eastAsia="Calibri" w:hAnsi="Calibri" w:cs="Calibri"/>
          <w:lang w:val="en-US"/>
          <w:rPrChange w:id="1016" w:author="Valentin Lauret" w:date="2024-06-06T11:26:00Z">
            <w:rPr>
              <w:rFonts w:ascii="Calibri" w:eastAsia="Calibri" w:hAnsi="Calibri" w:cs="Calibri"/>
            </w:rPr>
          </w:rPrChange>
        </w:rPr>
        <w:t>doi</w:t>
      </w:r>
      <w:proofErr w:type="spellEnd"/>
      <w:r w:rsidRPr="000664D4">
        <w:rPr>
          <w:lang w:val="en-US"/>
          <w:rPrChange w:id="1017" w:author="Valentin Lauret" w:date="2024-06-06T11:26:00Z">
            <w:rPr/>
          </w:rPrChange>
        </w:rPr>
        <w:t xml:space="preserve">: </w:t>
      </w:r>
      <w:r w:rsidR="00EA40AA">
        <w:fldChar w:fldCharType="begin"/>
      </w:r>
      <w:r w:rsidR="00EA40AA" w:rsidRPr="000664D4">
        <w:rPr>
          <w:lang w:val="en-US"/>
          <w:rPrChange w:id="1018" w:author="Valentin Lauret" w:date="2024-06-06T11:26:00Z">
            <w:rPr/>
          </w:rPrChange>
        </w:rPr>
        <w:instrText xml:space="preserve"> HYPERLINK "https://doi.org/10.1002/ecs2.2092" \h </w:instrText>
      </w:r>
      <w:r w:rsidR="00EA40AA">
        <w:fldChar w:fldCharType="separate"/>
      </w:r>
      <w:r w:rsidRPr="000664D4">
        <w:rPr>
          <w:rFonts w:ascii="Calibri" w:eastAsia="Calibri" w:hAnsi="Calibri" w:cs="Calibri"/>
          <w:color w:val="0000FF"/>
          <w:lang w:val="en-US"/>
          <w:rPrChange w:id="1019" w:author="Valentin Lauret" w:date="2024-06-06T11:26:00Z">
            <w:rPr>
              <w:rFonts w:ascii="Calibri" w:eastAsia="Calibri" w:hAnsi="Calibri" w:cs="Calibri"/>
              <w:color w:val="0000FF"/>
            </w:rPr>
          </w:rPrChange>
        </w:rPr>
        <w:t>10.1002/ecs2.2092</w:t>
      </w:r>
      <w:r w:rsidR="00EA40AA">
        <w:rPr>
          <w:rFonts w:ascii="Calibri" w:eastAsia="Calibri" w:hAnsi="Calibri" w:cs="Calibri"/>
          <w:color w:val="0000FF"/>
        </w:rPr>
        <w:fldChar w:fldCharType="end"/>
      </w:r>
      <w:r w:rsidR="00EA40AA">
        <w:fldChar w:fldCharType="begin"/>
      </w:r>
      <w:r w:rsidR="00EA40AA" w:rsidRPr="000664D4">
        <w:rPr>
          <w:lang w:val="en-US"/>
          <w:rPrChange w:id="1020" w:author="Valentin Lauret" w:date="2024-06-06T11:26:00Z">
            <w:rPr/>
          </w:rPrChange>
        </w:rPr>
        <w:instrText xml:space="preserve"> HYPERLINK "https://doi.org/10.1002/ecs2.2092" \h </w:instrText>
      </w:r>
      <w:r w:rsidR="00EA40AA">
        <w:fldChar w:fldCharType="separate"/>
      </w:r>
      <w:r w:rsidRPr="000664D4">
        <w:rPr>
          <w:lang w:val="en-US"/>
          <w:rPrChange w:id="1021" w:author="Valentin Lauret" w:date="2024-06-06T11:26:00Z">
            <w:rPr/>
          </w:rPrChange>
        </w:rPr>
        <w:t>.</w:t>
      </w:r>
      <w:r w:rsidR="00EA40AA">
        <w:fldChar w:fldCharType="end"/>
      </w:r>
    </w:p>
    <w:p w14:paraId="0B2E53E5" w14:textId="77777777" w:rsidR="00250898" w:rsidRPr="000664D4" w:rsidRDefault="00FD0452">
      <w:pPr>
        <w:numPr>
          <w:ilvl w:val="0"/>
          <w:numId w:val="3"/>
        </w:numPr>
        <w:ind w:left="859" w:right="53" w:hanging="715"/>
        <w:rPr>
          <w:lang w:val="en-US"/>
          <w:rPrChange w:id="1022" w:author="Valentin Lauret" w:date="2024-06-06T11:26:00Z">
            <w:rPr/>
          </w:rPrChange>
        </w:rPr>
      </w:pPr>
      <w:r w:rsidRPr="000217F6">
        <w:rPr>
          <w:lang w:val="en-US"/>
        </w:rPr>
        <w:t xml:space="preserve">William L. Kendall et al. “Relaxing the closure assumption in occupancy models: staggered arrival and departure times”. </w:t>
      </w:r>
      <w:r w:rsidRPr="000664D4">
        <w:rPr>
          <w:i/>
          <w:lang w:val="en-US"/>
          <w:rPrChange w:id="1023" w:author="Valentin Lauret" w:date="2024-06-06T11:26:00Z">
            <w:rPr>
              <w:i/>
            </w:rPr>
          </w:rPrChange>
        </w:rPr>
        <w:t xml:space="preserve">Ecology </w:t>
      </w:r>
      <w:r w:rsidRPr="000664D4">
        <w:rPr>
          <w:lang w:val="en-US"/>
          <w:rPrChange w:id="1024" w:author="Valentin Lauret" w:date="2024-06-06T11:26:00Z">
            <w:rPr/>
          </w:rPrChange>
        </w:rPr>
        <w:t xml:space="preserve">(2013). </w:t>
      </w:r>
      <w:proofErr w:type="spellStart"/>
      <w:r w:rsidRPr="000664D4">
        <w:rPr>
          <w:rFonts w:ascii="Calibri" w:eastAsia="Calibri" w:hAnsi="Calibri" w:cs="Calibri"/>
          <w:lang w:val="en-US"/>
          <w:rPrChange w:id="1025" w:author="Valentin Lauret" w:date="2024-06-06T11:26:00Z">
            <w:rPr>
              <w:rFonts w:ascii="Calibri" w:eastAsia="Calibri" w:hAnsi="Calibri" w:cs="Calibri"/>
            </w:rPr>
          </w:rPrChange>
        </w:rPr>
        <w:t>doi</w:t>
      </w:r>
      <w:proofErr w:type="spellEnd"/>
      <w:r w:rsidRPr="000664D4">
        <w:rPr>
          <w:lang w:val="en-US"/>
          <w:rPrChange w:id="1026" w:author="Valentin Lauret" w:date="2024-06-06T11:26:00Z">
            <w:rPr/>
          </w:rPrChange>
        </w:rPr>
        <w:t xml:space="preserve">: </w:t>
      </w:r>
      <w:r w:rsidR="00EA40AA">
        <w:fldChar w:fldCharType="begin"/>
      </w:r>
      <w:r w:rsidR="00EA40AA" w:rsidRPr="000664D4">
        <w:rPr>
          <w:lang w:val="en-US"/>
          <w:rPrChange w:id="1027" w:author="Valentin Lauret" w:date="2024-06-06T11:26:00Z">
            <w:rPr/>
          </w:rPrChange>
        </w:rPr>
        <w:instrText xml:space="preserve"> HYPERLINK "https://doi.org/10.1890/12-1720.1" \h </w:instrText>
      </w:r>
      <w:r w:rsidR="00EA40AA">
        <w:fldChar w:fldCharType="separate"/>
      </w:r>
      <w:r w:rsidRPr="000664D4">
        <w:rPr>
          <w:rFonts w:ascii="Calibri" w:eastAsia="Calibri" w:hAnsi="Calibri" w:cs="Calibri"/>
          <w:color w:val="0000FF"/>
          <w:lang w:val="en-US"/>
          <w:rPrChange w:id="1028" w:author="Valentin Lauret" w:date="2024-06-06T11:26:00Z">
            <w:rPr>
              <w:rFonts w:ascii="Calibri" w:eastAsia="Calibri" w:hAnsi="Calibri" w:cs="Calibri"/>
              <w:color w:val="0000FF"/>
            </w:rPr>
          </w:rPrChange>
        </w:rPr>
        <w:t>10.1890/12-1720.1</w:t>
      </w:r>
      <w:r w:rsidR="00EA40AA">
        <w:rPr>
          <w:rFonts w:ascii="Calibri" w:eastAsia="Calibri" w:hAnsi="Calibri" w:cs="Calibri"/>
          <w:color w:val="0000FF"/>
        </w:rPr>
        <w:fldChar w:fldCharType="end"/>
      </w:r>
      <w:r w:rsidR="00EA40AA">
        <w:fldChar w:fldCharType="begin"/>
      </w:r>
      <w:r w:rsidR="00EA40AA" w:rsidRPr="000664D4">
        <w:rPr>
          <w:lang w:val="en-US"/>
          <w:rPrChange w:id="1029" w:author="Valentin Lauret" w:date="2024-06-06T11:26:00Z">
            <w:rPr/>
          </w:rPrChange>
        </w:rPr>
        <w:instrText xml:space="preserve"> HYPERLINK "https://doi.org/10.1890/12-1720.1" \h </w:instrText>
      </w:r>
      <w:r w:rsidR="00EA40AA">
        <w:fldChar w:fldCharType="separate"/>
      </w:r>
      <w:r w:rsidRPr="000664D4">
        <w:rPr>
          <w:lang w:val="en-US"/>
          <w:rPrChange w:id="1030" w:author="Valentin Lauret" w:date="2024-06-06T11:26:00Z">
            <w:rPr/>
          </w:rPrChange>
        </w:rPr>
        <w:t>.</w:t>
      </w:r>
      <w:r w:rsidR="00EA40AA">
        <w:fldChar w:fldCharType="end"/>
      </w:r>
    </w:p>
    <w:p w14:paraId="0B552BAC" w14:textId="77777777" w:rsidR="00250898" w:rsidRDefault="00FD0452">
      <w:pPr>
        <w:numPr>
          <w:ilvl w:val="0"/>
          <w:numId w:val="3"/>
        </w:numPr>
        <w:ind w:left="859" w:right="53" w:hanging="715"/>
      </w:pPr>
      <w:r w:rsidRPr="000217F6">
        <w:rPr>
          <w:lang w:val="en-US"/>
        </w:rPr>
        <w:t xml:space="preserve">Frank A. Fogarty and Erica Fleishman. “Bias in estimated breeding-bird abundance from closure-assumption violations”. </w:t>
      </w:r>
      <w:proofErr w:type="spellStart"/>
      <w:r>
        <w:rPr>
          <w:i/>
        </w:rPr>
        <w:t>Ecological</w:t>
      </w:r>
      <w:proofErr w:type="spellEnd"/>
      <w:r>
        <w:rPr>
          <w:i/>
        </w:rPr>
        <w:t xml:space="preserve"> </w:t>
      </w:r>
      <w:proofErr w:type="spellStart"/>
      <w:r>
        <w:rPr>
          <w:i/>
        </w:rPr>
        <w:t>Indicators</w:t>
      </w:r>
      <w:proofErr w:type="spellEnd"/>
      <w:r>
        <w:rPr>
          <w:i/>
        </w:rPr>
        <w:t xml:space="preserve"> </w:t>
      </w:r>
      <w:r>
        <w:t xml:space="preserve">(Nov. 1, 2021). </w:t>
      </w:r>
      <w:proofErr w:type="spellStart"/>
      <w:proofErr w:type="gramStart"/>
      <w:r>
        <w:rPr>
          <w:rFonts w:ascii="Calibri" w:eastAsia="Calibri" w:hAnsi="Calibri" w:cs="Calibri"/>
        </w:rPr>
        <w:t>doi</w:t>
      </w:r>
      <w:proofErr w:type="spellEnd"/>
      <w:r>
        <w:t>:</w:t>
      </w:r>
      <w:proofErr w:type="gramEnd"/>
      <w:r>
        <w:t xml:space="preserve"> </w:t>
      </w:r>
      <w:hyperlink r:id="rId130">
        <w:r>
          <w:rPr>
            <w:rFonts w:ascii="Calibri" w:eastAsia="Calibri" w:hAnsi="Calibri" w:cs="Calibri"/>
            <w:color w:val="0000FF"/>
          </w:rPr>
          <w:t>10.</w:t>
        </w:r>
      </w:hyperlink>
    </w:p>
    <w:p w14:paraId="5D7910CB" w14:textId="77777777" w:rsidR="00250898" w:rsidRDefault="00117E56">
      <w:pPr>
        <w:spacing w:after="197" w:line="259" w:lineRule="auto"/>
        <w:ind w:left="738" w:hanging="10"/>
        <w:jc w:val="left"/>
      </w:pPr>
      <w:hyperlink r:id="rId131">
        <w:r w:rsidR="00FD0452">
          <w:rPr>
            <w:rFonts w:ascii="Calibri" w:eastAsia="Calibri" w:hAnsi="Calibri" w:cs="Calibri"/>
            <w:color w:val="0000FF"/>
          </w:rPr>
          <w:t>1016/j.ecolind.2021.108170</w:t>
        </w:r>
      </w:hyperlink>
      <w:hyperlink r:id="rId132">
        <w:r w:rsidR="00FD0452">
          <w:t>.</w:t>
        </w:r>
      </w:hyperlink>
    </w:p>
    <w:p w14:paraId="08861524" w14:textId="77777777" w:rsidR="00250898" w:rsidRPr="000217F6" w:rsidRDefault="00FD0452">
      <w:pPr>
        <w:numPr>
          <w:ilvl w:val="0"/>
          <w:numId w:val="3"/>
        </w:numPr>
        <w:spacing w:after="115"/>
        <w:ind w:left="859" w:right="53" w:hanging="715"/>
        <w:rPr>
          <w:lang w:val="en-US"/>
        </w:rPr>
      </w:pPr>
      <w:proofErr w:type="spellStart"/>
      <w:r w:rsidRPr="000217F6">
        <w:rPr>
          <w:lang w:val="en-US"/>
        </w:rPr>
        <w:t>Sumio</w:t>
      </w:r>
      <w:proofErr w:type="spellEnd"/>
      <w:r w:rsidRPr="000217F6">
        <w:rPr>
          <w:lang w:val="en-US"/>
        </w:rPr>
        <w:t xml:space="preserve"> Watanabe. “Asymptotic Equivalence of Bayes Cross Validation and Widely Applicable Information Criterion in Singular Learning Theory” (2010).</w:t>
      </w:r>
    </w:p>
    <w:p w14:paraId="1AE5ADF1" w14:textId="77777777" w:rsidR="00250898" w:rsidRDefault="00FD0452">
      <w:pPr>
        <w:numPr>
          <w:ilvl w:val="0"/>
          <w:numId w:val="3"/>
        </w:numPr>
        <w:spacing w:after="115"/>
        <w:ind w:left="859" w:right="53" w:hanging="715"/>
      </w:pPr>
      <w:r w:rsidRPr="000217F6">
        <w:rPr>
          <w:lang w:val="en-US"/>
        </w:rPr>
        <w:t xml:space="preserve">M. B. Hooten and N. T. Hobbs. “A guide to Bayesian model selection for ecologists”. </w:t>
      </w:r>
      <w:proofErr w:type="spellStart"/>
      <w:r>
        <w:rPr>
          <w:i/>
        </w:rPr>
        <w:t>Ecological</w:t>
      </w:r>
      <w:proofErr w:type="spellEnd"/>
      <w:r>
        <w:rPr>
          <w:i/>
        </w:rPr>
        <w:t xml:space="preserve"> </w:t>
      </w:r>
      <w:proofErr w:type="spellStart"/>
      <w:r>
        <w:rPr>
          <w:i/>
        </w:rPr>
        <w:t>Monographs</w:t>
      </w:r>
      <w:proofErr w:type="spellEnd"/>
      <w:r>
        <w:rPr>
          <w:i/>
        </w:rPr>
        <w:t xml:space="preserve"> </w:t>
      </w:r>
      <w:r>
        <w:t xml:space="preserve">(2015). </w:t>
      </w:r>
      <w:proofErr w:type="spellStart"/>
      <w:proofErr w:type="gramStart"/>
      <w:r>
        <w:rPr>
          <w:rFonts w:ascii="Calibri" w:eastAsia="Calibri" w:hAnsi="Calibri" w:cs="Calibri"/>
        </w:rPr>
        <w:t>doi</w:t>
      </w:r>
      <w:proofErr w:type="spellEnd"/>
      <w:r>
        <w:t>:</w:t>
      </w:r>
      <w:proofErr w:type="gramEnd"/>
      <w:r>
        <w:t xml:space="preserve"> </w:t>
      </w:r>
      <w:hyperlink r:id="rId133">
        <w:r>
          <w:rPr>
            <w:rFonts w:ascii="Calibri" w:eastAsia="Calibri" w:hAnsi="Calibri" w:cs="Calibri"/>
            <w:color w:val="0000FF"/>
          </w:rPr>
          <w:t>10.1890/14-0661.1</w:t>
        </w:r>
      </w:hyperlink>
      <w:hyperlink r:id="rId134">
        <w:r>
          <w:t>.</w:t>
        </w:r>
      </w:hyperlink>
    </w:p>
    <w:p w14:paraId="784EC24D" w14:textId="77777777" w:rsidR="00250898" w:rsidRDefault="00FD0452">
      <w:pPr>
        <w:numPr>
          <w:ilvl w:val="0"/>
          <w:numId w:val="3"/>
        </w:numPr>
        <w:ind w:left="859" w:right="53" w:hanging="715"/>
      </w:pPr>
      <w:proofErr w:type="spellStart"/>
      <w:r w:rsidRPr="000217F6">
        <w:rPr>
          <w:lang w:val="en-US"/>
        </w:rPr>
        <w:t>J´eroˆme</w:t>
      </w:r>
      <w:proofErr w:type="spellEnd"/>
      <w:r w:rsidRPr="000217F6">
        <w:rPr>
          <w:lang w:val="en-US"/>
        </w:rPr>
        <w:t xml:space="preserve"> </w:t>
      </w:r>
      <w:proofErr w:type="spellStart"/>
      <w:r w:rsidRPr="000217F6">
        <w:rPr>
          <w:lang w:val="en-US"/>
        </w:rPr>
        <w:t>Gu´elat</w:t>
      </w:r>
      <w:proofErr w:type="spellEnd"/>
      <w:r w:rsidRPr="000217F6">
        <w:rPr>
          <w:lang w:val="en-US"/>
        </w:rPr>
        <w:t xml:space="preserve"> and Marc </w:t>
      </w:r>
      <w:proofErr w:type="spellStart"/>
      <w:r w:rsidRPr="000217F6">
        <w:rPr>
          <w:lang w:val="en-US"/>
        </w:rPr>
        <w:t>K´ery</w:t>
      </w:r>
      <w:proofErr w:type="spellEnd"/>
      <w:r w:rsidRPr="000217F6">
        <w:rPr>
          <w:lang w:val="en-US"/>
        </w:rPr>
        <w:t xml:space="preserve">. “Effects of spatial autocorrelation and imperfect detection on species distribution models”. </w:t>
      </w:r>
      <w:r>
        <w:rPr>
          <w:i/>
        </w:rPr>
        <w:t xml:space="preserve">Methods in </w:t>
      </w:r>
      <w:proofErr w:type="spellStart"/>
      <w:r>
        <w:rPr>
          <w:i/>
        </w:rPr>
        <w:t>Ecology</w:t>
      </w:r>
      <w:proofErr w:type="spellEnd"/>
      <w:r>
        <w:rPr>
          <w:i/>
        </w:rPr>
        <w:t xml:space="preserve"> and Evolution </w:t>
      </w:r>
      <w:r>
        <w:t xml:space="preserve">(2018). </w:t>
      </w:r>
      <w:proofErr w:type="spellStart"/>
      <w:proofErr w:type="gramStart"/>
      <w:r>
        <w:rPr>
          <w:rFonts w:ascii="Calibri" w:eastAsia="Calibri" w:hAnsi="Calibri" w:cs="Calibri"/>
        </w:rPr>
        <w:t>doi</w:t>
      </w:r>
      <w:proofErr w:type="spellEnd"/>
      <w:r>
        <w:t>:</w:t>
      </w:r>
      <w:proofErr w:type="gramEnd"/>
      <w:r>
        <w:t xml:space="preserve"> </w:t>
      </w:r>
      <w:hyperlink r:id="rId135">
        <w:r>
          <w:rPr>
            <w:rFonts w:ascii="Calibri" w:eastAsia="Calibri" w:hAnsi="Calibri" w:cs="Calibri"/>
            <w:color w:val="0000FF"/>
          </w:rPr>
          <w:t>10.</w:t>
        </w:r>
      </w:hyperlink>
    </w:p>
    <w:p w14:paraId="0080F651" w14:textId="77777777" w:rsidR="00250898" w:rsidRDefault="00117E56">
      <w:pPr>
        <w:spacing w:after="197" w:line="259" w:lineRule="auto"/>
        <w:ind w:left="738" w:hanging="10"/>
        <w:jc w:val="left"/>
      </w:pPr>
      <w:hyperlink r:id="rId136">
        <w:r w:rsidR="00FD0452">
          <w:rPr>
            <w:rFonts w:ascii="Calibri" w:eastAsia="Calibri" w:hAnsi="Calibri" w:cs="Calibri"/>
            <w:color w:val="0000FF"/>
          </w:rPr>
          <w:t>1111/2041-210X.12983</w:t>
        </w:r>
      </w:hyperlink>
      <w:hyperlink r:id="rId137">
        <w:r w:rsidR="00FD0452">
          <w:t>.</w:t>
        </w:r>
      </w:hyperlink>
    </w:p>
    <w:p w14:paraId="6E763C18" w14:textId="77777777" w:rsidR="00250898" w:rsidRDefault="00FD0452">
      <w:pPr>
        <w:numPr>
          <w:ilvl w:val="0"/>
          <w:numId w:val="3"/>
        </w:numPr>
        <w:spacing w:after="96" w:line="354" w:lineRule="auto"/>
        <w:ind w:left="859" w:right="53" w:hanging="715"/>
      </w:pPr>
      <w:r>
        <w:t xml:space="preserve">OFB and GISOM. </w:t>
      </w:r>
      <w:r>
        <w:rPr>
          <w:i/>
        </w:rPr>
        <w:t xml:space="preserve">Identification et priorisation de la </w:t>
      </w:r>
      <w:proofErr w:type="spellStart"/>
      <w:r>
        <w:rPr>
          <w:i/>
        </w:rPr>
        <w:t>responsabilit´e</w:t>
      </w:r>
      <w:proofErr w:type="spellEnd"/>
      <w:r>
        <w:rPr>
          <w:i/>
        </w:rPr>
        <w:t xml:space="preserve"> de chaque sous </w:t>
      </w:r>
      <w:proofErr w:type="spellStart"/>
      <w:r>
        <w:rPr>
          <w:i/>
        </w:rPr>
        <w:t>r´egion</w:t>
      </w:r>
      <w:proofErr w:type="spellEnd"/>
      <w:r>
        <w:rPr>
          <w:i/>
        </w:rPr>
        <w:t xml:space="preserve"> marine pour les enjeux ornithologiques. </w:t>
      </w:r>
      <w:r>
        <w:t>2020.</w:t>
      </w:r>
    </w:p>
    <w:p w14:paraId="48EC472D" w14:textId="77777777" w:rsidR="00250898" w:rsidRDefault="00FD0452">
      <w:pPr>
        <w:numPr>
          <w:ilvl w:val="0"/>
          <w:numId w:val="3"/>
        </w:numPr>
        <w:ind w:left="859" w:right="53" w:hanging="715"/>
      </w:pPr>
      <w:r w:rsidRPr="000217F6">
        <w:rPr>
          <w:lang w:val="en-US"/>
        </w:rPr>
        <w:t xml:space="preserve">M. Wing Goodale, Anita </w:t>
      </w:r>
      <w:proofErr w:type="spellStart"/>
      <w:r w:rsidRPr="000217F6">
        <w:rPr>
          <w:lang w:val="en-US"/>
        </w:rPr>
        <w:t>Milman</w:t>
      </w:r>
      <w:proofErr w:type="spellEnd"/>
      <w:r w:rsidRPr="000217F6">
        <w:rPr>
          <w:lang w:val="en-US"/>
        </w:rPr>
        <w:t xml:space="preserve">, and </w:t>
      </w:r>
      <w:proofErr w:type="spellStart"/>
      <w:r w:rsidRPr="000217F6">
        <w:rPr>
          <w:lang w:val="en-US"/>
        </w:rPr>
        <w:t>Curtice</w:t>
      </w:r>
      <w:proofErr w:type="spellEnd"/>
      <w:r w:rsidRPr="000217F6">
        <w:rPr>
          <w:lang w:val="en-US"/>
        </w:rPr>
        <w:t xml:space="preserve"> R. Griffin. “Assessing the cumulative adverse effects of offshore wind energy development on seabird foraging guilds along the East Coast of the United States”. </w:t>
      </w:r>
      <w:proofErr w:type="spellStart"/>
      <w:r>
        <w:rPr>
          <w:i/>
        </w:rPr>
        <w:t>Environmental</w:t>
      </w:r>
      <w:proofErr w:type="spellEnd"/>
      <w:r>
        <w:rPr>
          <w:i/>
        </w:rPr>
        <w:t xml:space="preserve"> </w:t>
      </w:r>
      <w:proofErr w:type="spellStart"/>
      <w:r>
        <w:rPr>
          <w:i/>
        </w:rPr>
        <w:t>Research</w:t>
      </w:r>
      <w:proofErr w:type="spellEnd"/>
      <w:r>
        <w:rPr>
          <w:i/>
        </w:rPr>
        <w:t xml:space="preserve"> </w:t>
      </w:r>
      <w:proofErr w:type="spellStart"/>
      <w:r>
        <w:rPr>
          <w:i/>
        </w:rPr>
        <w:t>Letters</w:t>
      </w:r>
      <w:proofErr w:type="spellEnd"/>
      <w:r>
        <w:rPr>
          <w:i/>
        </w:rPr>
        <w:t xml:space="preserve"> </w:t>
      </w:r>
      <w:r>
        <w:t xml:space="preserve">(July 2019). </w:t>
      </w:r>
      <w:proofErr w:type="spellStart"/>
      <w:proofErr w:type="gramStart"/>
      <w:r>
        <w:rPr>
          <w:rFonts w:ascii="Calibri" w:eastAsia="Calibri" w:hAnsi="Calibri" w:cs="Calibri"/>
        </w:rPr>
        <w:t>doi</w:t>
      </w:r>
      <w:proofErr w:type="spellEnd"/>
      <w:r>
        <w:t>:</w:t>
      </w:r>
      <w:proofErr w:type="gramEnd"/>
    </w:p>
    <w:p w14:paraId="2B73624A" w14:textId="77777777" w:rsidR="00250898" w:rsidRDefault="00117E56">
      <w:pPr>
        <w:spacing w:after="197" w:line="259" w:lineRule="auto"/>
        <w:ind w:left="738" w:hanging="10"/>
        <w:jc w:val="left"/>
      </w:pPr>
      <w:hyperlink r:id="rId138">
        <w:r w:rsidR="00FD0452">
          <w:rPr>
            <w:rFonts w:ascii="Calibri" w:eastAsia="Calibri" w:hAnsi="Calibri" w:cs="Calibri"/>
            <w:color w:val="0000FF"/>
          </w:rPr>
          <w:t>10.1088/1748-9326/ab205b</w:t>
        </w:r>
      </w:hyperlink>
      <w:hyperlink r:id="rId139">
        <w:r w:rsidR="00FD0452">
          <w:t>.</w:t>
        </w:r>
      </w:hyperlink>
    </w:p>
    <w:p w14:paraId="048E7BAA" w14:textId="77777777" w:rsidR="00250898" w:rsidRPr="000664D4" w:rsidRDefault="00FD0452">
      <w:pPr>
        <w:numPr>
          <w:ilvl w:val="0"/>
          <w:numId w:val="3"/>
        </w:numPr>
        <w:ind w:left="859" w:right="53" w:hanging="715"/>
        <w:rPr>
          <w:lang w:val="en-US"/>
          <w:rPrChange w:id="1031" w:author="Valentin Lauret" w:date="2024-06-06T11:26:00Z">
            <w:rPr/>
          </w:rPrChange>
        </w:rPr>
      </w:pPr>
      <w:r w:rsidRPr="000217F6">
        <w:rPr>
          <w:lang w:val="en-US"/>
        </w:rPr>
        <w:t xml:space="preserve">Emma C. Kelsey et al. “Collision and displacement vulnerability to offshore wind energy infrastructure among marine birds of the Pacific Outer Continental Shelf”. </w:t>
      </w:r>
      <w:r w:rsidRPr="000664D4">
        <w:rPr>
          <w:i/>
          <w:lang w:val="en-US"/>
          <w:rPrChange w:id="1032" w:author="Valentin Lauret" w:date="2024-06-06T11:26:00Z">
            <w:rPr>
              <w:i/>
            </w:rPr>
          </w:rPrChange>
        </w:rPr>
        <w:t xml:space="preserve">Journal of Environmental Management </w:t>
      </w:r>
      <w:r w:rsidRPr="000664D4">
        <w:rPr>
          <w:lang w:val="en-US"/>
          <w:rPrChange w:id="1033" w:author="Valentin Lauret" w:date="2024-06-06T11:26:00Z">
            <w:rPr/>
          </w:rPrChange>
        </w:rPr>
        <w:t xml:space="preserve">(Dec. 1, 2018). </w:t>
      </w:r>
      <w:proofErr w:type="spellStart"/>
      <w:r w:rsidRPr="000664D4">
        <w:rPr>
          <w:rFonts w:ascii="Calibri" w:eastAsia="Calibri" w:hAnsi="Calibri" w:cs="Calibri"/>
          <w:lang w:val="en-US"/>
          <w:rPrChange w:id="1034" w:author="Valentin Lauret" w:date="2024-06-06T11:26:00Z">
            <w:rPr>
              <w:rFonts w:ascii="Calibri" w:eastAsia="Calibri" w:hAnsi="Calibri" w:cs="Calibri"/>
            </w:rPr>
          </w:rPrChange>
        </w:rPr>
        <w:t>doi</w:t>
      </w:r>
      <w:proofErr w:type="spellEnd"/>
      <w:r w:rsidRPr="000664D4">
        <w:rPr>
          <w:lang w:val="en-US"/>
          <w:rPrChange w:id="1035" w:author="Valentin Lauret" w:date="2024-06-06T11:26:00Z">
            <w:rPr/>
          </w:rPrChange>
        </w:rPr>
        <w:t xml:space="preserve">: </w:t>
      </w:r>
      <w:r w:rsidR="00EA40AA">
        <w:fldChar w:fldCharType="begin"/>
      </w:r>
      <w:r w:rsidR="00EA40AA" w:rsidRPr="000664D4">
        <w:rPr>
          <w:lang w:val="en-US"/>
          <w:rPrChange w:id="1036" w:author="Valentin Lauret" w:date="2024-06-06T11:26:00Z">
            <w:rPr/>
          </w:rPrChange>
        </w:rPr>
        <w:instrText xml:space="preserve"> HYPERLINK "https://doi.org/10.1016/j.jenvman.2018.08.051" \h </w:instrText>
      </w:r>
      <w:r w:rsidR="00EA40AA">
        <w:fldChar w:fldCharType="separate"/>
      </w:r>
      <w:r w:rsidRPr="000664D4">
        <w:rPr>
          <w:rFonts w:ascii="Calibri" w:eastAsia="Calibri" w:hAnsi="Calibri" w:cs="Calibri"/>
          <w:color w:val="0000FF"/>
          <w:lang w:val="en-US"/>
          <w:rPrChange w:id="1037" w:author="Valentin Lauret" w:date="2024-06-06T11:26:00Z">
            <w:rPr>
              <w:rFonts w:ascii="Calibri" w:eastAsia="Calibri" w:hAnsi="Calibri" w:cs="Calibri"/>
              <w:color w:val="0000FF"/>
            </w:rPr>
          </w:rPrChange>
        </w:rPr>
        <w:t>10.1016/j.jenvman.2018.08.</w:t>
      </w:r>
      <w:r w:rsidR="00EA40AA">
        <w:rPr>
          <w:rFonts w:ascii="Calibri" w:eastAsia="Calibri" w:hAnsi="Calibri" w:cs="Calibri"/>
          <w:color w:val="0000FF"/>
        </w:rPr>
        <w:fldChar w:fldCharType="end"/>
      </w:r>
    </w:p>
    <w:p w14:paraId="692AE6DF" w14:textId="77777777" w:rsidR="00250898" w:rsidRDefault="00117E56">
      <w:pPr>
        <w:spacing w:after="197" w:line="259" w:lineRule="auto"/>
        <w:ind w:left="738" w:hanging="10"/>
        <w:jc w:val="left"/>
      </w:pPr>
      <w:hyperlink r:id="rId140">
        <w:r w:rsidR="00FD0452">
          <w:rPr>
            <w:rFonts w:ascii="Calibri" w:eastAsia="Calibri" w:hAnsi="Calibri" w:cs="Calibri"/>
            <w:color w:val="0000FF"/>
          </w:rPr>
          <w:t>051</w:t>
        </w:r>
      </w:hyperlink>
      <w:hyperlink r:id="rId141">
        <w:r w:rsidR="00FD0452">
          <w:t>.</w:t>
        </w:r>
      </w:hyperlink>
    </w:p>
    <w:p w14:paraId="2DE7E91B" w14:textId="77777777" w:rsidR="00250898" w:rsidRDefault="00FD0452">
      <w:pPr>
        <w:numPr>
          <w:ilvl w:val="0"/>
          <w:numId w:val="3"/>
        </w:numPr>
        <w:spacing w:after="115"/>
        <w:ind w:left="859" w:right="53" w:hanging="715"/>
      </w:pPr>
      <w:r w:rsidRPr="000217F6">
        <w:rPr>
          <w:lang w:val="en-US"/>
        </w:rPr>
        <w:t xml:space="preserve">Robert M. </w:t>
      </w:r>
      <w:proofErr w:type="spellStart"/>
      <w:r w:rsidRPr="000217F6">
        <w:rPr>
          <w:lang w:val="en-US"/>
        </w:rPr>
        <w:t>Suryan</w:t>
      </w:r>
      <w:proofErr w:type="spellEnd"/>
      <w:r w:rsidRPr="000217F6">
        <w:rPr>
          <w:lang w:val="en-US"/>
        </w:rPr>
        <w:t xml:space="preserve">, Jarrod A. Santora, and William J. </w:t>
      </w:r>
      <w:proofErr w:type="spellStart"/>
      <w:r w:rsidRPr="000217F6">
        <w:rPr>
          <w:lang w:val="en-US"/>
        </w:rPr>
        <w:t>Sydeman</w:t>
      </w:r>
      <w:proofErr w:type="spellEnd"/>
      <w:r w:rsidRPr="000217F6">
        <w:rPr>
          <w:lang w:val="en-US"/>
        </w:rPr>
        <w:t xml:space="preserve">. “New approach for using remotely sensed chlorophyll a to identify seabird hotspots”. </w:t>
      </w:r>
      <w:r>
        <w:rPr>
          <w:i/>
        </w:rPr>
        <w:t xml:space="preserve">Marine </w:t>
      </w:r>
      <w:proofErr w:type="spellStart"/>
      <w:r>
        <w:rPr>
          <w:i/>
        </w:rPr>
        <w:t>Ecology</w:t>
      </w:r>
      <w:proofErr w:type="spellEnd"/>
      <w:r>
        <w:rPr>
          <w:i/>
        </w:rPr>
        <w:t xml:space="preserve"> Progress </w:t>
      </w:r>
      <w:proofErr w:type="spellStart"/>
      <w:r>
        <w:rPr>
          <w:i/>
        </w:rPr>
        <w:t>Series</w:t>
      </w:r>
      <w:proofErr w:type="spellEnd"/>
      <w:r>
        <w:rPr>
          <w:i/>
        </w:rPr>
        <w:t xml:space="preserve"> </w:t>
      </w:r>
      <w:r>
        <w:t xml:space="preserve">(Apr. 11, 2012). </w:t>
      </w:r>
      <w:proofErr w:type="spellStart"/>
      <w:proofErr w:type="gramStart"/>
      <w:r>
        <w:rPr>
          <w:rFonts w:ascii="Calibri" w:eastAsia="Calibri" w:hAnsi="Calibri" w:cs="Calibri"/>
        </w:rPr>
        <w:t>doi</w:t>
      </w:r>
      <w:proofErr w:type="spellEnd"/>
      <w:r>
        <w:t>:</w:t>
      </w:r>
      <w:proofErr w:type="gramEnd"/>
      <w:r>
        <w:t xml:space="preserve"> </w:t>
      </w:r>
      <w:hyperlink r:id="rId142">
        <w:r>
          <w:rPr>
            <w:rFonts w:ascii="Calibri" w:eastAsia="Calibri" w:hAnsi="Calibri" w:cs="Calibri"/>
            <w:color w:val="0000FF"/>
          </w:rPr>
          <w:t>10.3354/meps09597</w:t>
        </w:r>
      </w:hyperlink>
      <w:hyperlink r:id="rId143">
        <w:r>
          <w:t>.</w:t>
        </w:r>
      </w:hyperlink>
    </w:p>
    <w:p w14:paraId="34E68075" w14:textId="77777777" w:rsidR="00250898" w:rsidRDefault="00FD0452">
      <w:pPr>
        <w:numPr>
          <w:ilvl w:val="0"/>
          <w:numId w:val="3"/>
        </w:numPr>
        <w:ind w:left="859" w:right="53" w:hanging="715"/>
      </w:pPr>
      <w:r>
        <w:lastRenderedPageBreak/>
        <w:t xml:space="preserve">W. James </w:t>
      </w:r>
      <w:proofErr w:type="spellStart"/>
      <w:r>
        <w:t>Grecian</w:t>
      </w:r>
      <w:proofErr w:type="spellEnd"/>
      <w:r>
        <w:t xml:space="preserve"> et al. </w:t>
      </w:r>
      <w:r w:rsidRPr="000217F6">
        <w:rPr>
          <w:lang w:val="en-US"/>
        </w:rPr>
        <w:t xml:space="preserve">“Seabird diversity hotspot linked to ocean productivity in the Canary Current Large Marine Ecosystem”. </w:t>
      </w:r>
      <w:proofErr w:type="spellStart"/>
      <w:r>
        <w:rPr>
          <w:i/>
        </w:rPr>
        <w:t>Biology</w:t>
      </w:r>
      <w:proofErr w:type="spellEnd"/>
      <w:r>
        <w:rPr>
          <w:i/>
        </w:rPr>
        <w:t xml:space="preserve"> </w:t>
      </w:r>
      <w:proofErr w:type="spellStart"/>
      <w:r>
        <w:rPr>
          <w:i/>
        </w:rPr>
        <w:t>Letters</w:t>
      </w:r>
      <w:proofErr w:type="spellEnd"/>
      <w:r>
        <w:rPr>
          <w:i/>
        </w:rPr>
        <w:t xml:space="preserve"> </w:t>
      </w:r>
      <w:r>
        <w:t xml:space="preserve">(Aug. 2016). </w:t>
      </w:r>
      <w:proofErr w:type="spellStart"/>
      <w:proofErr w:type="gramStart"/>
      <w:r>
        <w:rPr>
          <w:rFonts w:ascii="Calibri" w:eastAsia="Calibri" w:hAnsi="Calibri" w:cs="Calibri"/>
        </w:rPr>
        <w:t>doi</w:t>
      </w:r>
      <w:proofErr w:type="spellEnd"/>
      <w:r>
        <w:t>:</w:t>
      </w:r>
      <w:proofErr w:type="gramEnd"/>
    </w:p>
    <w:p w14:paraId="09DAE592" w14:textId="77777777" w:rsidR="00250898" w:rsidRDefault="00117E56">
      <w:pPr>
        <w:spacing w:after="197" w:line="259" w:lineRule="auto"/>
        <w:ind w:left="738" w:hanging="10"/>
        <w:jc w:val="left"/>
      </w:pPr>
      <w:hyperlink r:id="rId144">
        <w:r w:rsidR="00FD0452">
          <w:rPr>
            <w:rFonts w:ascii="Calibri" w:eastAsia="Calibri" w:hAnsi="Calibri" w:cs="Calibri"/>
            <w:color w:val="0000FF"/>
          </w:rPr>
          <w:t>10.1098/rsbl.2016.0024</w:t>
        </w:r>
      </w:hyperlink>
      <w:hyperlink r:id="rId145">
        <w:r w:rsidR="00FD0452">
          <w:t>.</w:t>
        </w:r>
      </w:hyperlink>
    </w:p>
    <w:p w14:paraId="2DA5B615" w14:textId="77777777" w:rsidR="00250898" w:rsidRPr="000664D4" w:rsidRDefault="00FD0452">
      <w:pPr>
        <w:numPr>
          <w:ilvl w:val="0"/>
          <w:numId w:val="3"/>
        </w:numPr>
        <w:spacing w:after="119"/>
        <w:ind w:left="859" w:right="53" w:hanging="715"/>
        <w:rPr>
          <w:lang w:val="en-US"/>
          <w:rPrChange w:id="1038" w:author="Valentin Lauret" w:date="2024-06-06T11:26:00Z">
            <w:rPr/>
          </w:rPrChange>
        </w:rPr>
      </w:pPr>
      <w:r w:rsidRPr="000217F6">
        <w:rPr>
          <w:lang w:val="en-US"/>
        </w:rPr>
        <w:t xml:space="preserve">Alison Johnston et al. “Modelling flight heights of marine birds to more accurately assess collision risk with offshore wind turbines”. </w:t>
      </w:r>
      <w:r w:rsidRPr="000664D4">
        <w:rPr>
          <w:i/>
          <w:lang w:val="en-US"/>
          <w:rPrChange w:id="1039" w:author="Valentin Lauret" w:date="2024-06-06T11:26:00Z">
            <w:rPr>
              <w:i/>
            </w:rPr>
          </w:rPrChange>
        </w:rPr>
        <w:t xml:space="preserve">Journal of Applied Ecology </w:t>
      </w:r>
      <w:r w:rsidRPr="000664D4">
        <w:rPr>
          <w:lang w:val="en-US"/>
          <w:rPrChange w:id="1040" w:author="Valentin Lauret" w:date="2024-06-06T11:26:00Z">
            <w:rPr/>
          </w:rPrChange>
        </w:rPr>
        <w:t xml:space="preserve">(2014). </w:t>
      </w:r>
      <w:proofErr w:type="spellStart"/>
      <w:r w:rsidRPr="000664D4">
        <w:rPr>
          <w:rFonts w:ascii="Calibri" w:eastAsia="Calibri" w:hAnsi="Calibri" w:cs="Calibri"/>
          <w:lang w:val="en-US"/>
          <w:rPrChange w:id="1041" w:author="Valentin Lauret" w:date="2024-06-06T11:26:00Z">
            <w:rPr>
              <w:rFonts w:ascii="Calibri" w:eastAsia="Calibri" w:hAnsi="Calibri" w:cs="Calibri"/>
            </w:rPr>
          </w:rPrChange>
        </w:rPr>
        <w:t>doi</w:t>
      </w:r>
      <w:proofErr w:type="spellEnd"/>
      <w:r w:rsidRPr="000664D4">
        <w:rPr>
          <w:lang w:val="en-US"/>
          <w:rPrChange w:id="1042" w:author="Valentin Lauret" w:date="2024-06-06T11:26:00Z">
            <w:rPr/>
          </w:rPrChange>
        </w:rPr>
        <w:t xml:space="preserve">: </w:t>
      </w:r>
      <w:r w:rsidR="00EA40AA">
        <w:fldChar w:fldCharType="begin"/>
      </w:r>
      <w:r w:rsidR="00EA40AA" w:rsidRPr="000664D4">
        <w:rPr>
          <w:lang w:val="en-US"/>
          <w:rPrChange w:id="1043" w:author="Valentin Lauret" w:date="2024-06-06T11:26:00Z">
            <w:rPr/>
          </w:rPrChange>
        </w:rPr>
        <w:instrText xml:space="preserve"> HYPERLINK "https://doi.org/10.1111/1365-2664.12191" \h </w:instrText>
      </w:r>
      <w:r w:rsidR="00EA40AA">
        <w:fldChar w:fldCharType="separate"/>
      </w:r>
      <w:r w:rsidRPr="000664D4">
        <w:rPr>
          <w:rFonts w:ascii="Calibri" w:eastAsia="Calibri" w:hAnsi="Calibri" w:cs="Calibri"/>
          <w:color w:val="0000FF"/>
          <w:lang w:val="en-US"/>
          <w:rPrChange w:id="1044" w:author="Valentin Lauret" w:date="2024-06-06T11:26:00Z">
            <w:rPr>
              <w:rFonts w:ascii="Calibri" w:eastAsia="Calibri" w:hAnsi="Calibri" w:cs="Calibri"/>
              <w:color w:val="0000FF"/>
            </w:rPr>
          </w:rPrChange>
        </w:rPr>
        <w:t>10.1111/1365-2664.12191</w:t>
      </w:r>
      <w:r w:rsidR="00EA40AA">
        <w:rPr>
          <w:rFonts w:ascii="Calibri" w:eastAsia="Calibri" w:hAnsi="Calibri" w:cs="Calibri"/>
          <w:color w:val="0000FF"/>
        </w:rPr>
        <w:fldChar w:fldCharType="end"/>
      </w:r>
      <w:r w:rsidR="00EA40AA">
        <w:fldChar w:fldCharType="begin"/>
      </w:r>
      <w:r w:rsidR="00EA40AA" w:rsidRPr="000664D4">
        <w:rPr>
          <w:lang w:val="en-US"/>
          <w:rPrChange w:id="1045" w:author="Valentin Lauret" w:date="2024-06-06T11:26:00Z">
            <w:rPr/>
          </w:rPrChange>
        </w:rPr>
        <w:instrText xml:space="preserve"> HYPERLINK "https://doi.org/10.1111/1365-2664.12191" \h </w:instrText>
      </w:r>
      <w:r w:rsidR="00EA40AA">
        <w:fldChar w:fldCharType="separate"/>
      </w:r>
      <w:r w:rsidRPr="000664D4">
        <w:rPr>
          <w:lang w:val="en-US"/>
          <w:rPrChange w:id="1046" w:author="Valentin Lauret" w:date="2024-06-06T11:26:00Z">
            <w:rPr/>
          </w:rPrChange>
        </w:rPr>
        <w:t>.</w:t>
      </w:r>
      <w:r w:rsidR="00EA40AA">
        <w:fldChar w:fldCharType="end"/>
      </w:r>
    </w:p>
    <w:p w14:paraId="49470544" w14:textId="77777777" w:rsidR="00250898" w:rsidRPr="000217F6" w:rsidRDefault="00FD0452">
      <w:pPr>
        <w:numPr>
          <w:ilvl w:val="0"/>
          <w:numId w:val="3"/>
        </w:numPr>
        <w:ind w:left="859" w:right="53" w:hanging="715"/>
        <w:rPr>
          <w:lang w:val="en-US"/>
        </w:rPr>
      </w:pPr>
      <w:r w:rsidRPr="000217F6">
        <w:rPr>
          <w:lang w:val="en-US"/>
        </w:rPr>
        <w:t xml:space="preserve">Nicolas </w:t>
      </w:r>
      <w:proofErr w:type="spellStart"/>
      <w:r w:rsidRPr="000217F6">
        <w:rPr>
          <w:lang w:val="en-US"/>
        </w:rPr>
        <w:t>Courbin</w:t>
      </w:r>
      <w:proofErr w:type="spellEnd"/>
      <w:r w:rsidRPr="000217F6">
        <w:rPr>
          <w:lang w:val="en-US"/>
        </w:rPr>
        <w:t xml:space="preserve"> et al. “Flight heights of </w:t>
      </w:r>
      <w:proofErr w:type="spellStart"/>
      <w:r w:rsidRPr="000217F6">
        <w:rPr>
          <w:lang w:val="en-US"/>
        </w:rPr>
        <w:t>Scopoli’s</w:t>
      </w:r>
      <w:proofErr w:type="spellEnd"/>
      <w:r w:rsidRPr="000217F6">
        <w:rPr>
          <w:lang w:val="en-US"/>
        </w:rPr>
        <w:t xml:space="preserve"> shearwaters </w:t>
      </w:r>
      <w:proofErr w:type="spellStart"/>
      <w:r w:rsidRPr="000217F6">
        <w:rPr>
          <w:lang w:val="en-US"/>
        </w:rPr>
        <w:t>Calonectris</w:t>
      </w:r>
      <w:proofErr w:type="spellEnd"/>
      <w:r w:rsidRPr="000217F6">
        <w:rPr>
          <w:lang w:val="en-US"/>
        </w:rPr>
        <w:t xml:space="preserve"> </w:t>
      </w:r>
      <w:proofErr w:type="spellStart"/>
      <w:r w:rsidRPr="000217F6">
        <w:rPr>
          <w:lang w:val="en-US"/>
        </w:rPr>
        <w:t>diomedea</w:t>
      </w:r>
      <w:proofErr w:type="spellEnd"/>
      <w:r w:rsidRPr="000217F6">
        <w:rPr>
          <w:lang w:val="en-US"/>
        </w:rPr>
        <w:t xml:space="preserve"> in the context of offshore wind farm developments” (May 2023).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47" w:author="Valentin Lauret" w:date="2024-06-06T11:26:00Z">
            <w:rPr/>
          </w:rPrChange>
        </w:rPr>
        <w:instrText xml:space="preserve"> HYPERLINK "https://doi.org/10.1101/2023.05.14.540698" \h </w:instrText>
      </w:r>
      <w:r w:rsidR="00EA40AA">
        <w:fldChar w:fldCharType="separate"/>
      </w:r>
      <w:r w:rsidRPr="000217F6">
        <w:rPr>
          <w:rFonts w:ascii="Calibri" w:eastAsia="Calibri" w:hAnsi="Calibri" w:cs="Calibri"/>
          <w:color w:val="0000FF"/>
          <w:lang w:val="en-US"/>
        </w:rPr>
        <w:t>10.1101/2023.</w:t>
      </w:r>
      <w:r w:rsidR="00EA40AA">
        <w:rPr>
          <w:rFonts w:ascii="Calibri" w:eastAsia="Calibri" w:hAnsi="Calibri" w:cs="Calibri"/>
          <w:color w:val="0000FF"/>
          <w:lang w:val="en-US"/>
        </w:rPr>
        <w:fldChar w:fldCharType="end"/>
      </w:r>
    </w:p>
    <w:p w14:paraId="44A1E00A" w14:textId="77777777" w:rsidR="00250898" w:rsidRDefault="00117E56">
      <w:pPr>
        <w:spacing w:after="197" w:line="259" w:lineRule="auto"/>
        <w:ind w:left="738" w:hanging="10"/>
        <w:jc w:val="left"/>
      </w:pPr>
      <w:hyperlink r:id="rId146">
        <w:r w:rsidR="00FD0452">
          <w:rPr>
            <w:rFonts w:ascii="Calibri" w:eastAsia="Calibri" w:hAnsi="Calibri" w:cs="Calibri"/>
            <w:color w:val="0000FF"/>
          </w:rPr>
          <w:t>05.14.540698</w:t>
        </w:r>
      </w:hyperlink>
      <w:hyperlink r:id="rId147">
        <w:r w:rsidR="00FD0452">
          <w:t>.</w:t>
        </w:r>
      </w:hyperlink>
    </w:p>
    <w:p w14:paraId="111CAD69" w14:textId="77777777" w:rsidR="00250898" w:rsidRDefault="00FD0452">
      <w:pPr>
        <w:numPr>
          <w:ilvl w:val="0"/>
          <w:numId w:val="3"/>
        </w:numPr>
        <w:ind w:left="859" w:right="53" w:hanging="715"/>
      </w:pPr>
      <w:r w:rsidRPr="000217F6">
        <w:rPr>
          <w:lang w:val="en-US"/>
        </w:rPr>
        <w:t xml:space="preserve">Gerard C. A. </w:t>
      </w:r>
      <w:proofErr w:type="spellStart"/>
      <w:r w:rsidRPr="000217F6">
        <w:rPr>
          <w:lang w:val="en-US"/>
        </w:rPr>
        <w:t>Duineveld</w:t>
      </w:r>
      <w:proofErr w:type="spellEnd"/>
      <w:r w:rsidRPr="000217F6">
        <w:rPr>
          <w:lang w:val="en-US"/>
        </w:rPr>
        <w:t xml:space="preserve">, Magda J. N. Bergman, and Marc S. S. </w:t>
      </w:r>
      <w:proofErr w:type="spellStart"/>
      <w:r w:rsidRPr="000217F6">
        <w:rPr>
          <w:lang w:val="en-US"/>
        </w:rPr>
        <w:t>Lavaleye</w:t>
      </w:r>
      <w:proofErr w:type="spellEnd"/>
      <w:r w:rsidRPr="000217F6">
        <w:rPr>
          <w:lang w:val="en-US"/>
        </w:rPr>
        <w:t xml:space="preserve">. “Effects of an area closed to fisheries on the composition of the benthic fauna in the southern North Sea”. </w:t>
      </w:r>
      <w:r>
        <w:rPr>
          <w:i/>
        </w:rPr>
        <w:t xml:space="preserve">ICES Journal of Marine Science </w:t>
      </w:r>
      <w:r>
        <w:t xml:space="preserve">(July 1, 2007). </w:t>
      </w:r>
      <w:proofErr w:type="spellStart"/>
      <w:proofErr w:type="gramStart"/>
      <w:r>
        <w:rPr>
          <w:rFonts w:ascii="Calibri" w:eastAsia="Calibri" w:hAnsi="Calibri" w:cs="Calibri"/>
        </w:rPr>
        <w:t>doi</w:t>
      </w:r>
      <w:proofErr w:type="spellEnd"/>
      <w:r>
        <w:t>:</w:t>
      </w:r>
      <w:proofErr w:type="gramEnd"/>
      <w:r>
        <w:t xml:space="preserve"> </w:t>
      </w:r>
      <w:hyperlink r:id="rId148">
        <w:r>
          <w:rPr>
            <w:rFonts w:ascii="Calibri" w:eastAsia="Calibri" w:hAnsi="Calibri" w:cs="Calibri"/>
            <w:color w:val="0000FF"/>
          </w:rPr>
          <w:t>10.1093/</w:t>
        </w:r>
        <w:proofErr w:type="spellStart"/>
        <w:r>
          <w:rPr>
            <w:rFonts w:ascii="Calibri" w:eastAsia="Calibri" w:hAnsi="Calibri" w:cs="Calibri"/>
            <w:color w:val="0000FF"/>
          </w:rPr>
          <w:t>icesjms</w:t>
        </w:r>
        <w:proofErr w:type="spellEnd"/>
        <w:r>
          <w:rPr>
            <w:rFonts w:ascii="Calibri" w:eastAsia="Calibri" w:hAnsi="Calibri" w:cs="Calibri"/>
            <w:color w:val="0000FF"/>
          </w:rPr>
          <w:t xml:space="preserve">/ </w:t>
        </w:r>
      </w:hyperlink>
      <w:hyperlink r:id="rId149">
        <w:r>
          <w:rPr>
            <w:rFonts w:ascii="Calibri" w:eastAsia="Calibri" w:hAnsi="Calibri" w:cs="Calibri"/>
            <w:color w:val="0000FF"/>
          </w:rPr>
          <w:t>fsm029</w:t>
        </w:r>
      </w:hyperlink>
      <w:hyperlink r:id="rId150">
        <w:r>
          <w:t>.</w:t>
        </w:r>
      </w:hyperlink>
    </w:p>
    <w:p w14:paraId="14355D74" w14:textId="77777777" w:rsidR="00250898" w:rsidRDefault="00FD0452">
      <w:pPr>
        <w:numPr>
          <w:ilvl w:val="0"/>
          <w:numId w:val="3"/>
        </w:numPr>
        <w:spacing w:after="116" w:line="330" w:lineRule="auto"/>
        <w:ind w:left="859" w:right="53" w:hanging="715"/>
      </w:pPr>
      <w:r>
        <w:t xml:space="preserve">H. M. Wade et al. </w:t>
      </w:r>
      <w:r w:rsidRPr="000217F6">
        <w:rPr>
          <w:lang w:val="en-US"/>
        </w:rPr>
        <w:t xml:space="preserve">“Incorporating data uncertainty when estimating potential vulnerability of Scottish seabirds to marine renewable energy developments”. </w:t>
      </w:r>
      <w:r>
        <w:rPr>
          <w:i/>
        </w:rPr>
        <w:t xml:space="preserve">Marine Policy </w:t>
      </w:r>
      <w:r>
        <w:t xml:space="preserve">(Aug. 1, 2016). </w:t>
      </w:r>
      <w:proofErr w:type="spellStart"/>
      <w:proofErr w:type="gramStart"/>
      <w:r>
        <w:rPr>
          <w:rFonts w:ascii="Calibri" w:eastAsia="Calibri" w:hAnsi="Calibri" w:cs="Calibri"/>
        </w:rPr>
        <w:t>doi</w:t>
      </w:r>
      <w:proofErr w:type="spellEnd"/>
      <w:r>
        <w:t>:</w:t>
      </w:r>
      <w:proofErr w:type="gramEnd"/>
      <w:r>
        <w:t xml:space="preserve"> </w:t>
      </w:r>
      <w:hyperlink r:id="rId151">
        <w:r>
          <w:rPr>
            <w:rFonts w:ascii="Calibri" w:eastAsia="Calibri" w:hAnsi="Calibri" w:cs="Calibri"/>
            <w:color w:val="0000FF"/>
          </w:rPr>
          <w:t>10.1016/j.marpol.2016.04.045</w:t>
        </w:r>
      </w:hyperlink>
      <w:hyperlink r:id="rId152">
        <w:r>
          <w:t>.</w:t>
        </w:r>
      </w:hyperlink>
    </w:p>
    <w:p w14:paraId="5E4EE97B" w14:textId="77777777" w:rsidR="00250898" w:rsidRDefault="00FD0452">
      <w:pPr>
        <w:numPr>
          <w:ilvl w:val="0"/>
          <w:numId w:val="3"/>
        </w:numPr>
        <w:ind w:left="859" w:right="53" w:hanging="715"/>
      </w:pPr>
      <w:r w:rsidRPr="000217F6">
        <w:rPr>
          <w:lang w:val="en-US"/>
        </w:rPr>
        <w:t xml:space="preserve">Michael Elliott, Angel Borja, and Roland Cormier. “Activity-footprints, </w:t>
      </w:r>
      <w:proofErr w:type="spellStart"/>
      <w:r w:rsidRPr="000217F6">
        <w:rPr>
          <w:lang w:val="en-US"/>
        </w:rPr>
        <w:t>pressuresfootprints</w:t>
      </w:r>
      <w:proofErr w:type="spellEnd"/>
      <w:r w:rsidRPr="000217F6">
        <w:rPr>
          <w:lang w:val="en-US"/>
        </w:rPr>
        <w:t xml:space="preserve"> and effects-footprints – Walking the pathway to determining and managing human impacts in the sea”. </w:t>
      </w:r>
      <w:r>
        <w:rPr>
          <w:i/>
        </w:rPr>
        <w:t xml:space="preserve">Marine Pollution Bulletin </w:t>
      </w:r>
      <w:r>
        <w:t xml:space="preserve">(June 1, 2020). </w:t>
      </w:r>
      <w:proofErr w:type="spellStart"/>
      <w:proofErr w:type="gramStart"/>
      <w:r>
        <w:rPr>
          <w:rFonts w:ascii="Calibri" w:eastAsia="Calibri" w:hAnsi="Calibri" w:cs="Calibri"/>
        </w:rPr>
        <w:t>doi</w:t>
      </w:r>
      <w:proofErr w:type="spellEnd"/>
      <w:r>
        <w:t>:</w:t>
      </w:r>
      <w:proofErr w:type="gramEnd"/>
      <w:r>
        <w:t xml:space="preserve"> </w:t>
      </w:r>
      <w:hyperlink r:id="rId153">
        <w:r>
          <w:rPr>
            <w:rFonts w:ascii="Calibri" w:eastAsia="Calibri" w:hAnsi="Calibri" w:cs="Calibri"/>
            <w:color w:val="0000FF"/>
          </w:rPr>
          <w:t>10.1016/</w:t>
        </w:r>
      </w:hyperlink>
    </w:p>
    <w:p w14:paraId="145FF252" w14:textId="77777777" w:rsidR="00250898" w:rsidRDefault="00117E56">
      <w:pPr>
        <w:spacing w:after="197" w:line="259" w:lineRule="auto"/>
        <w:ind w:left="738" w:hanging="10"/>
        <w:jc w:val="left"/>
      </w:pPr>
      <w:hyperlink r:id="rId154">
        <w:proofErr w:type="gramStart"/>
        <w:r w:rsidR="00FD0452">
          <w:rPr>
            <w:rFonts w:ascii="Calibri" w:eastAsia="Calibri" w:hAnsi="Calibri" w:cs="Calibri"/>
            <w:color w:val="0000FF"/>
          </w:rPr>
          <w:t>j.marpolbul</w:t>
        </w:r>
        <w:proofErr w:type="gramEnd"/>
        <w:r w:rsidR="00FD0452">
          <w:rPr>
            <w:rFonts w:ascii="Calibri" w:eastAsia="Calibri" w:hAnsi="Calibri" w:cs="Calibri"/>
            <w:color w:val="0000FF"/>
          </w:rPr>
          <w:t>.2020.111201</w:t>
        </w:r>
      </w:hyperlink>
      <w:hyperlink r:id="rId155">
        <w:r w:rsidR="00FD0452">
          <w:t>.</w:t>
        </w:r>
      </w:hyperlink>
    </w:p>
    <w:p w14:paraId="3FDFF713" w14:textId="77777777" w:rsidR="00250898" w:rsidRDefault="00FD0452">
      <w:pPr>
        <w:numPr>
          <w:ilvl w:val="0"/>
          <w:numId w:val="3"/>
        </w:numPr>
        <w:ind w:left="859" w:right="53" w:hanging="715"/>
      </w:pPr>
      <w:proofErr w:type="spellStart"/>
      <w:r>
        <w:t>Gerjan</w:t>
      </w:r>
      <w:proofErr w:type="spellEnd"/>
      <w:r>
        <w:t xml:space="preserve"> J. Piet et al. </w:t>
      </w:r>
      <w:r w:rsidRPr="000217F6">
        <w:rPr>
          <w:lang w:val="en-US"/>
        </w:rPr>
        <w:t xml:space="preserve">“A roadmap towards quantitative cumulative impact assessments: Every step of the way”. </w:t>
      </w:r>
      <w:r>
        <w:rPr>
          <w:i/>
        </w:rPr>
        <w:t xml:space="preserve">Science of The Total </w:t>
      </w:r>
      <w:proofErr w:type="spellStart"/>
      <w:r>
        <w:rPr>
          <w:i/>
        </w:rPr>
        <w:t>Environment</w:t>
      </w:r>
      <w:proofErr w:type="spellEnd"/>
      <w:r>
        <w:rPr>
          <w:i/>
        </w:rPr>
        <w:t xml:space="preserve"> </w:t>
      </w:r>
      <w:r>
        <w:t xml:space="preserve">(Aug. 25, 2021). </w:t>
      </w:r>
      <w:proofErr w:type="spellStart"/>
      <w:proofErr w:type="gramStart"/>
      <w:r>
        <w:rPr>
          <w:rFonts w:ascii="Calibri" w:eastAsia="Calibri" w:hAnsi="Calibri" w:cs="Calibri"/>
        </w:rPr>
        <w:t>doi</w:t>
      </w:r>
      <w:proofErr w:type="spellEnd"/>
      <w:r>
        <w:t>:</w:t>
      </w:r>
      <w:proofErr w:type="gramEnd"/>
    </w:p>
    <w:p w14:paraId="0E167217" w14:textId="77777777" w:rsidR="00250898" w:rsidRDefault="00117E56">
      <w:pPr>
        <w:spacing w:after="197" w:line="259" w:lineRule="auto"/>
        <w:ind w:left="738" w:hanging="10"/>
        <w:jc w:val="left"/>
      </w:pPr>
      <w:hyperlink r:id="rId156">
        <w:r w:rsidR="00FD0452">
          <w:rPr>
            <w:rFonts w:ascii="Calibri" w:eastAsia="Calibri" w:hAnsi="Calibri" w:cs="Calibri"/>
            <w:color w:val="0000FF"/>
          </w:rPr>
          <w:t>10.1016/j.scitotenv.2021.146847</w:t>
        </w:r>
      </w:hyperlink>
      <w:hyperlink r:id="rId157">
        <w:r w:rsidR="00FD0452">
          <w:t>.</w:t>
        </w:r>
      </w:hyperlink>
    </w:p>
    <w:p w14:paraId="0E239C33" w14:textId="77777777" w:rsidR="00250898" w:rsidRDefault="00FD0452">
      <w:pPr>
        <w:numPr>
          <w:ilvl w:val="0"/>
          <w:numId w:val="3"/>
        </w:numPr>
        <w:spacing w:after="115"/>
        <w:ind w:left="859" w:right="53" w:hanging="715"/>
      </w:pPr>
      <w:r w:rsidRPr="000217F6">
        <w:rPr>
          <w:lang w:val="en-US"/>
        </w:rPr>
        <w:t xml:space="preserve">Benjamin S. Halpern and Rod Fujita. “Assumptions, challenges, and future directions in cumulative impact analysis”. </w:t>
      </w:r>
      <w:proofErr w:type="spellStart"/>
      <w:r>
        <w:rPr>
          <w:i/>
        </w:rPr>
        <w:t>Ecosphere</w:t>
      </w:r>
      <w:proofErr w:type="spellEnd"/>
      <w:r>
        <w:rPr>
          <w:i/>
        </w:rPr>
        <w:t xml:space="preserve"> </w:t>
      </w:r>
      <w:r>
        <w:t xml:space="preserve">(2013). </w:t>
      </w:r>
      <w:proofErr w:type="spellStart"/>
      <w:proofErr w:type="gramStart"/>
      <w:r>
        <w:rPr>
          <w:rFonts w:ascii="Calibri" w:eastAsia="Calibri" w:hAnsi="Calibri" w:cs="Calibri"/>
        </w:rPr>
        <w:t>doi</w:t>
      </w:r>
      <w:proofErr w:type="spellEnd"/>
      <w:r>
        <w:t>:</w:t>
      </w:r>
      <w:proofErr w:type="gramEnd"/>
      <w:r>
        <w:t xml:space="preserve"> </w:t>
      </w:r>
      <w:hyperlink r:id="rId158">
        <w:r>
          <w:rPr>
            <w:rFonts w:ascii="Calibri" w:eastAsia="Calibri" w:hAnsi="Calibri" w:cs="Calibri"/>
            <w:color w:val="0000FF"/>
          </w:rPr>
          <w:t>10.1890/ES13-00181.1</w:t>
        </w:r>
      </w:hyperlink>
      <w:hyperlink r:id="rId159">
        <w:r>
          <w:t>.</w:t>
        </w:r>
      </w:hyperlink>
    </w:p>
    <w:p w14:paraId="072BFAB7" w14:textId="77777777" w:rsidR="00250898" w:rsidRDefault="00FD0452">
      <w:pPr>
        <w:numPr>
          <w:ilvl w:val="0"/>
          <w:numId w:val="3"/>
        </w:numPr>
        <w:spacing w:after="110"/>
        <w:ind w:left="859" w:right="53" w:hanging="715"/>
      </w:pPr>
      <w:proofErr w:type="spellStart"/>
      <w:r>
        <w:t>Liana</w:t>
      </w:r>
      <w:proofErr w:type="spellEnd"/>
      <w:r>
        <w:t xml:space="preserve"> N. Joseph et al. </w:t>
      </w:r>
      <w:r w:rsidRPr="000217F6">
        <w:rPr>
          <w:lang w:val="en-US"/>
        </w:rPr>
        <w:t xml:space="preserve">“Presence–Absence versus Abundance Data for Monitoring Threatened Species”. </w:t>
      </w:r>
      <w:r>
        <w:rPr>
          <w:i/>
        </w:rPr>
        <w:t xml:space="preserve">Conservation </w:t>
      </w:r>
      <w:proofErr w:type="spellStart"/>
      <w:r>
        <w:rPr>
          <w:i/>
        </w:rPr>
        <w:t>Biology</w:t>
      </w:r>
      <w:proofErr w:type="spellEnd"/>
      <w:r>
        <w:rPr>
          <w:i/>
        </w:rPr>
        <w:t xml:space="preserve"> </w:t>
      </w:r>
      <w:r>
        <w:t xml:space="preserve">(2006). </w:t>
      </w:r>
      <w:proofErr w:type="spellStart"/>
      <w:proofErr w:type="gramStart"/>
      <w:r>
        <w:rPr>
          <w:rFonts w:ascii="Calibri" w:eastAsia="Calibri" w:hAnsi="Calibri" w:cs="Calibri"/>
        </w:rPr>
        <w:t>doi</w:t>
      </w:r>
      <w:proofErr w:type="spellEnd"/>
      <w:r>
        <w:t>:</w:t>
      </w:r>
      <w:proofErr w:type="gramEnd"/>
      <w:r>
        <w:t xml:space="preserve"> </w:t>
      </w:r>
      <w:hyperlink r:id="rId160">
        <w:r>
          <w:rPr>
            <w:rFonts w:ascii="Calibri" w:eastAsia="Calibri" w:hAnsi="Calibri" w:cs="Calibri"/>
            <w:color w:val="0000FF"/>
          </w:rPr>
          <w:t xml:space="preserve">10.1111/j.1523-1739. </w:t>
        </w:r>
      </w:hyperlink>
      <w:hyperlink r:id="rId161">
        <w:r>
          <w:rPr>
            <w:rFonts w:ascii="Calibri" w:eastAsia="Calibri" w:hAnsi="Calibri" w:cs="Calibri"/>
            <w:color w:val="0000FF"/>
          </w:rPr>
          <w:t>2006.00529.x</w:t>
        </w:r>
      </w:hyperlink>
      <w:hyperlink r:id="rId162">
        <w:r>
          <w:t>.</w:t>
        </w:r>
      </w:hyperlink>
    </w:p>
    <w:p w14:paraId="3D3DFC12" w14:textId="77777777" w:rsidR="00250898" w:rsidRDefault="00FD0452">
      <w:pPr>
        <w:numPr>
          <w:ilvl w:val="0"/>
          <w:numId w:val="3"/>
        </w:numPr>
        <w:spacing w:after="119"/>
        <w:ind w:left="859" w:right="53" w:hanging="715"/>
      </w:pPr>
      <w:r w:rsidRPr="000217F6">
        <w:rPr>
          <w:lang w:val="en-US"/>
        </w:rPr>
        <w:t xml:space="preserve">Jacob F. Pollock. “Detecting Population Declines </w:t>
      </w:r>
      <w:proofErr w:type="gramStart"/>
      <w:r w:rsidRPr="000217F6">
        <w:rPr>
          <w:lang w:val="en-US"/>
        </w:rPr>
        <w:t>over</w:t>
      </w:r>
      <w:proofErr w:type="gramEnd"/>
      <w:r w:rsidRPr="000217F6">
        <w:rPr>
          <w:lang w:val="en-US"/>
        </w:rPr>
        <w:t xml:space="preserve"> Large Areas with </w:t>
      </w:r>
      <w:proofErr w:type="spellStart"/>
      <w:r w:rsidRPr="000217F6">
        <w:rPr>
          <w:lang w:val="en-US"/>
        </w:rPr>
        <w:t>PresenceAbsence</w:t>
      </w:r>
      <w:proofErr w:type="spellEnd"/>
      <w:r w:rsidRPr="000217F6">
        <w:rPr>
          <w:lang w:val="en-US"/>
        </w:rPr>
        <w:t xml:space="preserve">, Time-to-Encounter, and Count Survey Methods”. </w:t>
      </w:r>
      <w:r>
        <w:rPr>
          <w:i/>
        </w:rPr>
        <w:t xml:space="preserve">Conservation </w:t>
      </w:r>
      <w:proofErr w:type="spellStart"/>
      <w:r>
        <w:rPr>
          <w:i/>
        </w:rPr>
        <w:t>Biology</w:t>
      </w:r>
      <w:proofErr w:type="spellEnd"/>
      <w:r>
        <w:rPr>
          <w:i/>
        </w:rPr>
        <w:t xml:space="preserve"> </w:t>
      </w:r>
      <w:r>
        <w:t xml:space="preserve">(2006). </w:t>
      </w:r>
      <w:proofErr w:type="spellStart"/>
      <w:proofErr w:type="gramStart"/>
      <w:r>
        <w:rPr>
          <w:rFonts w:ascii="Calibri" w:eastAsia="Calibri" w:hAnsi="Calibri" w:cs="Calibri"/>
        </w:rPr>
        <w:t>doi</w:t>
      </w:r>
      <w:proofErr w:type="spellEnd"/>
      <w:r>
        <w:t>:</w:t>
      </w:r>
      <w:proofErr w:type="gramEnd"/>
      <w:r>
        <w:t xml:space="preserve"> </w:t>
      </w:r>
      <w:hyperlink r:id="rId163">
        <w:r>
          <w:rPr>
            <w:rFonts w:ascii="Calibri" w:eastAsia="Calibri" w:hAnsi="Calibri" w:cs="Calibri"/>
            <w:color w:val="0000FF"/>
          </w:rPr>
          <w:t>10.1111/j.1523-1739.2006.00342.x</w:t>
        </w:r>
      </w:hyperlink>
      <w:hyperlink r:id="rId164">
        <w:r>
          <w:t>.</w:t>
        </w:r>
      </w:hyperlink>
    </w:p>
    <w:p w14:paraId="0DFC2438" w14:textId="77777777" w:rsidR="00250898" w:rsidRPr="000664D4" w:rsidRDefault="00FD0452">
      <w:pPr>
        <w:numPr>
          <w:ilvl w:val="0"/>
          <w:numId w:val="3"/>
        </w:numPr>
        <w:spacing w:after="118"/>
        <w:ind w:left="859" w:right="53" w:hanging="715"/>
        <w:rPr>
          <w:lang w:val="en-US"/>
          <w:rPrChange w:id="1048" w:author="Valentin Lauret" w:date="2024-06-06T11:26:00Z">
            <w:rPr/>
          </w:rPrChange>
        </w:rPr>
      </w:pPr>
      <w:r w:rsidRPr="000217F6">
        <w:rPr>
          <w:lang w:val="en-US"/>
        </w:rPr>
        <w:t xml:space="preserve">Verena </w:t>
      </w:r>
      <w:proofErr w:type="spellStart"/>
      <w:r w:rsidRPr="000217F6">
        <w:rPr>
          <w:lang w:val="en-US"/>
        </w:rPr>
        <w:t>Peschko</w:t>
      </w:r>
      <w:proofErr w:type="spellEnd"/>
      <w:r w:rsidRPr="000217F6">
        <w:rPr>
          <w:lang w:val="en-US"/>
        </w:rPr>
        <w:t xml:space="preserve"> et al. “Effects of offshore windfarms on seabird abundance: Strong effects in spring and in the breeding season”. </w:t>
      </w:r>
      <w:r w:rsidRPr="000664D4">
        <w:rPr>
          <w:i/>
          <w:lang w:val="en-US"/>
          <w:rPrChange w:id="1049" w:author="Valentin Lauret" w:date="2024-06-06T11:26:00Z">
            <w:rPr>
              <w:i/>
            </w:rPr>
          </w:rPrChange>
        </w:rPr>
        <w:t xml:space="preserve">Marine Environmental Research </w:t>
      </w:r>
      <w:r w:rsidRPr="000664D4">
        <w:rPr>
          <w:lang w:val="en-US"/>
          <w:rPrChange w:id="1050" w:author="Valentin Lauret" w:date="2024-06-06T11:26:00Z">
            <w:rPr/>
          </w:rPrChange>
        </w:rPr>
        <w:t xml:space="preserve">(Dec. 1, 2020). </w:t>
      </w:r>
      <w:proofErr w:type="spellStart"/>
      <w:r w:rsidRPr="000664D4">
        <w:rPr>
          <w:rFonts w:ascii="Calibri" w:eastAsia="Calibri" w:hAnsi="Calibri" w:cs="Calibri"/>
          <w:lang w:val="en-US"/>
          <w:rPrChange w:id="1051" w:author="Valentin Lauret" w:date="2024-06-06T11:26:00Z">
            <w:rPr>
              <w:rFonts w:ascii="Calibri" w:eastAsia="Calibri" w:hAnsi="Calibri" w:cs="Calibri"/>
            </w:rPr>
          </w:rPrChange>
        </w:rPr>
        <w:t>doi</w:t>
      </w:r>
      <w:proofErr w:type="spellEnd"/>
      <w:r w:rsidRPr="000664D4">
        <w:rPr>
          <w:lang w:val="en-US"/>
          <w:rPrChange w:id="1052" w:author="Valentin Lauret" w:date="2024-06-06T11:26:00Z">
            <w:rPr/>
          </w:rPrChange>
        </w:rPr>
        <w:t xml:space="preserve">: </w:t>
      </w:r>
      <w:r w:rsidR="00EA40AA">
        <w:fldChar w:fldCharType="begin"/>
      </w:r>
      <w:r w:rsidR="00EA40AA" w:rsidRPr="000664D4">
        <w:rPr>
          <w:lang w:val="en-US"/>
          <w:rPrChange w:id="1053" w:author="Valentin Lauret" w:date="2024-06-06T11:26:00Z">
            <w:rPr/>
          </w:rPrChange>
        </w:rPr>
        <w:instrText xml:space="preserve"> HYPERLINK "https://doi.org/10.1016/j.marenvres.2020.105157" \h </w:instrText>
      </w:r>
      <w:r w:rsidR="00EA40AA">
        <w:fldChar w:fldCharType="separate"/>
      </w:r>
      <w:r w:rsidRPr="000664D4">
        <w:rPr>
          <w:rFonts w:ascii="Calibri" w:eastAsia="Calibri" w:hAnsi="Calibri" w:cs="Calibri"/>
          <w:color w:val="0000FF"/>
          <w:lang w:val="en-US"/>
          <w:rPrChange w:id="1054" w:author="Valentin Lauret" w:date="2024-06-06T11:26:00Z">
            <w:rPr>
              <w:rFonts w:ascii="Calibri" w:eastAsia="Calibri" w:hAnsi="Calibri" w:cs="Calibri"/>
              <w:color w:val="0000FF"/>
            </w:rPr>
          </w:rPrChange>
        </w:rPr>
        <w:t>10.1016/j.marenvres.2020.105157</w:t>
      </w:r>
      <w:r w:rsidR="00EA40AA">
        <w:rPr>
          <w:rFonts w:ascii="Calibri" w:eastAsia="Calibri" w:hAnsi="Calibri" w:cs="Calibri"/>
          <w:color w:val="0000FF"/>
        </w:rPr>
        <w:fldChar w:fldCharType="end"/>
      </w:r>
      <w:r w:rsidR="00EA40AA">
        <w:fldChar w:fldCharType="begin"/>
      </w:r>
      <w:r w:rsidR="00EA40AA" w:rsidRPr="000664D4">
        <w:rPr>
          <w:lang w:val="en-US"/>
          <w:rPrChange w:id="1055" w:author="Valentin Lauret" w:date="2024-06-06T11:26:00Z">
            <w:rPr/>
          </w:rPrChange>
        </w:rPr>
        <w:instrText xml:space="preserve"> HYPERLINK "https://doi.org/10.1016/j.marenvres.2020.105157" \h </w:instrText>
      </w:r>
      <w:r w:rsidR="00EA40AA">
        <w:fldChar w:fldCharType="separate"/>
      </w:r>
      <w:r w:rsidRPr="000664D4">
        <w:rPr>
          <w:lang w:val="en-US"/>
          <w:rPrChange w:id="1056" w:author="Valentin Lauret" w:date="2024-06-06T11:26:00Z">
            <w:rPr/>
          </w:rPrChange>
        </w:rPr>
        <w:t>.</w:t>
      </w:r>
      <w:r w:rsidR="00EA40AA">
        <w:fldChar w:fldCharType="end"/>
      </w:r>
    </w:p>
    <w:p w14:paraId="1D063E7B" w14:textId="77777777" w:rsidR="00250898" w:rsidRPr="000664D4" w:rsidRDefault="00FD0452">
      <w:pPr>
        <w:numPr>
          <w:ilvl w:val="0"/>
          <w:numId w:val="3"/>
        </w:numPr>
        <w:ind w:left="859" w:right="53" w:hanging="715"/>
        <w:rPr>
          <w:lang w:val="en-US"/>
          <w:rPrChange w:id="1057" w:author="Valentin Lauret" w:date="2024-06-06T11:26:00Z">
            <w:rPr/>
          </w:rPrChange>
        </w:rPr>
      </w:pPr>
      <w:r w:rsidRPr="000217F6">
        <w:rPr>
          <w:lang w:val="en-US"/>
        </w:rPr>
        <w:lastRenderedPageBreak/>
        <w:t xml:space="preserve">Nicolas </w:t>
      </w:r>
      <w:proofErr w:type="spellStart"/>
      <w:r w:rsidRPr="000217F6">
        <w:rPr>
          <w:lang w:val="en-US"/>
        </w:rPr>
        <w:t>Vanermen</w:t>
      </w:r>
      <w:proofErr w:type="spellEnd"/>
      <w:r w:rsidRPr="000217F6">
        <w:rPr>
          <w:lang w:val="en-US"/>
        </w:rPr>
        <w:t xml:space="preserve"> et al. “Assessing seabird displacement at offshore wind farms: power ranges of a monitoring and data handling protocol”. </w:t>
      </w:r>
      <w:proofErr w:type="spellStart"/>
      <w:r w:rsidRPr="000664D4">
        <w:rPr>
          <w:i/>
          <w:lang w:val="en-US"/>
          <w:rPrChange w:id="1058" w:author="Valentin Lauret" w:date="2024-06-06T11:26:00Z">
            <w:rPr>
              <w:i/>
            </w:rPr>
          </w:rPrChange>
        </w:rPr>
        <w:t>Hydrobiologia</w:t>
      </w:r>
      <w:proofErr w:type="spellEnd"/>
      <w:r w:rsidRPr="000664D4">
        <w:rPr>
          <w:i/>
          <w:lang w:val="en-US"/>
          <w:rPrChange w:id="1059" w:author="Valentin Lauret" w:date="2024-06-06T11:26:00Z">
            <w:rPr>
              <w:i/>
            </w:rPr>
          </w:rPrChange>
        </w:rPr>
        <w:t xml:space="preserve"> </w:t>
      </w:r>
      <w:r w:rsidRPr="000664D4">
        <w:rPr>
          <w:lang w:val="en-US"/>
          <w:rPrChange w:id="1060" w:author="Valentin Lauret" w:date="2024-06-06T11:26:00Z">
            <w:rPr/>
          </w:rPrChange>
        </w:rPr>
        <w:t xml:space="preserve">(Sept. 1, 2015). </w:t>
      </w:r>
      <w:proofErr w:type="spellStart"/>
      <w:r w:rsidRPr="000664D4">
        <w:rPr>
          <w:rFonts w:ascii="Calibri" w:eastAsia="Calibri" w:hAnsi="Calibri" w:cs="Calibri"/>
          <w:lang w:val="en-US"/>
          <w:rPrChange w:id="1061" w:author="Valentin Lauret" w:date="2024-06-06T11:26:00Z">
            <w:rPr>
              <w:rFonts w:ascii="Calibri" w:eastAsia="Calibri" w:hAnsi="Calibri" w:cs="Calibri"/>
            </w:rPr>
          </w:rPrChange>
        </w:rPr>
        <w:t>doi</w:t>
      </w:r>
      <w:proofErr w:type="spellEnd"/>
      <w:r w:rsidRPr="000664D4">
        <w:rPr>
          <w:lang w:val="en-US"/>
          <w:rPrChange w:id="1062" w:author="Valentin Lauret" w:date="2024-06-06T11:26:00Z">
            <w:rPr/>
          </w:rPrChange>
        </w:rPr>
        <w:t>:</w:t>
      </w:r>
    </w:p>
    <w:p w14:paraId="1397A8C3" w14:textId="77777777" w:rsidR="00250898" w:rsidRDefault="00117E56">
      <w:pPr>
        <w:spacing w:after="197" w:line="259" w:lineRule="auto"/>
        <w:ind w:left="738" w:hanging="10"/>
        <w:jc w:val="left"/>
      </w:pPr>
      <w:hyperlink r:id="rId165">
        <w:r w:rsidR="00FD0452">
          <w:rPr>
            <w:rFonts w:ascii="Calibri" w:eastAsia="Calibri" w:hAnsi="Calibri" w:cs="Calibri"/>
            <w:color w:val="0000FF"/>
          </w:rPr>
          <w:t>10.1007/s10750-014-2156-2</w:t>
        </w:r>
      </w:hyperlink>
      <w:hyperlink r:id="rId166">
        <w:r w:rsidR="00FD0452">
          <w:t>.</w:t>
        </w:r>
      </w:hyperlink>
    </w:p>
    <w:p w14:paraId="3C31FD88" w14:textId="77777777" w:rsidR="00250898" w:rsidRDefault="00FD0452">
      <w:pPr>
        <w:numPr>
          <w:ilvl w:val="0"/>
          <w:numId w:val="3"/>
        </w:numPr>
        <w:spacing w:after="123"/>
        <w:ind w:left="859" w:right="53" w:hanging="715"/>
      </w:pPr>
      <w:r>
        <w:t xml:space="preserve">A. David M. Latham et al. </w:t>
      </w:r>
      <w:r w:rsidRPr="000217F6">
        <w:rPr>
          <w:lang w:val="en-US"/>
        </w:rPr>
        <w:t xml:space="preserve">“The GPS craze: six questions to address before deciding to deploy GPS technology on wildlife”. </w:t>
      </w:r>
      <w:r>
        <w:rPr>
          <w:i/>
        </w:rPr>
        <w:t xml:space="preserve">New </w:t>
      </w:r>
      <w:proofErr w:type="spellStart"/>
      <w:r>
        <w:rPr>
          <w:i/>
        </w:rPr>
        <w:t>Zealand</w:t>
      </w:r>
      <w:proofErr w:type="spellEnd"/>
      <w:r>
        <w:rPr>
          <w:i/>
        </w:rPr>
        <w:t xml:space="preserve"> Journal of </w:t>
      </w:r>
      <w:proofErr w:type="spellStart"/>
      <w:r>
        <w:rPr>
          <w:i/>
        </w:rPr>
        <w:t>Ecology</w:t>
      </w:r>
      <w:proofErr w:type="spellEnd"/>
      <w:r>
        <w:rPr>
          <w:i/>
        </w:rPr>
        <w:t xml:space="preserve"> </w:t>
      </w:r>
      <w:r>
        <w:t>(2015).</w:t>
      </w:r>
    </w:p>
    <w:p w14:paraId="64D82930" w14:textId="77777777" w:rsidR="00250898" w:rsidRPr="000664D4" w:rsidRDefault="00FD0452">
      <w:pPr>
        <w:numPr>
          <w:ilvl w:val="0"/>
          <w:numId w:val="3"/>
        </w:numPr>
        <w:spacing w:after="115"/>
        <w:ind w:left="859" w:right="53" w:hanging="715"/>
        <w:rPr>
          <w:lang w:val="en-US"/>
          <w:rPrChange w:id="1063" w:author="Valentin Lauret" w:date="2024-06-06T11:26:00Z">
            <w:rPr/>
          </w:rPrChange>
        </w:rPr>
      </w:pPr>
      <w:r w:rsidRPr="000217F6">
        <w:rPr>
          <w:lang w:val="en-US"/>
        </w:rPr>
        <w:t xml:space="preserve">Matthew J. Carroll et al. “Matches and Mismatches Between Seabird Distributions Estimated </w:t>
      </w:r>
      <w:proofErr w:type="gramStart"/>
      <w:r w:rsidRPr="000217F6">
        <w:rPr>
          <w:lang w:val="en-US"/>
        </w:rPr>
        <w:t>From</w:t>
      </w:r>
      <w:proofErr w:type="gramEnd"/>
      <w:r w:rsidRPr="000217F6">
        <w:rPr>
          <w:lang w:val="en-US"/>
        </w:rPr>
        <w:t xml:space="preserve"> At-Sea Surveys and Concurrent Individual-Level Tracking”. </w:t>
      </w:r>
      <w:r w:rsidRPr="000664D4">
        <w:rPr>
          <w:i/>
          <w:lang w:val="en-US"/>
          <w:rPrChange w:id="1064" w:author="Valentin Lauret" w:date="2024-06-06T11:26:00Z">
            <w:rPr>
              <w:i/>
            </w:rPr>
          </w:rPrChange>
        </w:rPr>
        <w:t xml:space="preserve">Frontiers in Ecology and Evolution </w:t>
      </w:r>
      <w:r w:rsidRPr="000664D4">
        <w:rPr>
          <w:lang w:val="en-US"/>
          <w:rPrChange w:id="1065" w:author="Valentin Lauret" w:date="2024-06-06T11:26:00Z">
            <w:rPr/>
          </w:rPrChange>
        </w:rPr>
        <w:t xml:space="preserve">(Sept. 24, 2019). </w:t>
      </w:r>
      <w:proofErr w:type="spellStart"/>
      <w:r w:rsidRPr="000664D4">
        <w:rPr>
          <w:rFonts w:ascii="Calibri" w:eastAsia="Calibri" w:hAnsi="Calibri" w:cs="Calibri"/>
          <w:lang w:val="en-US"/>
          <w:rPrChange w:id="1066" w:author="Valentin Lauret" w:date="2024-06-06T11:26:00Z">
            <w:rPr>
              <w:rFonts w:ascii="Calibri" w:eastAsia="Calibri" w:hAnsi="Calibri" w:cs="Calibri"/>
            </w:rPr>
          </w:rPrChange>
        </w:rPr>
        <w:t>doi</w:t>
      </w:r>
      <w:proofErr w:type="spellEnd"/>
      <w:r w:rsidRPr="000664D4">
        <w:rPr>
          <w:lang w:val="en-US"/>
          <w:rPrChange w:id="1067" w:author="Valentin Lauret" w:date="2024-06-06T11:26:00Z">
            <w:rPr/>
          </w:rPrChange>
        </w:rPr>
        <w:t xml:space="preserve">: </w:t>
      </w:r>
      <w:r w:rsidR="00EA40AA">
        <w:fldChar w:fldCharType="begin"/>
      </w:r>
      <w:r w:rsidR="00EA40AA" w:rsidRPr="000664D4">
        <w:rPr>
          <w:lang w:val="en-US"/>
          <w:rPrChange w:id="1068" w:author="Valentin Lauret" w:date="2024-06-06T11:26:00Z">
            <w:rPr/>
          </w:rPrChange>
        </w:rPr>
        <w:instrText xml:space="preserve"> HYPERLINK "https://doi.org/10.3389/fevo.2019.00333" \h </w:instrText>
      </w:r>
      <w:r w:rsidR="00EA40AA">
        <w:fldChar w:fldCharType="separate"/>
      </w:r>
      <w:r w:rsidRPr="000664D4">
        <w:rPr>
          <w:rFonts w:ascii="Calibri" w:eastAsia="Calibri" w:hAnsi="Calibri" w:cs="Calibri"/>
          <w:color w:val="0000FF"/>
          <w:lang w:val="en-US"/>
          <w:rPrChange w:id="1069" w:author="Valentin Lauret" w:date="2024-06-06T11:26:00Z">
            <w:rPr>
              <w:rFonts w:ascii="Calibri" w:eastAsia="Calibri" w:hAnsi="Calibri" w:cs="Calibri"/>
              <w:color w:val="0000FF"/>
            </w:rPr>
          </w:rPrChange>
        </w:rPr>
        <w:t>10.3389/fevo.2019.00333</w:t>
      </w:r>
      <w:r w:rsidR="00EA40AA">
        <w:rPr>
          <w:rFonts w:ascii="Calibri" w:eastAsia="Calibri" w:hAnsi="Calibri" w:cs="Calibri"/>
          <w:color w:val="0000FF"/>
        </w:rPr>
        <w:fldChar w:fldCharType="end"/>
      </w:r>
      <w:r w:rsidR="00EA40AA">
        <w:fldChar w:fldCharType="begin"/>
      </w:r>
      <w:r w:rsidR="00EA40AA" w:rsidRPr="000664D4">
        <w:rPr>
          <w:lang w:val="en-US"/>
          <w:rPrChange w:id="1070" w:author="Valentin Lauret" w:date="2024-06-06T11:26:00Z">
            <w:rPr/>
          </w:rPrChange>
        </w:rPr>
        <w:instrText xml:space="preserve"> HYPERLINK "https://doi.org/10.3389/fevo.2019.00333" \h </w:instrText>
      </w:r>
      <w:r w:rsidR="00EA40AA">
        <w:fldChar w:fldCharType="separate"/>
      </w:r>
      <w:r w:rsidRPr="000664D4">
        <w:rPr>
          <w:lang w:val="en-US"/>
          <w:rPrChange w:id="1071" w:author="Valentin Lauret" w:date="2024-06-06T11:26:00Z">
            <w:rPr/>
          </w:rPrChange>
        </w:rPr>
        <w:t>.</w:t>
      </w:r>
      <w:r w:rsidR="00EA40AA">
        <w:fldChar w:fldCharType="end"/>
      </w:r>
    </w:p>
    <w:p w14:paraId="53B10E06" w14:textId="77777777" w:rsidR="00250898" w:rsidRDefault="00FD0452">
      <w:pPr>
        <w:numPr>
          <w:ilvl w:val="0"/>
          <w:numId w:val="3"/>
        </w:numPr>
        <w:spacing w:after="26"/>
        <w:ind w:left="859" w:right="53" w:hanging="715"/>
      </w:pPr>
      <w:r w:rsidRPr="000217F6">
        <w:rPr>
          <w:lang w:val="en-US"/>
        </w:rPr>
        <w:t xml:space="preserve">Mark </w:t>
      </w:r>
      <w:proofErr w:type="spellStart"/>
      <w:r w:rsidRPr="000217F6">
        <w:rPr>
          <w:lang w:val="en-US"/>
        </w:rPr>
        <w:t>Hebblewhite</w:t>
      </w:r>
      <w:proofErr w:type="spellEnd"/>
      <w:r w:rsidRPr="000217F6">
        <w:rPr>
          <w:lang w:val="en-US"/>
        </w:rPr>
        <w:t xml:space="preserve"> and Daniel T. Haydon. “Distinguishing technology from biology: a critical review of the use of GPS telemetry data in ecology”. </w:t>
      </w:r>
      <w:proofErr w:type="spellStart"/>
      <w:r>
        <w:rPr>
          <w:i/>
        </w:rPr>
        <w:t>Philosophical</w:t>
      </w:r>
      <w:proofErr w:type="spellEnd"/>
      <w:r>
        <w:rPr>
          <w:i/>
        </w:rPr>
        <w:t xml:space="preserve"> Transactions</w:t>
      </w:r>
    </w:p>
    <w:p w14:paraId="4A73D21F" w14:textId="77777777" w:rsidR="00250898" w:rsidRPr="000217F6" w:rsidRDefault="00FD0452">
      <w:pPr>
        <w:spacing w:after="96" w:line="259" w:lineRule="auto"/>
        <w:ind w:left="724" w:firstLine="0"/>
        <w:rPr>
          <w:lang w:val="en-US"/>
        </w:rPr>
      </w:pPr>
      <w:r w:rsidRPr="000217F6">
        <w:rPr>
          <w:i/>
          <w:lang w:val="en-US"/>
        </w:rPr>
        <w:t xml:space="preserve">of the Royal Society B: Biological Sciences </w:t>
      </w:r>
      <w:r w:rsidRPr="000217F6">
        <w:rPr>
          <w:lang w:val="en-US"/>
        </w:rPr>
        <w:t xml:space="preserve">(July 27, 2010).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072" w:author="Valentin Lauret" w:date="2024-06-06T11:26:00Z">
            <w:rPr/>
          </w:rPrChange>
        </w:rPr>
        <w:instrText xml:space="preserve"> HYPERLINK "https://doi.org/10.1098/rstb.2010.0087" \h </w:instrText>
      </w:r>
      <w:r w:rsidR="00EA40AA">
        <w:fldChar w:fldCharType="separate"/>
      </w:r>
      <w:r w:rsidRPr="000217F6">
        <w:rPr>
          <w:rFonts w:ascii="Calibri" w:eastAsia="Calibri" w:hAnsi="Calibri" w:cs="Calibri"/>
          <w:color w:val="0000FF"/>
          <w:lang w:val="en-US"/>
        </w:rPr>
        <w:t>10.1098/</w:t>
      </w:r>
      <w:proofErr w:type="spellStart"/>
      <w:r w:rsidRPr="000217F6">
        <w:rPr>
          <w:rFonts w:ascii="Calibri" w:eastAsia="Calibri" w:hAnsi="Calibri" w:cs="Calibri"/>
          <w:color w:val="0000FF"/>
          <w:lang w:val="en-US"/>
        </w:rPr>
        <w:t>rstb</w:t>
      </w:r>
      <w:proofErr w:type="spellEnd"/>
      <w:r w:rsidRPr="000217F6">
        <w:rPr>
          <w:rFonts w:ascii="Calibri" w:eastAsia="Calibri" w:hAnsi="Calibri" w:cs="Calibri"/>
          <w:color w:val="0000FF"/>
          <w:lang w:val="en-US"/>
        </w:rPr>
        <w:t>.</w:t>
      </w:r>
      <w:r w:rsidR="00EA40AA">
        <w:rPr>
          <w:rFonts w:ascii="Calibri" w:eastAsia="Calibri" w:hAnsi="Calibri" w:cs="Calibri"/>
          <w:color w:val="0000FF"/>
          <w:lang w:val="en-US"/>
        </w:rPr>
        <w:fldChar w:fldCharType="end"/>
      </w:r>
    </w:p>
    <w:p w14:paraId="5850D636" w14:textId="77777777" w:rsidR="00250898" w:rsidRDefault="00117E56">
      <w:pPr>
        <w:spacing w:after="197" w:line="259" w:lineRule="auto"/>
        <w:ind w:left="738" w:hanging="10"/>
        <w:jc w:val="left"/>
      </w:pPr>
      <w:hyperlink r:id="rId167">
        <w:r w:rsidR="00FD0452">
          <w:rPr>
            <w:rFonts w:ascii="Calibri" w:eastAsia="Calibri" w:hAnsi="Calibri" w:cs="Calibri"/>
            <w:color w:val="0000FF"/>
          </w:rPr>
          <w:t>2010.0087</w:t>
        </w:r>
      </w:hyperlink>
      <w:hyperlink r:id="rId168">
        <w:r w:rsidR="00FD0452">
          <w:t>.</w:t>
        </w:r>
      </w:hyperlink>
    </w:p>
    <w:p w14:paraId="3036C57D" w14:textId="77777777" w:rsidR="00250898" w:rsidRDefault="00FD0452">
      <w:pPr>
        <w:numPr>
          <w:ilvl w:val="0"/>
          <w:numId w:val="3"/>
        </w:numPr>
        <w:ind w:left="859" w:right="53" w:hanging="715"/>
      </w:pPr>
      <w:r w:rsidRPr="000217F6">
        <w:rPr>
          <w:lang w:val="en-US"/>
        </w:rPr>
        <w:t xml:space="preserve">Peter A. Biro. “Are most samples of animals systematically biased? </w:t>
      </w:r>
      <w:r>
        <w:t xml:space="preserve">Consistent </w:t>
      </w:r>
      <w:proofErr w:type="spellStart"/>
      <w:r>
        <w:t>individual</w:t>
      </w:r>
      <w:proofErr w:type="spellEnd"/>
      <w:r>
        <w:t xml:space="preserve"> trait </w:t>
      </w:r>
      <w:proofErr w:type="spellStart"/>
      <w:r>
        <w:t>differences</w:t>
      </w:r>
      <w:proofErr w:type="spellEnd"/>
      <w:r>
        <w:t xml:space="preserve"> </w:t>
      </w:r>
      <w:proofErr w:type="spellStart"/>
      <w:r>
        <w:t>bias</w:t>
      </w:r>
      <w:proofErr w:type="spellEnd"/>
      <w:r>
        <w:t xml:space="preserve"> </w:t>
      </w:r>
      <w:proofErr w:type="spellStart"/>
      <w:r>
        <w:t>samples</w:t>
      </w:r>
      <w:proofErr w:type="spellEnd"/>
      <w:r>
        <w:t xml:space="preserve"> </w:t>
      </w:r>
      <w:proofErr w:type="spellStart"/>
      <w:r>
        <w:t>despite</w:t>
      </w:r>
      <w:proofErr w:type="spellEnd"/>
      <w:r>
        <w:t xml:space="preserve"> </w:t>
      </w:r>
      <w:proofErr w:type="spellStart"/>
      <w:r>
        <w:t>random</w:t>
      </w:r>
      <w:proofErr w:type="spellEnd"/>
      <w:r>
        <w:t xml:space="preserve"> sampling”. </w:t>
      </w:r>
      <w:proofErr w:type="spellStart"/>
      <w:r>
        <w:rPr>
          <w:i/>
        </w:rPr>
        <w:t>Oecologia</w:t>
      </w:r>
      <w:proofErr w:type="spellEnd"/>
      <w:r>
        <w:rPr>
          <w:i/>
        </w:rPr>
        <w:t xml:space="preserve"> </w:t>
      </w:r>
      <w:r>
        <w:t>(</w:t>
      </w:r>
      <w:proofErr w:type="spellStart"/>
      <w:r>
        <w:t>Feb</w:t>
      </w:r>
      <w:proofErr w:type="spellEnd"/>
      <w:r>
        <w:t xml:space="preserve">. 1, 2013). </w:t>
      </w:r>
      <w:proofErr w:type="spellStart"/>
      <w:proofErr w:type="gramStart"/>
      <w:r>
        <w:rPr>
          <w:rFonts w:ascii="Calibri" w:eastAsia="Calibri" w:hAnsi="Calibri" w:cs="Calibri"/>
        </w:rPr>
        <w:t>doi</w:t>
      </w:r>
      <w:proofErr w:type="spellEnd"/>
      <w:r>
        <w:t>:</w:t>
      </w:r>
      <w:proofErr w:type="gramEnd"/>
    </w:p>
    <w:p w14:paraId="40430727" w14:textId="77777777" w:rsidR="00250898" w:rsidRDefault="00117E56">
      <w:pPr>
        <w:spacing w:after="197" w:line="259" w:lineRule="auto"/>
        <w:ind w:left="738" w:hanging="10"/>
        <w:jc w:val="left"/>
      </w:pPr>
      <w:hyperlink r:id="rId169">
        <w:r w:rsidR="00FD0452">
          <w:rPr>
            <w:rFonts w:ascii="Calibri" w:eastAsia="Calibri" w:hAnsi="Calibri" w:cs="Calibri"/>
            <w:color w:val="0000FF"/>
          </w:rPr>
          <w:t>10.1007/s00442-012-2426-5</w:t>
        </w:r>
      </w:hyperlink>
      <w:hyperlink r:id="rId170">
        <w:r w:rsidR="00FD0452">
          <w:t>.</w:t>
        </w:r>
      </w:hyperlink>
    </w:p>
    <w:p w14:paraId="66764C97" w14:textId="77777777" w:rsidR="00250898" w:rsidRPr="000664D4" w:rsidRDefault="00FD0452">
      <w:pPr>
        <w:numPr>
          <w:ilvl w:val="0"/>
          <w:numId w:val="3"/>
        </w:numPr>
        <w:spacing w:after="105"/>
        <w:ind w:left="859" w:right="53" w:hanging="715"/>
        <w:rPr>
          <w:lang w:val="en-US"/>
          <w:rPrChange w:id="1073" w:author="Valentin Lauret" w:date="2024-06-06T11:26:00Z">
            <w:rPr/>
          </w:rPrChange>
        </w:rPr>
      </w:pPr>
      <w:r w:rsidRPr="000217F6">
        <w:rPr>
          <w:lang w:val="en-US"/>
        </w:rPr>
        <w:t xml:space="preserve">Erica F. Stuber et al. “Slow explorers take less risk: a problem of sampling bias in ecological studies”. </w:t>
      </w:r>
      <w:r w:rsidRPr="000664D4">
        <w:rPr>
          <w:i/>
          <w:lang w:val="en-US"/>
          <w:rPrChange w:id="1074" w:author="Valentin Lauret" w:date="2024-06-06T11:26:00Z">
            <w:rPr>
              <w:i/>
            </w:rPr>
          </w:rPrChange>
        </w:rPr>
        <w:t xml:space="preserve">Behavioral Ecology </w:t>
      </w:r>
      <w:r w:rsidRPr="000664D4">
        <w:rPr>
          <w:lang w:val="en-US"/>
          <w:rPrChange w:id="1075" w:author="Valentin Lauret" w:date="2024-06-06T11:26:00Z">
            <w:rPr/>
          </w:rPrChange>
        </w:rPr>
        <w:t xml:space="preserve">(Sept. 1, 2013). </w:t>
      </w:r>
      <w:proofErr w:type="spellStart"/>
      <w:r w:rsidRPr="000664D4">
        <w:rPr>
          <w:rFonts w:ascii="Calibri" w:eastAsia="Calibri" w:hAnsi="Calibri" w:cs="Calibri"/>
          <w:lang w:val="en-US"/>
          <w:rPrChange w:id="1076" w:author="Valentin Lauret" w:date="2024-06-06T11:26:00Z">
            <w:rPr>
              <w:rFonts w:ascii="Calibri" w:eastAsia="Calibri" w:hAnsi="Calibri" w:cs="Calibri"/>
            </w:rPr>
          </w:rPrChange>
        </w:rPr>
        <w:t>doi</w:t>
      </w:r>
      <w:proofErr w:type="spellEnd"/>
      <w:r w:rsidRPr="000664D4">
        <w:rPr>
          <w:lang w:val="en-US"/>
          <w:rPrChange w:id="1077" w:author="Valentin Lauret" w:date="2024-06-06T11:26:00Z">
            <w:rPr/>
          </w:rPrChange>
        </w:rPr>
        <w:t xml:space="preserve">: </w:t>
      </w:r>
      <w:r w:rsidR="00EA40AA">
        <w:fldChar w:fldCharType="begin"/>
      </w:r>
      <w:r w:rsidR="00EA40AA" w:rsidRPr="000664D4">
        <w:rPr>
          <w:lang w:val="en-US"/>
          <w:rPrChange w:id="1078"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1079"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1080" w:author="Valentin Lauret" w:date="2024-06-06T11:26:00Z">
            <w:rPr>
              <w:rFonts w:ascii="Calibri" w:eastAsia="Calibri" w:hAnsi="Calibri" w:cs="Calibri"/>
              <w:color w:val="0000FF"/>
            </w:rPr>
          </w:rPrChange>
        </w:rPr>
        <w:t>beheco</w:t>
      </w:r>
      <w:proofErr w:type="spellEnd"/>
      <w:r w:rsidRPr="000664D4">
        <w:rPr>
          <w:rFonts w:ascii="Calibri" w:eastAsia="Calibri" w:hAnsi="Calibri" w:cs="Calibri"/>
          <w:color w:val="0000FF"/>
          <w:lang w:val="en-US"/>
          <w:rPrChange w:id="1081" w:author="Valentin Lauret" w:date="2024-06-06T11:26:00Z">
            <w:rPr>
              <w:rFonts w:ascii="Calibri" w:eastAsia="Calibri" w:hAnsi="Calibri" w:cs="Calibri"/>
              <w:color w:val="0000FF"/>
            </w:rPr>
          </w:rPrChange>
        </w:rPr>
        <w:t xml:space="preserve">/ </w:t>
      </w:r>
      <w:r w:rsidR="00EA40AA">
        <w:rPr>
          <w:rFonts w:ascii="Calibri" w:eastAsia="Calibri" w:hAnsi="Calibri" w:cs="Calibri"/>
          <w:color w:val="0000FF"/>
        </w:rPr>
        <w:fldChar w:fldCharType="end"/>
      </w:r>
      <w:r w:rsidR="00EA40AA">
        <w:fldChar w:fldCharType="begin"/>
      </w:r>
      <w:r w:rsidR="00EA40AA" w:rsidRPr="000664D4">
        <w:rPr>
          <w:lang w:val="en-US"/>
          <w:rPrChange w:id="1082" w:author="Valentin Lauret" w:date="2024-06-06T11:26:00Z">
            <w:rPr/>
          </w:rPrChange>
        </w:rPr>
        <w:instrText xml:space="preserve"> HYPERLINK "https://doi.org/10.1093/beheco/art035" \h </w:instrText>
      </w:r>
      <w:r w:rsidR="00EA40AA">
        <w:fldChar w:fldCharType="separate"/>
      </w:r>
      <w:r w:rsidRPr="000664D4">
        <w:rPr>
          <w:rFonts w:ascii="Calibri" w:eastAsia="Calibri" w:hAnsi="Calibri" w:cs="Calibri"/>
          <w:color w:val="0000FF"/>
          <w:lang w:val="en-US"/>
          <w:rPrChange w:id="1083" w:author="Valentin Lauret" w:date="2024-06-06T11:26:00Z">
            <w:rPr>
              <w:rFonts w:ascii="Calibri" w:eastAsia="Calibri" w:hAnsi="Calibri" w:cs="Calibri"/>
              <w:color w:val="0000FF"/>
            </w:rPr>
          </w:rPrChange>
        </w:rPr>
        <w:t>art035</w:t>
      </w:r>
      <w:r w:rsidR="00EA40AA">
        <w:rPr>
          <w:rFonts w:ascii="Calibri" w:eastAsia="Calibri" w:hAnsi="Calibri" w:cs="Calibri"/>
          <w:color w:val="0000FF"/>
        </w:rPr>
        <w:fldChar w:fldCharType="end"/>
      </w:r>
      <w:r w:rsidR="00EA40AA">
        <w:fldChar w:fldCharType="begin"/>
      </w:r>
      <w:r w:rsidR="00EA40AA" w:rsidRPr="000664D4">
        <w:rPr>
          <w:lang w:val="en-US"/>
          <w:rPrChange w:id="1084" w:author="Valentin Lauret" w:date="2024-06-06T11:26:00Z">
            <w:rPr/>
          </w:rPrChange>
        </w:rPr>
        <w:instrText xml:space="preserve"> HYPERLINK "https://doi.org/10.1093/beheco/art035" \h </w:instrText>
      </w:r>
      <w:r w:rsidR="00EA40AA">
        <w:fldChar w:fldCharType="separate"/>
      </w:r>
      <w:r w:rsidRPr="000664D4">
        <w:rPr>
          <w:lang w:val="en-US"/>
          <w:rPrChange w:id="1085" w:author="Valentin Lauret" w:date="2024-06-06T11:26:00Z">
            <w:rPr/>
          </w:rPrChange>
        </w:rPr>
        <w:t>.</w:t>
      </w:r>
      <w:r w:rsidR="00EA40AA">
        <w:fldChar w:fldCharType="end"/>
      </w:r>
    </w:p>
    <w:p w14:paraId="63652C7F" w14:textId="77777777" w:rsidR="00250898" w:rsidRPr="000664D4" w:rsidRDefault="00FD0452">
      <w:pPr>
        <w:numPr>
          <w:ilvl w:val="0"/>
          <w:numId w:val="3"/>
        </w:numPr>
        <w:spacing w:after="116" w:line="330" w:lineRule="auto"/>
        <w:ind w:left="859" w:right="53" w:hanging="715"/>
        <w:rPr>
          <w:lang w:val="en-US"/>
          <w:rPrChange w:id="1086" w:author="Valentin Lauret" w:date="2024-06-06T11:26:00Z">
            <w:rPr/>
          </w:rPrChange>
        </w:rPr>
      </w:pPr>
      <w:r w:rsidRPr="000217F6">
        <w:rPr>
          <w:lang w:val="en-US"/>
        </w:rPr>
        <w:t xml:space="preserve">Corinne J. Kendall et al. “Value of combining transect counts and telemetry data to determine short-term population trends in a globally threatened species”. </w:t>
      </w:r>
      <w:r w:rsidRPr="000664D4">
        <w:rPr>
          <w:i/>
          <w:lang w:val="en-US"/>
          <w:rPrChange w:id="1087" w:author="Valentin Lauret" w:date="2024-06-06T11:26:00Z">
            <w:rPr>
              <w:i/>
            </w:rPr>
          </w:rPrChange>
        </w:rPr>
        <w:t xml:space="preserve">Conservation Biology </w:t>
      </w:r>
      <w:r w:rsidRPr="000664D4">
        <w:rPr>
          <w:lang w:val="en-US"/>
          <w:rPrChange w:id="1088" w:author="Valentin Lauret" w:date="2024-06-06T11:26:00Z">
            <w:rPr/>
          </w:rPrChange>
        </w:rPr>
        <w:t xml:space="preserve">(2023). </w:t>
      </w:r>
      <w:proofErr w:type="spellStart"/>
      <w:r w:rsidRPr="000664D4">
        <w:rPr>
          <w:rFonts w:ascii="Calibri" w:eastAsia="Calibri" w:hAnsi="Calibri" w:cs="Calibri"/>
          <w:lang w:val="en-US"/>
          <w:rPrChange w:id="1089" w:author="Valentin Lauret" w:date="2024-06-06T11:26:00Z">
            <w:rPr>
              <w:rFonts w:ascii="Calibri" w:eastAsia="Calibri" w:hAnsi="Calibri" w:cs="Calibri"/>
            </w:rPr>
          </w:rPrChange>
        </w:rPr>
        <w:t>doi</w:t>
      </w:r>
      <w:proofErr w:type="spellEnd"/>
      <w:r w:rsidRPr="000664D4">
        <w:rPr>
          <w:lang w:val="en-US"/>
          <w:rPrChange w:id="1090" w:author="Valentin Lauret" w:date="2024-06-06T11:26:00Z">
            <w:rPr/>
          </w:rPrChange>
        </w:rPr>
        <w:t xml:space="preserve">: </w:t>
      </w:r>
      <w:r w:rsidR="00EA40AA">
        <w:fldChar w:fldCharType="begin"/>
      </w:r>
      <w:r w:rsidR="00EA40AA" w:rsidRPr="000664D4">
        <w:rPr>
          <w:lang w:val="en-US"/>
          <w:rPrChange w:id="1091" w:author="Valentin Lauret" w:date="2024-06-06T11:26:00Z">
            <w:rPr/>
          </w:rPrChange>
        </w:rPr>
        <w:instrText xml:space="preserve"> HYPERLINK "https://doi.org/10.1111/cobi.14146" \h </w:instrText>
      </w:r>
      <w:r w:rsidR="00EA40AA">
        <w:fldChar w:fldCharType="separate"/>
      </w:r>
      <w:r w:rsidRPr="000664D4">
        <w:rPr>
          <w:rFonts w:ascii="Calibri" w:eastAsia="Calibri" w:hAnsi="Calibri" w:cs="Calibri"/>
          <w:color w:val="0000FF"/>
          <w:lang w:val="en-US"/>
          <w:rPrChange w:id="1092" w:author="Valentin Lauret" w:date="2024-06-06T11:26:00Z">
            <w:rPr>
              <w:rFonts w:ascii="Calibri" w:eastAsia="Calibri" w:hAnsi="Calibri" w:cs="Calibri"/>
              <w:color w:val="0000FF"/>
            </w:rPr>
          </w:rPrChange>
        </w:rPr>
        <w:t>10.1111/cobi.14146</w:t>
      </w:r>
      <w:r w:rsidR="00EA40AA">
        <w:rPr>
          <w:rFonts w:ascii="Calibri" w:eastAsia="Calibri" w:hAnsi="Calibri" w:cs="Calibri"/>
          <w:color w:val="0000FF"/>
        </w:rPr>
        <w:fldChar w:fldCharType="end"/>
      </w:r>
      <w:r w:rsidR="00EA40AA">
        <w:fldChar w:fldCharType="begin"/>
      </w:r>
      <w:r w:rsidR="00EA40AA" w:rsidRPr="000664D4">
        <w:rPr>
          <w:lang w:val="en-US"/>
          <w:rPrChange w:id="1093" w:author="Valentin Lauret" w:date="2024-06-06T11:26:00Z">
            <w:rPr/>
          </w:rPrChange>
        </w:rPr>
        <w:instrText xml:space="preserve"> HYPERLINK "https://doi.org/10.1111/cobi.14146" \h </w:instrText>
      </w:r>
      <w:r w:rsidR="00EA40AA">
        <w:fldChar w:fldCharType="separate"/>
      </w:r>
      <w:r w:rsidRPr="000664D4">
        <w:rPr>
          <w:lang w:val="en-US"/>
          <w:rPrChange w:id="1094" w:author="Valentin Lauret" w:date="2024-06-06T11:26:00Z">
            <w:rPr/>
          </w:rPrChange>
        </w:rPr>
        <w:t>.</w:t>
      </w:r>
      <w:r w:rsidR="00EA40AA">
        <w:fldChar w:fldCharType="end"/>
      </w:r>
    </w:p>
    <w:p w14:paraId="3B68F6B4" w14:textId="77777777" w:rsidR="00250898" w:rsidRDefault="00FD0452">
      <w:pPr>
        <w:numPr>
          <w:ilvl w:val="0"/>
          <w:numId w:val="3"/>
        </w:numPr>
        <w:spacing w:after="114"/>
        <w:ind w:left="859" w:right="53" w:hanging="715"/>
      </w:pPr>
      <w:r>
        <w:t xml:space="preserve">Annette L. Fayet et al. </w:t>
      </w:r>
      <w:r w:rsidRPr="000217F6">
        <w:rPr>
          <w:lang w:val="en-US"/>
        </w:rPr>
        <w:t xml:space="preserve">“Lower foraging efficiency in immatures drives spatial segregation with breeding adults in a long-lived pelagic seabird”. </w:t>
      </w:r>
      <w:r>
        <w:rPr>
          <w:i/>
        </w:rPr>
        <w:t xml:space="preserve">Animal </w:t>
      </w:r>
      <w:proofErr w:type="spellStart"/>
      <w:r>
        <w:rPr>
          <w:i/>
        </w:rPr>
        <w:t>Behaviour</w:t>
      </w:r>
      <w:proofErr w:type="spellEnd"/>
      <w:r>
        <w:rPr>
          <w:i/>
        </w:rPr>
        <w:t xml:space="preserve"> </w:t>
      </w:r>
      <w:r>
        <w:t>(</w:t>
      </w:r>
      <w:proofErr w:type="spellStart"/>
      <w:r>
        <w:t>Dec</w:t>
      </w:r>
      <w:proofErr w:type="spellEnd"/>
      <w:r>
        <w:t xml:space="preserve">. 1, 2015). </w:t>
      </w:r>
      <w:proofErr w:type="spellStart"/>
      <w:proofErr w:type="gramStart"/>
      <w:r>
        <w:rPr>
          <w:rFonts w:ascii="Calibri" w:eastAsia="Calibri" w:hAnsi="Calibri" w:cs="Calibri"/>
        </w:rPr>
        <w:t>doi</w:t>
      </w:r>
      <w:proofErr w:type="spellEnd"/>
      <w:r>
        <w:t>:</w:t>
      </w:r>
      <w:proofErr w:type="gramEnd"/>
      <w:r>
        <w:t xml:space="preserve"> </w:t>
      </w:r>
      <w:hyperlink r:id="rId171">
        <w:r>
          <w:rPr>
            <w:rFonts w:ascii="Calibri" w:eastAsia="Calibri" w:hAnsi="Calibri" w:cs="Calibri"/>
            <w:color w:val="0000FF"/>
          </w:rPr>
          <w:t>10.1016/j.anbehav.2015.09.008</w:t>
        </w:r>
      </w:hyperlink>
      <w:hyperlink r:id="rId172">
        <w:r>
          <w:t>.</w:t>
        </w:r>
      </w:hyperlink>
    </w:p>
    <w:p w14:paraId="44CD26D1" w14:textId="77777777" w:rsidR="00250898" w:rsidRDefault="00FD0452">
      <w:pPr>
        <w:numPr>
          <w:ilvl w:val="0"/>
          <w:numId w:val="3"/>
        </w:numPr>
        <w:spacing w:after="116" w:line="330" w:lineRule="auto"/>
        <w:ind w:left="859" w:right="53" w:hanging="715"/>
      </w:pPr>
      <w:r>
        <w:t xml:space="preserve">Stephen C. </w:t>
      </w:r>
      <w:proofErr w:type="spellStart"/>
      <w:r>
        <w:t>Votier</w:t>
      </w:r>
      <w:proofErr w:type="spellEnd"/>
      <w:r>
        <w:t xml:space="preserve"> et al. </w:t>
      </w:r>
      <w:r w:rsidRPr="000217F6">
        <w:rPr>
          <w:lang w:val="en-US"/>
        </w:rPr>
        <w:t xml:space="preserve">“Inter-colony movements, at-sea </w:t>
      </w:r>
      <w:proofErr w:type="spellStart"/>
      <w:r w:rsidRPr="000217F6">
        <w:rPr>
          <w:lang w:val="en-US"/>
        </w:rPr>
        <w:t>behaviour</w:t>
      </w:r>
      <w:proofErr w:type="spellEnd"/>
      <w:r w:rsidRPr="000217F6">
        <w:rPr>
          <w:lang w:val="en-US"/>
        </w:rPr>
        <w:t xml:space="preserve"> and foraging in an immature seabird: results from GPS-PPT tracking, radio-tracking and stable isotope analysis”. </w:t>
      </w:r>
      <w:r>
        <w:rPr>
          <w:i/>
        </w:rPr>
        <w:t xml:space="preserve">Marine </w:t>
      </w:r>
      <w:proofErr w:type="spellStart"/>
      <w:r>
        <w:rPr>
          <w:i/>
        </w:rPr>
        <w:t>Biology</w:t>
      </w:r>
      <w:proofErr w:type="spellEnd"/>
      <w:r>
        <w:rPr>
          <w:i/>
        </w:rPr>
        <w:t xml:space="preserve"> </w:t>
      </w:r>
      <w:r>
        <w:t>(</w:t>
      </w:r>
      <w:proofErr w:type="spellStart"/>
      <w:r>
        <w:t>Feb</w:t>
      </w:r>
      <w:proofErr w:type="spellEnd"/>
      <w:r>
        <w:t xml:space="preserve">. 1, 2011). </w:t>
      </w:r>
      <w:proofErr w:type="spellStart"/>
      <w:proofErr w:type="gramStart"/>
      <w:r>
        <w:rPr>
          <w:rFonts w:ascii="Calibri" w:eastAsia="Calibri" w:hAnsi="Calibri" w:cs="Calibri"/>
        </w:rPr>
        <w:t>doi</w:t>
      </w:r>
      <w:proofErr w:type="spellEnd"/>
      <w:r>
        <w:t>:</w:t>
      </w:r>
      <w:proofErr w:type="gramEnd"/>
      <w:r>
        <w:t xml:space="preserve"> </w:t>
      </w:r>
      <w:hyperlink r:id="rId173">
        <w:r>
          <w:rPr>
            <w:rFonts w:ascii="Calibri" w:eastAsia="Calibri" w:hAnsi="Calibri" w:cs="Calibri"/>
            <w:color w:val="0000FF"/>
          </w:rPr>
          <w:t>10.1007/s00227-010-1563-9</w:t>
        </w:r>
      </w:hyperlink>
      <w:hyperlink r:id="rId174">
        <w:r>
          <w:t>.</w:t>
        </w:r>
      </w:hyperlink>
    </w:p>
    <w:p w14:paraId="0D56E816" w14:textId="77777777" w:rsidR="00250898" w:rsidRPr="000664D4" w:rsidRDefault="00FD0452">
      <w:pPr>
        <w:numPr>
          <w:ilvl w:val="0"/>
          <w:numId w:val="3"/>
        </w:numPr>
        <w:spacing w:after="113"/>
        <w:ind w:left="859" w:right="53" w:hanging="715"/>
        <w:rPr>
          <w:lang w:val="en-US"/>
          <w:rPrChange w:id="1095" w:author="Valentin Lauret" w:date="2024-06-06T11:26:00Z">
            <w:rPr/>
          </w:rPrChange>
        </w:rPr>
      </w:pPr>
      <w:r w:rsidRPr="000217F6">
        <w:rPr>
          <w:lang w:val="en-US"/>
        </w:rPr>
        <w:t xml:space="preserve">Ewan D. Wakefield et al. “Breeding density, fine-scale tracking, and large-scale modeling reveal the regional distribution of four seabird species”. </w:t>
      </w:r>
      <w:r w:rsidRPr="000664D4">
        <w:rPr>
          <w:i/>
          <w:lang w:val="en-US"/>
          <w:rPrChange w:id="1096" w:author="Valentin Lauret" w:date="2024-06-06T11:26:00Z">
            <w:rPr>
              <w:i/>
            </w:rPr>
          </w:rPrChange>
        </w:rPr>
        <w:t xml:space="preserve">Ecological Applications </w:t>
      </w:r>
      <w:r w:rsidRPr="000664D4">
        <w:rPr>
          <w:lang w:val="en-US"/>
          <w:rPrChange w:id="1097" w:author="Valentin Lauret" w:date="2024-06-06T11:26:00Z">
            <w:rPr/>
          </w:rPrChange>
        </w:rPr>
        <w:t xml:space="preserve">(2017). </w:t>
      </w:r>
      <w:proofErr w:type="spellStart"/>
      <w:r w:rsidRPr="000664D4">
        <w:rPr>
          <w:rFonts w:ascii="Calibri" w:eastAsia="Calibri" w:hAnsi="Calibri" w:cs="Calibri"/>
          <w:lang w:val="en-US"/>
          <w:rPrChange w:id="1098" w:author="Valentin Lauret" w:date="2024-06-06T11:26:00Z">
            <w:rPr>
              <w:rFonts w:ascii="Calibri" w:eastAsia="Calibri" w:hAnsi="Calibri" w:cs="Calibri"/>
            </w:rPr>
          </w:rPrChange>
        </w:rPr>
        <w:t>doi</w:t>
      </w:r>
      <w:proofErr w:type="spellEnd"/>
      <w:r w:rsidRPr="000664D4">
        <w:rPr>
          <w:lang w:val="en-US"/>
          <w:rPrChange w:id="1099" w:author="Valentin Lauret" w:date="2024-06-06T11:26:00Z">
            <w:rPr/>
          </w:rPrChange>
        </w:rPr>
        <w:t xml:space="preserve">: </w:t>
      </w:r>
      <w:r w:rsidR="00EA40AA">
        <w:fldChar w:fldCharType="begin"/>
      </w:r>
      <w:r w:rsidR="00EA40AA" w:rsidRPr="000664D4">
        <w:rPr>
          <w:lang w:val="en-US"/>
          <w:rPrChange w:id="1100" w:author="Valentin Lauret" w:date="2024-06-06T11:26:00Z">
            <w:rPr/>
          </w:rPrChange>
        </w:rPr>
        <w:instrText xml:space="preserve"> HYPERLINK "https://doi.org/10.1002/eap.1591" \h </w:instrText>
      </w:r>
      <w:r w:rsidR="00EA40AA">
        <w:fldChar w:fldCharType="separate"/>
      </w:r>
      <w:r w:rsidRPr="000664D4">
        <w:rPr>
          <w:rFonts w:ascii="Calibri" w:eastAsia="Calibri" w:hAnsi="Calibri" w:cs="Calibri"/>
          <w:color w:val="0000FF"/>
          <w:lang w:val="en-US"/>
          <w:rPrChange w:id="1101" w:author="Valentin Lauret" w:date="2024-06-06T11:26:00Z">
            <w:rPr>
              <w:rFonts w:ascii="Calibri" w:eastAsia="Calibri" w:hAnsi="Calibri" w:cs="Calibri"/>
              <w:color w:val="0000FF"/>
            </w:rPr>
          </w:rPrChange>
        </w:rPr>
        <w:t>10.1002/eap.1591</w:t>
      </w:r>
      <w:r w:rsidR="00EA40AA">
        <w:rPr>
          <w:rFonts w:ascii="Calibri" w:eastAsia="Calibri" w:hAnsi="Calibri" w:cs="Calibri"/>
          <w:color w:val="0000FF"/>
        </w:rPr>
        <w:fldChar w:fldCharType="end"/>
      </w:r>
      <w:r w:rsidR="00EA40AA">
        <w:fldChar w:fldCharType="begin"/>
      </w:r>
      <w:r w:rsidR="00EA40AA" w:rsidRPr="000664D4">
        <w:rPr>
          <w:lang w:val="en-US"/>
          <w:rPrChange w:id="1102" w:author="Valentin Lauret" w:date="2024-06-06T11:26:00Z">
            <w:rPr/>
          </w:rPrChange>
        </w:rPr>
        <w:instrText xml:space="preserve"> HYPERLINK "https://doi.org/10.1002/eap.1591" \h </w:instrText>
      </w:r>
      <w:r w:rsidR="00EA40AA">
        <w:fldChar w:fldCharType="separate"/>
      </w:r>
      <w:r w:rsidRPr="000664D4">
        <w:rPr>
          <w:lang w:val="en-US"/>
          <w:rPrChange w:id="1103" w:author="Valentin Lauret" w:date="2024-06-06T11:26:00Z">
            <w:rPr/>
          </w:rPrChange>
        </w:rPr>
        <w:t>.</w:t>
      </w:r>
      <w:r w:rsidR="00EA40AA">
        <w:fldChar w:fldCharType="end"/>
      </w:r>
    </w:p>
    <w:p w14:paraId="5A124465" w14:textId="77777777" w:rsidR="00250898" w:rsidRPr="000664D4" w:rsidRDefault="00FD0452">
      <w:pPr>
        <w:numPr>
          <w:ilvl w:val="0"/>
          <w:numId w:val="3"/>
        </w:numPr>
        <w:spacing w:after="115"/>
        <w:ind w:left="859" w:right="53" w:hanging="715"/>
        <w:rPr>
          <w:lang w:val="en-US"/>
          <w:rPrChange w:id="1104" w:author="Valentin Lauret" w:date="2024-06-06T11:26:00Z">
            <w:rPr/>
          </w:rPrChange>
        </w:rPr>
      </w:pPr>
      <w:r w:rsidRPr="000217F6">
        <w:rPr>
          <w:lang w:val="en-US"/>
        </w:rPr>
        <w:t xml:space="preserve">Alexandra </w:t>
      </w:r>
      <w:proofErr w:type="spellStart"/>
      <w:r w:rsidRPr="000217F6">
        <w:rPr>
          <w:lang w:val="en-US"/>
        </w:rPr>
        <w:t>Egunez</w:t>
      </w:r>
      <w:proofErr w:type="spellEnd"/>
      <w:r w:rsidRPr="000217F6">
        <w:rPr>
          <w:lang w:val="en-US"/>
        </w:rPr>
        <w:t xml:space="preserve"> et al. “Weather effect on widely distributed seabirds through migration flyways: a case study with the Northern Gannet Morus </w:t>
      </w:r>
      <w:proofErr w:type="spellStart"/>
      <w:r w:rsidRPr="000217F6">
        <w:rPr>
          <w:lang w:val="en-US"/>
        </w:rPr>
        <w:t>bassanus</w:t>
      </w:r>
      <w:proofErr w:type="spellEnd"/>
      <w:r w:rsidRPr="000217F6">
        <w:rPr>
          <w:lang w:val="en-US"/>
        </w:rPr>
        <w:t xml:space="preserve"> in the Bay of Biscay”. </w:t>
      </w:r>
      <w:r w:rsidRPr="000664D4">
        <w:rPr>
          <w:i/>
          <w:lang w:val="en-US"/>
          <w:rPrChange w:id="1105" w:author="Valentin Lauret" w:date="2024-06-06T11:26:00Z">
            <w:rPr>
              <w:i/>
            </w:rPr>
          </w:rPrChange>
        </w:rPr>
        <w:t xml:space="preserve">Bird Study </w:t>
      </w:r>
      <w:r w:rsidRPr="000664D4">
        <w:rPr>
          <w:lang w:val="en-US"/>
          <w:rPrChange w:id="1106" w:author="Valentin Lauret" w:date="2024-06-06T11:26:00Z">
            <w:rPr/>
          </w:rPrChange>
        </w:rPr>
        <w:t xml:space="preserve">(July 3, 2018). </w:t>
      </w:r>
      <w:proofErr w:type="spellStart"/>
      <w:r w:rsidRPr="000664D4">
        <w:rPr>
          <w:rFonts w:ascii="Calibri" w:eastAsia="Calibri" w:hAnsi="Calibri" w:cs="Calibri"/>
          <w:lang w:val="en-US"/>
          <w:rPrChange w:id="1107" w:author="Valentin Lauret" w:date="2024-06-06T11:26:00Z">
            <w:rPr>
              <w:rFonts w:ascii="Calibri" w:eastAsia="Calibri" w:hAnsi="Calibri" w:cs="Calibri"/>
            </w:rPr>
          </w:rPrChange>
        </w:rPr>
        <w:t>doi</w:t>
      </w:r>
      <w:proofErr w:type="spellEnd"/>
      <w:r w:rsidRPr="000664D4">
        <w:rPr>
          <w:lang w:val="en-US"/>
          <w:rPrChange w:id="1108" w:author="Valentin Lauret" w:date="2024-06-06T11:26:00Z">
            <w:rPr/>
          </w:rPrChange>
        </w:rPr>
        <w:t xml:space="preserve">: </w:t>
      </w:r>
      <w:r w:rsidR="00EA40AA">
        <w:fldChar w:fldCharType="begin"/>
      </w:r>
      <w:r w:rsidR="00EA40AA" w:rsidRPr="000664D4">
        <w:rPr>
          <w:lang w:val="en-US"/>
          <w:rPrChange w:id="1109" w:author="Valentin Lauret" w:date="2024-06-06T11:26:00Z">
            <w:rPr/>
          </w:rPrChange>
        </w:rPr>
        <w:instrText xml:space="preserve"> HYPERLINK "https://doi.org/10.1080/00063657.2018.1515177" \h </w:instrText>
      </w:r>
      <w:r w:rsidR="00EA40AA">
        <w:fldChar w:fldCharType="separate"/>
      </w:r>
      <w:r w:rsidRPr="000664D4">
        <w:rPr>
          <w:rFonts w:ascii="Calibri" w:eastAsia="Calibri" w:hAnsi="Calibri" w:cs="Calibri"/>
          <w:color w:val="0000FF"/>
          <w:lang w:val="en-US"/>
          <w:rPrChange w:id="1110" w:author="Valentin Lauret" w:date="2024-06-06T11:26:00Z">
            <w:rPr>
              <w:rFonts w:ascii="Calibri" w:eastAsia="Calibri" w:hAnsi="Calibri" w:cs="Calibri"/>
              <w:color w:val="0000FF"/>
            </w:rPr>
          </w:rPrChange>
        </w:rPr>
        <w:t>10.1080/00063657.2018.1515177</w:t>
      </w:r>
      <w:r w:rsidR="00EA40AA">
        <w:rPr>
          <w:rFonts w:ascii="Calibri" w:eastAsia="Calibri" w:hAnsi="Calibri" w:cs="Calibri"/>
          <w:color w:val="0000FF"/>
        </w:rPr>
        <w:fldChar w:fldCharType="end"/>
      </w:r>
      <w:r w:rsidR="00EA40AA">
        <w:fldChar w:fldCharType="begin"/>
      </w:r>
      <w:r w:rsidR="00EA40AA" w:rsidRPr="000664D4">
        <w:rPr>
          <w:lang w:val="en-US"/>
          <w:rPrChange w:id="1111" w:author="Valentin Lauret" w:date="2024-06-06T11:26:00Z">
            <w:rPr/>
          </w:rPrChange>
        </w:rPr>
        <w:instrText xml:space="preserve"> HYPERLINK "https://doi.org/10.1080/00063657.2018.1515177" \h </w:instrText>
      </w:r>
      <w:r w:rsidR="00EA40AA">
        <w:fldChar w:fldCharType="separate"/>
      </w:r>
      <w:r w:rsidRPr="000664D4">
        <w:rPr>
          <w:lang w:val="en-US"/>
          <w:rPrChange w:id="1112" w:author="Valentin Lauret" w:date="2024-06-06T11:26:00Z">
            <w:rPr/>
          </w:rPrChange>
        </w:rPr>
        <w:t>.</w:t>
      </w:r>
      <w:r w:rsidR="00EA40AA">
        <w:fldChar w:fldCharType="end"/>
      </w:r>
    </w:p>
    <w:p w14:paraId="09D6BD92" w14:textId="77777777" w:rsidR="00250898" w:rsidRPr="000664D4" w:rsidRDefault="00FD0452">
      <w:pPr>
        <w:numPr>
          <w:ilvl w:val="0"/>
          <w:numId w:val="3"/>
        </w:numPr>
        <w:spacing w:after="112"/>
        <w:ind w:left="859" w:right="53" w:hanging="715"/>
        <w:rPr>
          <w:lang w:val="en-US"/>
          <w:rPrChange w:id="1113" w:author="Valentin Lauret" w:date="2024-06-06T11:26:00Z">
            <w:rPr/>
          </w:rPrChange>
        </w:rPr>
      </w:pPr>
      <w:r w:rsidRPr="000217F6">
        <w:rPr>
          <w:lang w:val="en-US"/>
        </w:rPr>
        <w:lastRenderedPageBreak/>
        <w:t xml:space="preserve">Stefan </w:t>
      </w:r>
      <w:proofErr w:type="spellStart"/>
      <w:r w:rsidRPr="000217F6">
        <w:rPr>
          <w:lang w:val="en-US"/>
        </w:rPr>
        <w:t>Garthe</w:t>
      </w:r>
      <w:proofErr w:type="spellEnd"/>
      <w:r w:rsidRPr="000217F6">
        <w:rPr>
          <w:lang w:val="en-US"/>
        </w:rPr>
        <w:t xml:space="preserve"> et al. “Effects of hydrographic and meteorological factors on seasonal seabird abundance in the southern North Sea”. </w:t>
      </w:r>
      <w:r w:rsidRPr="000664D4">
        <w:rPr>
          <w:i/>
          <w:lang w:val="en-US"/>
          <w:rPrChange w:id="1114" w:author="Valentin Lauret" w:date="2024-06-06T11:26:00Z">
            <w:rPr>
              <w:i/>
            </w:rPr>
          </w:rPrChange>
        </w:rPr>
        <w:t xml:space="preserve">Marine Ecology Progress Series </w:t>
      </w:r>
      <w:r w:rsidRPr="000664D4">
        <w:rPr>
          <w:lang w:val="en-US"/>
          <w:rPrChange w:id="1115" w:author="Valentin Lauret" w:date="2024-06-06T11:26:00Z">
            <w:rPr/>
          </w:rPrChange>
        </w:rPr>
        <w:t xml:space="preserve">(Sept. 28, 2009). </w:t>
      </w:r>
      <w:proofErr w:type="spellStart"/>
      <w:r w:rsidRPr="000664D4">
        <w:rPr>
          <w:rFonts w:ascii="Calibri" w:eastAsia="Calibri" w:hAnsi="Calibri" w:cs="Calibri"/>
          <w:lang w:val="en-US"/>
          <w:rPrChange w:id="1116" w:author="Valentin Lauret" w:date="2024-06-06T11:26:00Z">
            <w:rPr>
              <w:rFonts w:ascii="Calibri" w:eastAsia="Calibri" w:hAnsi="Calibri" w:cs="Calibri"/>
            </w:rPr>
          </w:rPrChange>
        </w:rPr>
        <w:t>doi</w:t>
      </w:r>
      <w:proofErr w:type="spellEnd"/>
      <w:r w:rsidRPr="000664D4">
        <w:rPr>
          <w:lang w:val="en-US"/>
          <w:rPrChange w:id="1117" w:author="Valentin Lauret" w:date="2024-06-06T11:26:00Z">
            <w:rPr/>
          </w:rPrChange>
        </w:rPr>
        <w:t xml:space="preserve">: </w:t>
      </w:r>
      <w:r w:rsidR="00EA40AA">
        <w:fldChar w:fldCharType="begin"/>
      </w:r>
      <w:r w:rsidR="00EA40AA" w:rsidRPr="000664D4">
        <w:rPr>
          <w:lang w:val="en-US"/>
          <w:rPrChange w:id="1118" w:author="Valentin Lauret" w:date="2024-06-06T11:26:00Z">
            <w:rPr/>
          </w:rPrChange>
        </w:rPr>
        <w:instrText xml:space="preserve"> HYPERLINK "https://doi.org/10.3354/meps08170" \h </w:instrText>
      </w:r>
      <w:r w:rsidR="00EA40AA">
        <w:fldChar w:fldCharType="separate"/>
      </w:r>
      <w:r w:rsidRPr="000664D4">
        <w:rPr>
          <w:rFonts w:ascii="Calibri" w:eastAsia="Calibri" w:hAnsi="Calibri" w:cs="Calibri"/>
          <w:color w:val="0000FF"/>
          <w:lang w:val="en-US"/>
          <w:rPrChange w:id="1119" w:author="Valentin Lauret" w:date="2024-06-06T11:26:00Z">
            <w:rPr>
              <w:rFonts w:ascii="Calibri" w:eastAsia="Calibri" w:hAnsi="Calibri" w:cs="Calibri"/>
              <w:color w:val="0000FF"/>
            </w:rPr>
          </w:rPrChange>
        </w:rPr>
        <w:t>10.3354/meps08170</w:t>
      </w:r>
      <w:r w:rsidR="00EA40AA">
        <w:rPr>
          <w:rFonts w:ascii="Calibri" w:eastAsia="Calibri" w:hAnsi="Calibri" w:cs="Calibri"/>
          <w:color w:val="0000FF"/>
        </w:rPr>
        <w:fldChar w:fldCharType="end"/>
      </w:r>
      <w:r w:rsidR="00EA40AA">
        <w:fldChar w:fldCharType="begin"/>
      </w:r>
      <w:r w:rsidR="00EA40AA" w:rsidRPr="000664D4">
        <w:rPr>
          <w:lang w:val="en-US"/>
          <w:rPrChange w:id="1120" w:author="Valentin Lauret" w:date="2024-06-06T11:26:00Z">
            <w:rPr/>
          </w:rPrChange>
        </w:rPr>
        <w:instrText xml:space="preserve"> HYPERLINK "https://doi.org/10.3354/meps08170" \h </w:instrText>
      </w:r>
      <w:r w:rsidR="00EA40AA">
        <w:fldChar w:fldCharType="separate"/>
      </w:r>
      <w:r w:rsidRPr="000664D4">
        <w:rPr>
          <w:lang w:val="en-US"/>
          <w:rPrChange w:id="1121" w:author="Valentin Lauret" w:date="2024-06-06T11:26:00Z">
            <w:rPr/>
          </w:rPrChange>
        </w:rPr>
        <w:t>.</w:t>
      </w:r>
      <w:r w:rsidR="00EA40AA">
        <w:fldChar w:fldCharType="end"/>
      </w:r>
    </w:p>
    <w:p w14:paraId="0E334C94" w14:textId="77777777" w:rsidR="00250898" w:rsidRPr="000664D4" w:rsidRDefault="00FD0452">
      <w:pPr>
        <w:numPr>
          <w:ilvl w:val="0"/>
          <w:numId w:val="3"/>
        </w:numPr>
        <w:spacing w:after="110"/>
        <w:ind w:left="859" w:right="53" w:hanging="715"/>
        <w:rPr>
          <w:lang w:val="en-US"/>
          <w:rPrChange w:id="1122" w:author="Valentin Lauret" w:date="2024-06-06T11:26:00Z">
            <w:rPr/>
          </w:rPrChange>
        </w:rPr>
      </w:pPr>
      <w:r w:rsidRPr="000217F6">
        <w:rPr>
          <w:lang w:val="en-US"/>
        </w:rPr>
        <w:t xml:space="preserve">Nicolas </w:t>
      </w:r>
      <w:proofErr w:type="spellStart"/>
      <w:r w:rsidRPr="000217F6">
        <w:rPr>
          <w:lang w:val="en-US"/>
        </w:rPr>
        <w:t>Vanermen</w:t>
      </w:r>
      <w:proofErr w:type="spellEnd"/>
      <w:r w:rsidRPr="000217F6">
        <w:rPr>
          <w:lang w:val="en-US"/>
        </w:rPr>
        <w:t xml:space="preserve"> et al. “Attracted to the outside: a meso-scale response pattern of lesser black-backed gulls at an offshore wind farm revealed by GPS telemetry”. </w:t>
      </w:r>
      <w:r w:rsidRPr="000664D4">
        <w:rPr>
          <w:i/>
          <w:lang w:val="en-US"/>
          <w:rPrChange w:id="1123" w:author="Valentin Lauret" w:date="2024-06-06T11:26:00Z">
            <w:rPr>
              <w:i/>
            </w:rPr>
          </w:rPrChange>
        </w:rPr>
        <w:t xml:space="preserve">ICES Journal of Marine Science </w:t>
      </w:r>
      <w:r w:rsidRPr="000664D4">
        <w:rPr>
          <w:lang w:val="en-US"/>
          <w:rPrChange w:id="1124" w:author="Valentin Lauret" w:date="2024-06-06T11:26:00Z">
            <w:rPr/>
          </w:rPrChange>
        </w:rPr>
        <w:t xml:space="preserve">(Mar. 1, 2020). </w:t>
      </w:r>
      <w:proofErr w:type="spellStart"/>
      <w:r w:rsidRPr="000664D4">
        <w:rPr>
          <w:rFonts w:ascii="Calibri" w:eastAsia="Calibri" w:hAnsi="Calibri" w:cs="Calibri"/>
          <w:lang w:val="en-US"/>
          <w:rPrChange w:id="1125" w:author="Valentin Lauret" w:date="2024-06-06T11:26:00Z">
            <w:rPr>
              <w:rFonts w:ascii="Calibri" w:eastAsia="Calibri" w:hAnsi="Calibri" w:cs="Calibri"/>
            </w:rPr>
          </w:rPrChange>
        </w:rPr>
        <w:t>doi</w:t>
      </w:r>
      <w:proofErr w:type="spellEnd"/>
      <w:r w:rsidRPr="000664D4">
        <w:rPr>
          <w:lang w:val="en-US"/>
          <w:rPrChange w:id="1126" w:author="Valentin Lauret" w:date="2024-06-06T11:26:00Z">
            <w:rPr/>
          </w:rPrChange>
        </w:rPr>
        <w:t xml:space="preserve">: </w:t>
      </w:r>
      <w:r w:rsidR="00EA40AA">
        <w:fldChar w:fldCharType="begin"/>
      </w:r>
      <w:r w:rsidR="00EA40AA" w:rsidRPr="000664D4">
        <w:rPr>
          <w:lang w:val="en-US"/>
          <w:rPrChange w:id="1127" w:author="Valentin Lauret" w:date="2024-06-06T11:26:00Z">
            <w:rPr/>
          </w:rPrChange>
        </w:rPr>
        <w:instrText xml:space="preserve"> HYPERLINK "https://doi.org/10.1093/icesjms/fsz199" \h </w:instrText>
      </w:r>
      <w:r w:rsidR="00EA40AA">
        <w:fldChar w:fldCharType="separate"/>
      </w:r>
      <w:r w:rsidRPr="000664D4">
        <w:rPr>
          <w:rFonts w:ascii="Calibri" w:eastAsia="Calibri" w:hAnsi="Calibri" w:cs="Calibri"/>
          <w:color w:val="0000FF"/>
          <w:lang w:val="en-US"/>
          <w:rPrChange w:id="1128" w:author="Valentin Lauret" w:date="2024-06-06T11:26:00Z">
            <w:rPr>
              <w:rFonts w:ascii="Calibri" w:eastAsia="Calibri" w:hAnsi="Calibri" w:cs="Calibri"/>
              <w:color w:val="0000FF"/>
            </w:rPr>
          </w:rPrChange>
        </w:rPr>
        <w:t>10.1093/</w:t>
      </w:r>
      <w:proofErr w:type="spellStart"/>
      <w:r w:rsidRPr="000664D4">
        <w:rPr>
          <w:rFonts w:ascii="Calibri" w:eastAsia="Calibri" w:hAnsi="Calibri" w:cs="Calibri"/>
          <w:color w:val="0000FF"/>
          <w:lang w:val="en-US"/>
          <w:rPrChange w:id="1129" w:author="Valentin Lauret" w:date="2024-06-06T11:26:00Z">
            <w:rPr>
              <w:rFonts w:ascii="Calibri" w:eastAsia="Calibri" w:hAnsi="Calibri" w:cs="Calibri"/>
              <w:color w:val="0000FF"/>
            </w:rPr>
          </w:rPrChange>
        </w:rPr>
        <w:t>icesjms</w:t>
      </w:r>
      <w:proofErr w:type="spellEnd"/>
      <w:r w:rsidRPr="000664D4">
        <w:rPr>
          <w:rFonts w:ascii="Calibri" w:eastAsia="Calibri" w:hAnsi="Calibri" w:cs="Calibri"/>
          <w:color w:val="0000FF"/>
          <w:lang w:val="en-US"/>
          <w:rPrChange w:id="1130" w:author="Valentin Lauret" w:date="2024-06-06T11:26:00Z">
            <w:rPr>
              <w:rFonts w:ascii="Calibri" w:eastAsia="Calibri" w:hAnsi="Calibri" w:cs="Calibri"/>
              <w:color w:val="0000FF"/>
            </w:rPr>
          </w:rPrChange>
        </w:rPr>
        <w:t>/fsz199</w:t>
      </w:r>
      <w:r w:rsidR="00EA40AA">
        <w:rPr>
          <w:rFonts w:ascii="Calibri" w:eastAsia="Calibri" w:hAnsi="Calibri" w:cs="Calibri"/>
          <w:color w:val="0000FF"/>
        </w:rPr>
        <w:fldChar w:fldCharType="end"/>
      </w:r>
      <w:r w:rsidR="00EA40AA">
        <w:fldChar w:fldCharType="begin"/>
      </w:r>
      <w:r w:rsidR="00EA40AA" w:rsidRPr="000664D4">
        <w:rPr>
          <w:lang w:val="en-US"/>
          <w:rPrChange w:id="1131" w:author="Valentin Lauret" w:date="2024-06-06T11:26:00Z">
            <w:rPr/>
          </w:rPrChange>
        </w:rPr>
        <w:instrText xml:space="preserve"> HYPERLINK "https://doi.org/10.1093/icesjms/fsz199" \h </w:instrText>
      </w:r>
      <w:r w:rsidR="00EA40AA">
        <w:fldChar w:fldCharType="separate"/>
      </w:r>
      <w:r w:rsidRPr="000664D4">
        <w:rPr>
          <w:lang w:val="en-US"/>
          <w:rPrChange w:id="1132" w:author="Valentin Lauret" w:date="2024-06-06T11:26:00Z">
            <w:rPr/>
          </w:rPrChange>
        </w:rPr>
        <w:t>.</w:t>
      </w:r>
      <w:r w:rsidR="00EA40AA">
        <w:fldChar w:fldCharType="end"/>
      </w:r>
    </w:p>
    <w:p w14:paraId="610D88A1" w14:textId="77777777" w:rsidR="00250898" w:rsidRDefault="00FD0452">
      <w:pPr>
        <w:numPr>
          <w:ilvl w:val="0"/>
          <w:numId w:val="3"/>
        </w:numPr>
        <w:spacing w:after="29"/>
        <w:ind w:left="859" w:right="53" w:hanging="715"/>
      </w:pPr>
      <w:r>
        <w:t xml:space="preserve">R. C. </w:t>
      </w:r>
      <w:proofErr w:type="spellStart"/>
      <w:r>
        <w:t>Fijn</w:t>
      </w:r>
      <w:proofErr w:type="spellEnd"/>
      <w:r>
        <w:t xml:space="preserve"> et al. </w:t>
      </w:r>
      <w:r w:rsidRPr="000217F6">
        <w:rPr>
          <w:lang w:val="en-US"/>
        </w:rPr>
        <w:t xml:space="preserve">“GPS-tracking and colony observations reveal variation in offshore habitat use and foraging ecology of breeding Sandwich Terns”. </w:t>
      </w:r>
      <w:r>
        <w:rPr>
          <w:i/>
        </w:rPr>
        <w:t xml:space="preserve">Journal of </w:t>
      </w:r>
      <w:proofErr w:type="spellStart"/>
      <w:r>
        <w:rPr>
          <w:i/>
        </w:rPr>
        <w:t>Sea</w:t>
      </w:r>
      <w:proofErr w:type="spellEnd"/>
      <w:r>
        <w:rPr>
          <w:i/>
        </w:rPr>
        <w:t xml:space="preserve"> </w:t>
      </w:r>
      <w:proofErr w:type="spellStart"/>
      <w:r>
        <w:rPr>
          <w:i/>
        </w:rPr>
        <w:t>Research</w:t>
      </w:r>
      <w:proofErr w:type="spellEnd"/>
      <w:r>
        <w:t>.</w:t>
      </w:r>
    </w:p>
    <w:p w14:paraId="5F3F7189" w14:textId="77777777" w:rsidR="00250898" w:rsidRPr="000217F6" w:rsidRDefault="00FD0452">
      <w:pPr>
        <w:spacing w:after="92" w:line="259" w:lineRule="auto"/>
        <w:ind w:left="10" w:right="58" w:hanging="10"/>
        <w:jc w:val="right"/>
        <w:rPr>
          <w:lang w:val="en-US"/>
        </w:rPr>
      </w:pPr>
      <w:r w:rsidRPr="000217F6">
        <w:rPr>
          <w:lang w:val="en-US"/>
        </w:rPr>
        <w:t xml:space="preserve">SI: North Sea Coastal System (Sept. 1, 2017). </w:t>
      </w:r>
      <w:proofErr w:type="spellStart"/>
      <w:r w:rsidRPr="000217F6">
        <w:rPr>
          <w:rFonts w:ascii="Calibri" w:eastAsia="Calibri" w:hAnsi="Calibri" w:cs="Calibri"/>
          <w:lang w:val="en-US"/>
        </w:rPr>
        <w:t>doi</w:t>
      </w:r>
      <w:proofErr w:type="spellEnd"/>
      <w:r w:rsidRPr="000217F6">
        <w:rPr>
          <w:lang w:val="en-US"/>
        </w:rPr>
        <w:t xml:space="preserve">: </w:t>
      </w:r>
      <w:r w:rsidR="00EA40AA">
        <w:fldChar w:fldCharType="begin"/>
      </w:r>
      <w:r w:rsidR="00EA40AA" w:rsidRPr="000664D4">
        <w:rPr>
          <w:lang w:val="en-US"/>
          <w:rPrChange w:id="1133" w:author="Valentin Lauret" w:date="2024-06-06T11:26:00Z">
            <w:rPr/>
          </w:rPrChange>
        </w:rPr>
        <w:instrText xml:space="preserve"> HYPERLINK "https://doi.org/10.1016/j.seares.2016.11.005" \h </w:instrText>
      </w:r>
      <w:r w:rsidR="00EA40AA">
        <w:fldChar w:fldCharType="separate"/>
      </w:r>
      <w:r w:rsidRPr="000217F6">
        <w:rPr>
          <w:rFonts w:ascii="Calibri" w:eastAsia="Calibri" w:hAnsi="Calibri" w:cs="Calibri"/>
          <w:color w:val="0000FF"/>
          <w:lang w:val="en-US"/>
        </w:rPr>
        <w:t>10.1016/j.seares.2016.11.</w:t>
      </w:r>
      <w:r w:rsidR="00EA40AA">
        <w:rPr>
          <w:rFonts w:ascii="Calibri" w:eastAsia="Calibri" w:hAnsi="Calibri" w:cs="Calibri"/>
          <w:color w:val="0000FF"/>
          <w:lang w:val="en-US"/>
        </w:rPr>
        <w:fldChar w:fldCharType="end"/>
      </w:r>
    </w:p>
    <w:p w14:paraId="1FF387F0" w14:textId="77777777" w:rsidR="00250898" w:rsidRDefault="00117E56">
      <w:pPr>
        <w:spacing w:after="197" w:line="259" w:lineRule="auto"/>
        <w:ind w:left="738" w:hanging="10"/>
        <w:jc w:val="left"/>
      </w:pPr>
      <w:hyperlink r:id="rId175">
        <w:r w:rsidR="00FD0452">
          <w:rPr>
            <w:rFonts w:ascii="Calibri" w:eastAsia="Calibri" w:hAnsi="Calibri" w:cs="Calibri"/>
            <w:color w:val="0000FF"/>
          </w:rPr>
          <w:t>005</w:t>
        </w:r>
      </w:hyperlink>
      <w:hyperlink r:id="rId176">
        <w:r w:rsidR="00FD0452">
          <w:t>.</w:t>
        </w:r>
      </w:hyperlink>
    </w:p>
    <w:p w14:paraId="5CB2BCA1" w14:textId="77777777" w:rsidR="00250898" w:rsidRPr="000664D4" w:rsidRDefault="00FD0452">
      <w:pPr>
        <w:numPr>
          <w:ilvl w:val="0"/>
          <w:numId w:val="3"/>
        </w:numPr>
        <w:spacing w:after="111"/>
        <w:ind w:left="859" w:right="53" w:hanging="715"/>
        <w:rPr>
          <w:lang w:val="en-US"/>
          <w:rPrChange w:id="1134" w:author="Valentin Lauret" w:date="2024-06-06T11:26:00Z">
            <w:rPr/>
          </w:rPrChange>
        </w:rPr>
      </w:pPr>
      <w:r w:rsidRPr="000217F6">
        <w:rPr>
          <w:lang w:val="en-US"/>
        </w:rPr>
        <w:t xml:space="preserve">Philipp </w:t>
      </w:r>
      <w:proofErr w:type="spellStart"/>
      <w:r w:rsidRPr="000217F6">
        <w:rPr>
          <w:lang w:val="en-US"/>
        </w:rPr>
        <w:t>Schwemmer</w:t>
      </w:r>
      <w:proofErr w:type="spellEnd"/>
      <w:r w:rsidRPr="000217F6">
        <w:rPr>
          <w:lang w:val="en-US"/>
        </w:rPr>
        <w:t xml:space="preserve"> et al. “Behavioral responses to offshore windfarms during migration of a declining shorebird species revealed by GPS-telemetry”. </w:t>
      </w:r>
      <w:r w:rsidRPr="000664D4">
        <w:rPr>
          <w:i/>
          <w:lang w:val="en-US"/>
          <w:rPrChange w:id="1135" w:author="Valentin Lauret" w:date="2024-06-06T11:26:00Z">
            <w:rPr>
              <w:i/>
            </w:rPr>
          </w:rPrChange>
        </w:rPr>
        <w:t xml:space="preserve">Journal of Environmental Management </w:t>
      </w:r>
      <w:r w:rsidRPr="000664D4">
        <w:rPr>
          <w:lang w:val="en-US"/>
          <w:rPrChange w:id="1136" w:author="Valentin Lauret" w:date="2024-06-06T11:26:00Z">
            <w:rPr/>
          </w:rPrChange>
        </w:rPr>
        <w:t xml:space="preserve">(Sept. 15, 2023). </w:t>
      </w:r>
      <w:proofErr w:type="spellStart"/>
      <w:r w:rsidRPr="000664D4">
        <w:rPr>
          <w:rFonts w:ascii="Calibri" w:eastAsia="Calibri" w:hAnsi="Calibri" w:cs="Calibri"/>
          <w:lang w:val="en-US"/>
          <w:rPrChange w:id="1137" w:author="Valentin Lauret" w:date="2024-06-06T11:26:00Z">
            <w:rPr>
              <w:rFonts w:ascii="Calibri" w:eastAsia="Calibri" w:hAnsi="Calibri" w:cs="Calibri"/>
            </w:rPr>
          </w:rPrChange>
        </w:rPr>
        <w:t>doi</w:t>
      </w:r>
      <w:proofErr w:type="spellEnd"/>
      <w:r w:rsidRPr="000664D4">
        <w:rPr>
          <w:lang w:val="en-US"/>
          <w:rPrChange w:id="1138" w:author="Valentin Lauret" w:date="2024-06-06T11:26:00Z">
            <w:rPr/>
          </w:rPrChange>
        </w:rPr>
        <w:t xml:space="preserve">: </w:t>
      </w:r>
      <w:r w:rsidR="00EA40AA">
        <w:fldChar w:fldCharType="begin"/>
      </w:r>
      <w:r w:rsidR="00EA40AA" w:rsidRPr="000664D4">
        <w:rPr>
          <w:lang w:val="en-US"/>
          <w:rPrChange w:id="1139" w:author="Valentin Lauret" w:date="2024-06-06T11:26:00Z">
            <w:rPr/>
          </w:rPrChange>
        </w:rPr>
        <w:instrText xml:space="preserve"> HYPERLINK "https://doi.org/10.1016/j.jenvman.2023.118131" \h </w:instrText>
      </w:r>
      <w:r w:rsidR="00EA40AA">
        <w:fldChar w:fldCharType="separate"/>
      </w:r>
      <w:r w:rsidRPr="000664D4">
        <w:rPr>
          <w:rFonts w:ascii="Calibri" w:eastAsia="Calibri" w:hAnsi="Calibri" w:cs="Calibri"/>
          <w:color w:val="0000FF"/>
          <w:lang w:val="en-US"/>
          <w:rPrChange w:id="1140" w:author="Valentin Lauret" w:date="2024-06-06T11:26:00Z">
            <w:rPr>
              <w:rFonts w:ascii="Calibri" w:eastAsia="Calibri" w:hAnsi="Calibri" w:cs="Calibri"/>
              <w:color w:val="0000FF"/>
            </w:rPr>
          </w:rPrChange>
        </w:rPr>
        <w:t>10.1016/j.jenvman.2023.118131</w:t>
      </w:r>
      <w:r w:rsidR="00EA40AA">
        <w:rPr>
          <w:rFonts w:ascii="Calibri" w:eastAsia="Calibri" w:hAnsi="Calibri" w:cs="Calibri"/>
          <w:color w:val="0000FF"/>
        </w:rPr>
        <w:fldChar w:fldCharType="end"/>
      </w:r>
      <w:r w:rsidR="00EA40AA">
        <w:fldChar w:fldCharType="begin"/>
      </w:r>
      <w:r w:rsidR="00EA40AA" w:rsidRPr="000664D4">
        <w:rPr>
          <w:lang w:val="en-US"/>
          <w:rPrChange w:id="1141" w:author="Valentin Lauret" w:date="2024-06-06T11:26:00Z">
            <w:rPr/>
          </w:rPrChange>
        </w:rPr>
        <w:instrText xml:space="preserve"> HYPERLINK "https://doi.org/10.1016/j.jenvman.2023.118131" \h </w:instrText>
      </w:r>
      <w:r w:rsidR="00EA40AA">
        <w:fldChar w:fldCharType="separate"/>
      </w:r>
      <w:r w:rsidRPr="000664D4">
        <w:rPr>
          <w:lang w:val="en-US"/>
          <w:rPrChange w:id="1142" w:author="Valentin Lauret" w:date="2024-06-06T11:26:00Z">
            <w:rPr/>
          </w:rPrChange>
        </w:rPr>
        <w:t>.</w:t>
      </w:r>
      <w:r w:rsidR="00EA40AA">
        <w:fldChar w:fldCharType="end"/>
      </w:r>
    </w:p>
    <w:p w14:paraId="4FFB6067" w14:textId="77777777" w:rsidR="00250898" w:rsidRDefault="00FD0452">
      <w:pPr>
        <w:numPr>
          <w:ilvl w:val="0"/>
          <w:numId w:val="3"/>
        </w:numPr>
        <w:spacing w:after="111"/>
        <w:ind w:left="859" w:right="53" w:hanging="715"/>
      </w:pPr>
      <w:r w:rsidRPr="000217F6">
        <w:rPr>
          <w:lang w:val="en-US"/>
        </w:rPr>
        <w:t xml:space="preserve">Alan E. Burger and Scott A. Shaffer. “Perspectives in Ornithology Application of Tracking and Data-Logging Technology in Research and Conservation of Seabirds”. </w:t>
      </w:r>
      <w:r>
        <w:rPr>
          <w:i/>
        </w:rPr>
        <w:t xml:space="preserve">The </w:t>
      </w:r>
      <w:proofErr w:type="spellStart"/>
      <w:r>
        <w:rPr>
          <w:i/>
        </w:rPr>
        <w:t>Auk</w:t>
      </w:r>
      <w:proofErr w:type="spellEnd"/>
      <w:r>
        <w:rPr>
          <w:i/>
        </w:rPr>
        <w:t xml:space="preserve"> </w:t>
      </w:r>
      <w:r>
        <w:t xml:space="preserve">(Apr. 1, 2008). </w:t>
      </w:r>
      <w:proofErr w:type="spellStart"/>
      <w:proofErr w:type="gramStart"/>
      <w:r>
        <w:rPr>
          <w:rFonts w:ascii="Calibri" w:eastAsia="Calibri" w:hAnsi="Calibri" w:cs="Calibri"/>
        </w:rPr>
        <w:t>doi</w:t>
      </w:r>
      <w:proofErr w:type="spellEnd"/>
      <w:r>
        <w:t>:</w:t>
      </w:r>
      <w:proofErr w:type="gramEnd"/>
      <w:r>
        <w:t xml:space="preserve"> </w:t>
      </w:r>
      <w:hyperlink r:id="rId177">
        <w:r>
          <w:rPr>
            <w:rFonts w:ascii="Calibri" w:eastAsia="Calibri" w:hAnsi="Calibri" w:cs="Calibri"/>
            <w:color w:val="0000FF"/>
          </w:rPr>
          <w:t>10.1525/auk.2008.1408</w:t>
        </w:r>
      </w:hyperlink>
      <w:hyperlink r:id="rId178">
        <w:r>
          <w:t>.</w:t>
        </w:r>
      </w:hyperlink>
    </w:p>
    <w:p w14:paraId="79AE292E" w14:textId="77777777" w:rsidR="00250898" w:rsidRPr="000664D4" w:rsidRDefault="00FD0452">
      <w:pPr>
        <w:numPr>
          <w:ilvl w:val="0"/>
          <w:numId w:val="3"/>
        </w:numPr>
        <w:ind w:left="859" w:right="53" w:hanging="715"/>
        <w:rPr>
          <w:lang w:val="en-US"/>
          <w:rPrChange w:id="1143" w:author="Valentin Lauret" w:date="2024-06-06T11:26:00Z">
            <w:rPr/>
          </w:rPrChange>
        </w:rPr>
      </w:pPr>
      <w:r w:rsidRPr="000217F6">
        <w:rPr>
          <w:lang w:val="en-US"/>
        </w:rPr>
        <w:t xml:space="preserve">Alice Bernard et al. “Toward a global strategy for seabird tracking”. </w:t>
      </w:r>
      <w:r w:rsidRPr="000664D4">
        <w:rPr>
          <w:i/>
          <w:lang w:val="en-US"/>
          <w:rPrChange w:id="1144" w:author="Valentin Lauret" w:date="2024-06-06T11:26:00Z">
            <w:rPr>
              <w:i/>
            </w:rPr>
          </w:rPrChange>
        </w:rPr>
        <w:t xml:space="preserve">Conservation Letters </w:t>
      </w:r>
      <w:r w:rsidRPr="000664D4">
        <w:rPr>
          <w:lang w:val="en-US"/>
          <w:rPrChange w:id="1145" w:author="Valentin Lauret" w:date="2024-06-06T11:26:00Z">
            <w:rPr/>
          </w:rPrChange>
        </w:rPr>
        <w:t xml:space="preserve">(2021). </w:t>
      </w:r>
      <w:proofErr w:type="spellStart"/>
      <w:r w:rsidRPr="000664D4">
        <w:rPr>
          <w:rFonts w:ascii="Calibri" w:eastAsia="Calibri" w:hAnsi="Calibri" w:cs="Calibri"/>
          <w:lang w:val="en-US"/>
          <w:rPrChange w:id="1146" w:author="Valentin Lauret" w:date="2024-06-06T11:26:00Z">
            <w:rPr>
              <w:rFonts w:ascii="Calibri" w:eastAsia="Calibri" w:hAnsi="Calibri" w:cs="Calibri"/>
            </w:rPr>
          </w:rPrChange>
        </w:rPr>
        <w:t>doi</w:t>
      </w:r>
      <w:proofErr w:type="spellEnd"/>
      <w:r w:rsidRPr="000664D4">
        <w:rPr>
          <w:lang w:val="en-US"/>
          <w:rPrChange w:id="1147" w:author="Valentin Lauret" w:date="2024-06-06T11:26:00Z">
            <w:rPr/>
          </w:rPrChange>
        </w:rPr>
        <w:t xml:space="preserve">: </w:t>
      </w:r>
      <w:r w:rsidR="00EA40AA">
        <w:fldChar w:fldCharType="begin"/>
      </w:r>
      <w:r w:rsidR="00EA40AA" w:rsidRPr="000664D4">
        <w:rPr>
          <w:lang w:val="en-US"/>
          <w:rPrChange w:id="1148" w:author="Valentin Lauret" w:date="2024-06-06T11:26:00Z">
            <w:rPr/>
          </w:rPrChange>
        </w:rPr>
        <w:instrText xml:space="preserve"> HYPERLINK "https://doi.org/10.1111/conl.12804" \h </w:instrText>
      </w:r>
      <w:r w:rsidR="00EA40AA">
        <w:fldChar w:fldCharType="separate"/>
      </w:r>
      <w:r w:rsidRPr="000664D4">
        <w:rPr>
          <w:rFonts w:ascii="Calibri" w:eastAsia="Calibri" w:hAnsi="Calibri" w:cs="Calibri"/>
          <w:color w:val="0000FF"/>
          <w:lang w:val="en-US"/>
          <w:rPrChange w:id="1149" w:author="Valentin Lauret" w:date="2024-06-06T11:26:00Z">
            <w:rPr>
              <w:rFonts w:ascii="Calibri" w:eastAsia="Calibri" w:hAnsi="Calibri" w:cs="Calibri"/>
              <w:color w:val="0000FF"/>
            </w:rPr>
          </w:rPrChange>
        </w:rPr>
        <w:t>10.1111/conl.12804</w:t>
      </w:r>
      <w:r w:rsidR="00EA40AA">
        <w:rPr>
          <w:rFonts w:ascii="Calibri" w:eastAsia="Calibri" w:hAnsi="Calibri" w:cs="Calibri"/>
          <w:color w:val="0000FF"/>
        </w:rPr>
        <w:fldChar w:fldCharType="end"/>
      </w:r>
      <w:r w:rsidR="00EA40AA">
        <w:fldChar w:fldCharType="begin"/>
      </w:r>
      <w:r w:rsidR="00EA40AA" w:rsidRPr="000664D4">
        <w:rPr>
          <w:lang w:val="en-US"/>
          <w:rPrChange w:id="1150" w:author="Valentin Lauret" w:date="2024-06-06T11:26:00Z">
            <w:rPr/>
          </w:rPrChange>
        </w:rPr>
        <w:instrText xml:space="preserve"> HYPERLINK "https://doi.org/10.1111/conl.12804" \h </w:instrText>
      </w:r>
      <w:r w:rsidR="00EA40AA">
        <w:fldChar w:fldCharType="separate"/>
      </w:r>
      <w:r w:rsidRPr="000664D4">
        <w:rPr>
          <w:lang w:val="en-US"/>
          <w:rPrChange w:id="1151" w:author="Valentin Lauret" w:date="2024-06-06T11:26:00Z">
            <w:rPr/>
          </w:rPrChange>
        </w:rPr>
        <w:t>.</w:t>
      </w:r>
      <w:r w:rsidR="00EA40AA">
        <w:fldChar w:fldCharType="end"/>
      </w:r>
    </w:p>
    <w:p w14:paraId="296EBAC8" w14:textId="77777777" w:rsidR="00250898" w:rsidRPr="000664D4" w:rsidRDefault="00250898">
      <w:pPr>
        <w:rPr>
          <w:lang w:val="en-US"/>
          <w:rPrChange w:id="1152" w:author="Valentin Lauret" w:date="2024-06-06T11:26:00Z">
            <w:rPr/>
          </w:rPrChange>
        </w:rPr>
        <w:sectPr w:rsidR="00250898" w:rsidRPr="000664D4">
          <w:headerReference w:type="even" r:id="rId179"/>
          <w:headerReference w:type="default" r:id="rId180"/>
          <w:footerReference w:type="even" r:id="rId181"/>
          <w:footerReference w:type="default" r:id="rId182"/>
          <w:headerReference w:type="first" r:id="rId183"/>
          <w:footerReference w:type="first" r:id="rId184"/>
          <w:pgSz w:w="11906" w:h="16838"/>
          <w:pgMar w:top="956" w:right="1095" w:bottom="1210" w:left="1168" w:header="280" w:footer="434" w:gutter="0"/>
          <w:cols w:space="720"/>
        </w:sectPr>
      </w:pPr>
    </w:p>
    <w:p w14:paraId="180041E2" w14:textId="77777777" w:rsidR="00250898" w:rsidRPr="000664D4" w:rsidRDefault="00250898">
      <w:pPr>
        <w:spacing w:after="0" w:line="259" w:lineRule="auto"/>
        <w:ind w:left="-1196" w:right="1216" w:firstLine="0"/>
        <w:jc w:val="left"/>
        <w:rPr>
          <w:lang w:val="en-US"/>
          <w:rPrChange w:id="1153" w:author="Valentin Lauret" w:date="2024-06-06T11:26:00Z">
            <w:rPr/>
          </w:rPrChange>
        </w:rPr>
      </w:pPr>
    </w:p>
    <w:p w14:paraId="386857A6" w14:textId="77777777" w:rsidR="00250898" w:rsidRDefault="00FD0452">
      <w:pPr>
        <w:pStyle w:val="Titre1"/>
        <w:tabs>
          <w:tab w:val="center" w:pos="1715"/>
        </w:tabs>
        <w:spacing w:after="97"/>
        <w:ind w:left="0" w:firstLine="0"/>
      </w:pPr>
      <w:r>
        <w:t>II</w:t>
      </w:r>
      <w:r>
        <w:tab/>
      </w:r>
      <w:commentRangeStart w:id="1154"/>
      <w:r>
        <w:t xml:space="preserve">Appendix </w:t>
      </w:r>
      <w:commentRangeEnd w:id="1154"/>
      <w:r w:rsidR="00673C92">
        <w:rPr>
          <w:rStyle w:val="Marquedecommentaire"/>
          <w:b w:val="0"/>
        </w:rPr>
        <w:commentReference w:id="1154"/>
      </w:r>
      <w:r>
        <w:t>B</w:t>
      </w:r>
    </w:p>
    <w:p w14:paraId="15F752E6" w14:textId="4AFF138F" w:rsidR="00250898" w:rsidRDefault="00FD0452">
      <w:pPr>
        <w:spacing w:after="249" w:line="259" w:lineRule="auto"/>
        <w:ind w:left="29" w:firstLine="0"/>
        <w:jc w:val="left"/>
      </w:pPr>
      <w:r>
        <w:rPr>
          <w:noProof/>
        </w:rPr>
        <w:drawing>
          <wp:inline distT="0" distB="0" distL="0" distR="0" wp14:anchorId="7B6CB3C6" wp14:editId="1439ACC4">
            <wp:extent cx="6041790" cy="6041790"/>
            <wp:effectExtent l="0" t="0" r="0" b="0"/>
            <wp:docPr id="5046" name="Picture 5046"/>
            <wp:cNvGraphicFramePr/>
            <a:graphic xmlns:a="http://schemas.openxmlformats.org/drawingml/2006/main">
              <a:graphicData uri="http://schemas.openxmlformats.org/drawingml/2006/picture">
                <pic:pic xmlns:pic="http://schemas.openxmlformats.org/drawingml/2006/picture">
                  <pic:nvPicPr>
                    <pic:cNvPr id="5046" name="Picture 5046"/>
                    <pic:cNvPicPr/>
                  </pic:nvPicPr>
                  <pic:blipFill>
                    <a:blip r:embed="rId185"/>
                    <a:stretch>
                      <a:fillRect/>
                    </a:stretch>
                  </pic:blipFill>
                  <pic:spPr>
                    <a:xfrm>
                      <a:off x="0" y="0"/>
                      <a:ext cx="6041790" cy="6041790"/>
                    </a:xfrm>
                    <a:prstGeom prst="rect">
                      <a:avLst/>
                    </a:prstGeom>
                  </pic:spPr>
                </pic:pic>
              </a:graphicData>
            </a:graphic>
          </wp:inline>
        </w:drawing>
      </w:r>
    </w:p>
    <w:p w14:paraId="4C3401FE" w14:textId="77777777" w:rsidR="00250898" w:rsidRPr="000217F6" w:rsidRDefault="00FD0452">
      <w:pPr>
        <w:spacing w:after="0" w:line="259" w:lineRule="auto"/>
        <w:ind w:left="24" w:right="-15" w:hanging="10"/>
        <w:jc w:val="left"/>
        <w:rPr>
          <w:lang w:val="en-US"/>
        </w:rPr>
      </w:pPr>
      <w:r w:rsidRPr="000217F6">
        <w:rPr>
          <w:b/>
          <w:lang w:val="en-US"/>
        </w:rPr>
        <w:t xml:space="preserve">Fig.7: </w:t>
      </w:r>
      <w:proofErr w:type="spellStart"/>
      <w:r w:rsidRPr="000217F6">
        <w:rPr>
          <w:b/>
          <w:sz w:val="22"/>
          <w:lang w:val="en-US"/>
        </w:rPr>
        <w:t>Scopoli’s</w:t>
      </w:r>
      <w:proofErr w:type="spellEnd"/>
      <w:r w:rsidRPr="000217F6">
        <w:rPr>
          <w:b/>
          <w:sz w:val="22"/>
          <w:lang w:val="en-US"/>
        </w:rPr>
        <w:t xml:space="preserve"> shearwater (</w:t>
      </w:r>
      <w:proofErr w:type="spellStart"/>
      <w:r w:rsidRPr="000217F6">
        <w:rPr>
          <w:rFonts w:ascii="Calibri" w:eastAsia="Calibri" w:hAnsi="Calibri" w:cs="Calibri"/>
          <w:i/>
          <w:sz w:val="22"/>
          <w:lang w:val="en-US"/>
        </w:rPr>
        <w:t>Calonectris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diomedea</w:t>
      </w:r>
      <w:proofErr w:type="spellEnd"/>
      <w:r w:rsidRPr="000217F6">
        <w:rPr>
          <w:b/>
          <w:sz w:val="22"/>
          <w:lang w:val="en-US"/>
        </w:rPr>
        <w:t>) distribution in the Gulf of Lion.</w:t>
      </w:r>
    </w:p>
    <w:p w14:paraId="023D4F35" w14:textId="094DBDAD" w:rsidR="00250898" w:rsidRPr="000217F6" w:rsidRDefault="00FD0452">
      <w:pPr>
        <w:spacing w:after="132" w:line="263" w:lineRule="auto"/>
        <w:ind w:left="22" w:hanging="10"/>
        <w:jc w:val="left"/>
        <w:rPr>
          <w:lang w:val="en-US"/>
        </w:rPr>
      </w:pPr>
      <w:commentRangeStart w:id="1155"/>
      <w:r w:rsidRPr="000217F6">
        <w:rPr>
          <w:sz w:val="22"/>
          <w:lang w:val="en-US"/>
        </w:rPr>
        <w:t xml:space="preserve">Estimated </w:t>
      </w:r>
      <w:commentRangeEnd w:id="1155"/>
      <w:r w:rsidR="00167C36">
        <w:rPr>
          <w:rStyle w:val="Marquedecommentaire"/>
        </w:rPr>
        <w:commentReference w:id="1155"/>
      </w:r>
      <w:r w:rsidRPr="000217F6">
        <w:rPr>
          <w:sz w:val="22"/>
          <w:lang w:val="en-US"/>
        </w:rPr>
        <w:t xml:space="preserve">in four different ways: using an occupancy model with detection/non-detection data, an N-mixture model with count data, a Resource Selection Function (RSF) with </w:t>
      </w:r>
      <w:commentRangeStart w:id="1156"/>
      <w:r w:rsidRPr="000217F6">
        <w:rPr>
          <w:sz w:val="22"/>
          <w:lang w:val="en-US"/>
        </w:rPr>
        <w:t xml:space="preserve">movement </w:t>
      </w:r>
      <w:commentRangeEnd w:id="1156"/>
      <w:r w:rsidR="00167C36">
        <w:rPr>
          <w:rStyle w:val="Marquedecommentaire"/>
        </w:rPr>
        <w:commentReference w:id="1156"/>
      </w:r>
      <w:r w:rsidRPr="000217F6">
        <w:rPr>
          <w:sz w:val="22"/>
          <w:lang w:val="en-US"/>
        </w:rPr>
        <w:t xml:space="preserve">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w:t>
      </w:r>
      <w:del w:id="1157" w:author="Coline CANONNE" w:date="2024-06-06T18:05:00Z">
        <w:r w:rsidRPr="000217F6" w:rsidDel="00673C92">
          <w:rPr>
            <w:sz w:val="22"/>
            <w:lang w:val="en-US"/>
          </w:rPr>
          <w:delText>estimates</w:delText>
        </w:r>
      </w:del>
      <w:ins w:id="1158" w:author="Coline CANONNE" w:date="2024-06-06T18:05:00Z">
        <w:r w:rsidR="00673C92">
          <w:rPr>
            <w:sz w:val="22"/>
            <w:lang w:val="en-US"/>
          </w:rPr>
          <w:t xml:space="preserve">posterior distributions </w:t>
        </w:r>
      </w:ins>
      <w:ins w:id="1159" w:author="Coline CANONNE" w:date="2024-06-06T18:03:00Z">
        <w:r w:rsidR="00167C36">
          <w:rPr>
            <w:sz w:val="22"/>
            <w:lang w:val="en-US"/>
          </w:rPr>
          <w:t>of selected covariates</w:t>
        </w:r>
      </w:ins>
      <w:ins w:id="1160" w:author="Coline CANONNE" w:date="2024-06-06T18:04:00Z">
        <w:r w:rsidR="00673C92">
          <w:rPr>
            <w:sz w:val="22"/>
            <w:lang w:val="en-US"/>
          </w:rPr>
          <w:t xml:space="preserve"> estimated by the different models</w:t>
        </w:r>
      </w:ins>
      <w:del w:id="1161" w:author="Coline CANONNE" w:date="2024-06-06T18:03:00Z">
        <w:r w:rsidRPr="000217F6" w:rsidDel="00167C36">
          <w:rPr>
            <w:sz w:val="22"/>
            <w:lang w:val="en-US"/>
          </w:rPr>
          <w:delText xml:space="preserve"> </w:delText>
        </w:r>
      </w:del>
      <w:del w:id="1162" w:author="Coline CANONNE" w:date="2024-06-06T18:04:00Z">
        <w:r w:rsidRPr="000217F6" w:rsidDel="00673C92">
          <w:rPr>
            <w:sz w:val="22"/>
            <w:lang w:val="en-US"/>
          </w:rPr>
          <w:delText xml:space="preserve">for each method </w:delText>
        </w:r>
      </w:del>
      <w:del w:id="1163" w:author="Coline CANONNE" w:date="2024-06-06T18:03:00Z">
        <w:r w:rsidRPr="000217F6" w:rsidDel="00167C36">
          <w:rPr>
            <w:sz w:val="22"/>
            <w:lang w:val="en-US"/>
          </w:rPr>
          <w:delText xml:space="preserve">and each covariate. </w:delText>
        </w:r>
      </w:del>
      <w:r w:rsidRPr="000217F6">
        <w:rPr>
          <w:b/>
          <w:sz w:val="22"/>
          <w:lang w:val="en-US"/>
        </w:rPr>
        <w:t xml:space="preserve">(C) </w:t>
      </w:r>
      <w:r w:rsidRPr="000217F6">
        <w:rPr>
          <w:sz w:val="22"/>
          <w:lang w:val="en-US"/>
        </w:rPr>
        <w:t>Prediction on the predicted space use, computed as the standard deviation of the grid cells.</w:t>
      </w:r>
    </w:p>
    <w:p w14:paraId="0514673E" w14:textId="6E4A10C9" w:rsidR="00250898" w:rsidRDefault="00FD0452">
      <w:pPr>
        <w:spacing w:after="249" w:line="259" w:lineRule="auto"/>
        <w:ind w:left="0" w:firstLine="0"/>
        <w:jc w:val="left"/>
      </w:pPr>
      <w:r>
        <w:rPr>
          <w:noProof/>
        </w:rPr>
        <w:lastRenderedPageBreak/>
        <w:drawing>
          <wp:inline distT="0" distB="0" distL="0" distR="0" wp14:anchorId="03A59C2C" wp14:editId="0364E39C">
            <wp:extent cx="6041754" cy="6041754"/>
            <wp:effectExtent l="0" t="0" r="0" b="0"/>
            <wp:docPr id="5102" name="Picture 5102"/>
            <wp:cNvGraphicFramePr/>
            <a:graphic xmlns:a="http://schemas.openxmlformats.org/drawingml/2006/main">
              <a:graphicData uri="http://schemas.openxmlformats.org/drawingml/2006/picture">
                <pic:pic xmlns:pic="http://schemas.openxmlformats.org/drawingml/2006/picture">
                  <pic:nvPicPr>
                    <pic:cNvPr id="5102" name="Picture 5102"/>
                    <pic:cNvPicPr/>
                  </pic:nvPicPr>
                  <pic:blipFill>
                    <a:blip r:embed="rId186"/>
                    <a:stretch>
                      <a:fillRect/>
                    </a:stretch>
                  </pic:blipFill>
                  <pic:spPr>
                    <a:xfrm>
                      <a:off x="0" y="0"/>
                      <a:ext cx="6041754" cy="6041754"/>
                    </a:xfrm>
                    <a:prstGeom prst="rect">
                      <a:avLst/>
                    </a:prstGeom>
                  </pic:spPr>
                </pic:pic>
              </a:graphicData>
            </a:graphic>
          </wp:inline>
        </w:drawing>
      </w:r>
    </w:p>
    <w:p w14:paraId="7AC977D6" w14:textId="77777777" w:rsidR="00250898" w:rsidRPr="000217F6" w:rsidRDefault="00FD0452">
      <w:pPr>
        <w:spacing w:after="130" w:line="269" w:lineRule="auto"/>
        <w:ind w:left="14" w:right="-9" w:hanging="2"/>
        <w:rPr>
          <w:lang w:val="en-US"/>
        </w:rPr>
      </w:pPr>
      <w:r w:rsidRPr="000217F6">
        <w:rPr>
          <w:b/>
          <w:lang w:val="en-US"/>
        </w:rPr>
        <w:t xml:space="preserve">Fig.8: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xml:space="preserve">)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E073410" w14:textId="4E828792" w:rsidR="00250898" w:rsidRDefault="00FD0452">
      <w:pPr>
        <w:spacing w:after="249" w:line="259" w:lineRule="auto"/>
        <w:ind w:left="29" w:firstLine="0"/>
        <w:jc w:val="left"/>
      </w:pPr>
      <w:r>
        <w:rPr>
          <w:noProof/>
        </w:rPr>
        <w:lastRenderedPageBreak/>
        <w:drawing>
          <wp:inline distT="0" distB="0" distL="0" distR="0" wp14:anchorId="507C7DCF" wp14:editId="52F3597F">
            <wp:extent cx="6041754" cy="6041754"/>
            <wp:effectExtent l="0" t="0" r="0" b="0"/>
            <wp:docPr id="5159" name="Picture 5159"/>
            <wp:cNvGraphicFramePr/>
            <a:graphic xmlns:a="http://schemas.openxmlformats.org/drawingml/2006/main">
              <a:graphicData uri="http://schemas.openxmlformats.org/drawingml/2006/picture">
                <pic:pic xmlns:pic="http://schemas.openxmlformats.org/drawingml/2006/picture">
                  <pic:nvPicPr>
                    <pic:cNvPr id="5159" name="Picture 5159"/>
                    <pic:cNvPicPr/>
                  </pic:nvPicPr>
                  <pic:blipFill>
                    <a:blip r:embed="rId187"/>
                    <a:stretch>
                      <a:fillRect/>
                    </a:stretch>
                  </pic:blipFill>
                  <pic:spPr>
                    <a:xfrm>
                      <a:off x="0" y="0"/>
                      <a:ext cx="6041754" cy="6041754"/>
                    </a:xfrm>
                    <a:prstGeom prst="rect">
                      <a:avLst/>
                    </a:prstGeom>
                  </pic:spPr>
                </pic:pic>
              </a:graphicData>
            </a:graphic>
          </wp:inline>
        </w:drawing>
      </w:r>
    </w:p>
    <w:p w14:paraId="15650097" w14:textId="77777777" w:rsidR="00250898" w:rsidRPr="000217F6" w:rsidRDefault="00FD0452">
      <w:pPr>
        <w:spacing w:after="0" w:line="259" w:lineRule="auto"/>
        <w:ind w:left="24" w:right="-15" w:hanging="10"/>
        <w:jc w:val="left"/>
        <w:rPr>
          <w:lang w:val="en-US"/>
        </w:rPr>
      </w:pPr>
      <w:r w:rsidRPr="000217F6">
        <w:rPr>
          <w:b/>
          <w:lang w:val="en-US"/>
        </w:rPr>
        <w:t xml:space="preserve">Fig.9: </w:t>
      </w:r>
      <w:r w:rsidRPr="000217F6">
        <w:rPr>
          <w:b/>
          <w:sz w:val="22"/>
          <w:lang w:val="en-US"/>
        </w:rPr>
        <w:t>Sandwich tern (</w:t>
      </w:r>
      <w:r w:rsidRPr="000217F6">
        <w:rPr>
          <w:rFonts w:ascii="Calibri" w:eastAsia="Calibri" w:hAnsi="Calibri" w:cs="Calibri"/>
          <w:i/>
          <w:sz w:val="22"/>
          <w:lang w:val="en-US"/>
        </w:rPr>
        <w:t xml:space="preserve">Sterna </w:t>
      </w:r>
      <w:proofErr w:type="spellStart"/>
      <w:r w:rsidRPr="000217F6">
        <w:rPr>
          <w:rFonts w:ascii="Calibri" w:eastAsia="Calibri" w:hAnsi="Calibri" w:cs="Calibri"/>
          <w:i/>
          <w:sz w:val="22"/>
          <w:lang w:val="en-US"/>
        </w:rPr>
        <w:t>sandvicensis</w:t>
      </w:r>
      <w:proofErr w:type="spellEnd"/>
      <w:r w:rsidRPr="000217F6">
        <w:rPr>
          <w:b/>
          <w:sz w:val="22"/>
          <w:lang w:val="en-US"/>
        </w:rPr>
        <w:t>) winter distribution in the Gulf of Lion.</w:t>
      </w:r>
    </w:p>
    <w:p w14:paraId="5ED44BDD"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16F412B" w14:textId="3D0EBC9A" w:rsidR="00250898" w:rsidRDefault="00FD0452">
      <w:pPr>
        <w:spacing w:after="249" w:line="259" w:lineRule="auto"/>
        <w:ind w:left="0" w:firstLine="0"/>
        <w:jc w:val="left"/>
      </w:pPr>
      <w:r>
        <w:rPr>
          <w:noProof/>
        </w:rPr>
        <w:lastRenderedPageBreak/>
        <w:drawing>
          <wp:inline distT="0" distB="0" distL="0" distR="0" wp14:anchorId="5CBD3B2C" wp14:editId="6293DF40">
            <wp:extent cx="6041754" cy="6041754"/>
            <wp:effectExtent l="0" t="0" r="0" b="0"/>
            <wp:docPr id="5215" name="Picture 5215"/>
            <wp:cNvGraphicFramePr/>
            <a:graphic xmlns:a="http://schemas.openxmlformats.org/drawingml/2006/main">
              <a:graphicData uri="http://schemas.openxmlformats.org/drawingml/2006/picture">
                <pic:pic xmlns:pic="http://schemas.openxmlformats.org/drawingml/2006/picture">
                  <pic:nvPicPr>
                    <pic:cNvPr id="5215" name="Picture 5215"/>
                    <pic:cNvPicPr/>
                  </pic:nvPicPr>
                  <pic:blipFill>
                    <a:blip r:embed="rId188"/>
                    <a:stretch>
                      <a:fillRect/>
                    </a:stretch>
                  </pic:blipFill>
                  <pic:spPr>
                    <a:xfrm>
                      <a:off x="0" y="0"/>
                      <a:ext cx="6041754" cy="6041754"/>
                    </a:xfrm>
                    <a:prstGeom prst="rect">
                      <a:avLst/>
                    </a:prstGeom>
                  </pic:spPr>
                </pic:pic>
              </a:graphicData>
            </a:graphic>
          </wp:inline>
        </w:drawing>
      </w:r>
    </w:p>
    <w:p w14:paraId="7423C6F7" w14:textId="77777777" w:rsidR="00250898" w:rsidRPr="000217F6" w:rsidRDefault="00FD0452">
      <w:pPr>
        <w:spacing w:after="130" w:line="269" w:lineRule="auto"/>
        <w:ind w:left="14" w:right="-9" w:hanging="2"/>
        <w:rPr>
          <w:lang w:val="en-US"/>
        </w:rPr>
      </w:pPr>
      <w:r w:rsidRPr="000217F6">
        <w:rPr>
          <w:b/>
          <w:lang w:val="en-US"/>
        </w:rPr>
        <w:t xml:space="preserve">Fig.10: </w:t>
      </w:r>
      <w:r w:rsidRPr="000217F6">
        <w:rPr>
          <w:b/>
          <w:sz w:val="22"/>
          <w:lang w:val="en-US"/>
        </w:rPr>
        <w:t>Small shearwaters (</w:t>
      </w:r>
      <w:proofErr w:type="spellStart"/>
      <w:r w:rsidRPr="000217F6">
        <w:rPr>
          <w:rFonts w:ascii="Calibri" w:eastAsia="Calibri" w:hAnsi="Calibri" w:cs="Calibri"/>
          <w:i/>
          <w:sz w:val="22"/>
          <w:lang w:val="en-US"/>
        </w:rPr>
        <w:t>Puffinus</w:t>
      </w:r>
      <w:proofErr w:type="spellEnd"/>
      <w:r w:rsidRPr="000217F6">
        <w:rPr>
          <w:rFonts w:ascii="Calibri" w:eastAsia="Calibri" w:hAnsi="Calibri" w:cs="Calibri"/>
          <w:i/>
          <w:sz w:val="22"/>
          <w:lang w:val="en-US"/>
        </w:rPr>
        <w:t xml:space="preserve"> </w:t>
      </w:r>
      <w:proofErr w:type="spellStart"/>
      <w:r w:rsidRPr="000217F6">
        <w:rPr>
          <w:rFonts w:ascii="Calibri" w:eastAsia="Calibri" w:hAnsi="Calibri" w:cs="Calibri"/>
          <w:i/>
          <w:sz w:val="22"/>
          <w:lang w:val="en-US"/>
        </w:rPr>
        <w:t>sp</w:t>
      </w:r>
      <w:proofErr w:type="spellEnd"/>
      <w:r w:rsidRPr="000217F6">
        <w:rPr>
          <w:b/>
          <w:sz w:val="22"/>
          <w:lang w:val="en-US"/>
        </w:rPr>
        <w:t xml:space="preserve">) winter distribution in the Gulf of Lion. </w:t>
      </w: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B94E25A" w14:textId="4DEA1D15" w:rsidR="00250898" w:rsidRDefault="00FD0452">
      <w:pPr>
        <w:spacing w:after="249" w:line="259" w:lineRule="auto"/>
        <w:ind w:left="29" w:firstLine="0"/>
        <w:jc w:val="left"/>
      </w:pPr>
      <w:r>
        <w:rPr>
          <w:noProof/>
        </w:rPr>
        <w:lastRenderedPageBreak/>
        <w:drawing>
          <wp:inline distT="0" distB="0" distL="0" distR="0" wp14:anchorId="5DE8730A" wp14:editId="399229D7">
            <wp:extent cx="6041754" cy="6041754"/>
            <wp:effectExtent l="0" t="0" r="0" b="0"/>
            <wp:docPr id="5272" name="Picture 5272"/>
            <wp:cNvGraphicFramePr/>
            <a:graphic xmlns:a="http://schemas.openxmlformats.org/drawingml/2006/main">
              <a:graphicData uri="http://schemas.openxmlformats.org/drawingml/2006/picture">
                <pic:pic xmlns:pic="http://schemas.openxmlformats.org/drawingml/2006/picture">
                  <pic:nvPicPr>
                    <pic:cNvPr id="5272" name="Picture 5272"/>
                    <pic:cNvPicPr/>
                  </pic:nvPicPr>
                  <pic:blipFill>
                    <a:blip r:embed="rId189"/>
                    <a:stretch>
                      <a:fillRect/>
                    </a:stretch>
                  </pic:blipFill>
                  <pic:spPr>
                    <a:xfrm>
                      <a:off x="0" y="0"/>
                      <a:ext cx="6041754" cy="6041754"/>
                    </a:xfrm>
                    <a:prstGeom prst="rect">
                      <a:avLst/>
                    </a:prstGeom>
                  </pic:spPr>
                </pic:pic>
              </a:graphicData>
            </a:graphic>
          </wp:inline>
        </w:drawing>
      </w:r>
    </w:p>
    <w:p w14:paraId="39BC4A79" w14:textId="77777777" w:rsidR="00250898" w:rsidRPr="000217F6" w:rsidRDefault="00FD0452">
      <w:pPr>
        <w:spacing w:after="0" w:line="259" w:lineRule="auto"/>
        <w:ind w:left="24" w:right="-15" w:hanging="10"/>
        <w:jc w:val="left"/>
        <w:rPr>
          <w:lang w:val="en-US"/>
        </w:rPr>
      </w:pPr>
      <w:r w:rsidRPr="000217F6">
        <w:rPr>
          <w:b/>
          <w:lang w:val="en-US"/>
        </w:rPr>
        <w:t xml:space="preserve">Fig.11: </w:t>
      </w:r>
      <w:r w:rsidRPr="000217F6">
        <w:rPr>
          <w:b/>
          <w:sz w:val="22"/>
          <w:lang w:val="en-US"/>
        </w:rPr>
        <w:t>Yellow-legged gull (</w:t>
      </w:r>
      <w:r w:rsidRPr="000217F6">
        <w:rPr>
          <w:rFonts w:ascii="Calibri" w:eastAsia="Calibri" w:hAnsi="Calibri" w:cs="Calibri"/>
          <w:i/>
          <w:sz w:val="22"/>
          <w:lang w:val="en-US"/>
        </w:rPr>
        <w:t xml:space="preserve">Larus </w:t>
      </w:r>
      <w:proofErr w:type="spellStart"/>
      <w:r w:rsidRPr="000217F6">
        <w:rPr>
          <w:rFonts w:ascii="Calibri" w:eastAsia="Calibri" w:hAnsi="Calibri" w:cs="Calibri"/>
          <w:i/>
          <w:sz w:val="22"/>
          <w:lang w:val="en-US"/>
        </w:rPr>
        <w:t>michaellis</w:t>
      </w:r>
      <w:proofErr w:type="spellEnd"/>
      <w:r w:rsidRPr="000217F6">
        <w:rPr>
          <w:b/>
          <w:sz w:val="22"/>
          <w:lang w:val="en-US"/>
        </w:rPr>
        <w:t>) summer distribution in the Gulf of Lion.</w:t>
      </w:r>
    </w:p>
    <w:p w14:paraId="0781CB25" w14:textId="77777777" w:rsidR="00250898" w:rsidRPr="000217F6" w:rsidRDefault="00FD0452">
      <w:pPr>
        <w:spacing w:after="130" w:line="269" w:lineRule="auto"/>
        <w:ind w:left="14" w:right="-9" w:hanging="2"/>
        <w:rPr>
          <w:lang w:val="en-US"/>
        </w:rPr>
      </w:pPr>
      <w:r w:rsidRPr="000217F6">
        <w:rPr>
          <w:sz w:val="22"/>
          <w:lang w:val="en-US"/>
        </w:rPr>
        <w:t xml:space="preserve">Estimated in four different ways: using an occupancy model with detection/non-detection data, an N-mixture model with count data, a Resource Selection Function (RSF) with movement data, and an integrated model combining both movement and count data (RSF + N-mixture). </w:t>
      </w:r>
      <w:r w:rsidRPr="000217F6">
        <w:rPr>
          <w:b/>
          <w:sz w:val="22"/>
          <w:lang w:val="en-US"/>
        </w:rPr>
        <w:t xml:space="preserve">(A) </w:t>
      </w:r>
      <w:r w:rsidRPr="000217F6">
        <w:rPr>
          <w:sz w:val="22"/>
          <w:lang w:val="en-US"/>
        </w:rPr>
        <w:t xml:space="preserve">Maps of the relative space-use intensity and the associated uncertainty on the results, computed as the standard deviation on the prediction. </w:t>
      </w:r>
      <w:r w:rsidRPr="000217F6">
        <w:rPr>
          <w:b/>
          <w:sz w:val="22"/>
          <w:lang w:val="en-US"/>
        </w:rPr>
        <w:t xml:space="preserve">(B) </w:t>
      </w:r>
      <w:r w:rsidRPr="000217F6">
        <w:rPr>
          <w:sz w:val="22"/>
          <w:lang w:val="en-US"/>
        </w:rPr>
        <w:t xml:space="preserve">Regression coefficient estimates for each method and each covariate. </w:t>
      </w:r>
      <w:r w:rsidRPr="000217F6">
        <w:rPr>
          <w:b/>
          <w:sz w:val="22"/>
          <w:lang w:val="en-US"/>
        </w:rPr>
        <w:t xml:space="preserve">(C) </w:t>
      </w:r>
      <w:r w:rsidRPr="000217F6">
        <w:rPr>
          <w:sz w:val="22"/>
          <w:lang w:val="en-US"/>
        </w:rPr>
        <w:t>Prediction on the predicted space use, computed as the standard deviation of the grid cells.</w:t>
      </w:r>
    </w:p>
    <w:p w14:paraId="195AECFC" w14:textId="77777777" w:rsidR="00250898" w:rsidRDefault="00FD0452">
      <w:pPr>
        <w:pStyle w:val="Titre1"/>
        <w:tabs>
          <w:tab w:val="center" w:pos="1872"/>
        </w:tabs>
        <w:spacing w:after="97"/>
        <w:ind w:left="0" w:firstLine="0"/>
      </w:pPr>
      <w:r>
        <w:lastRenderedPageBreak/>
        <w:t>III</w:t>
      </w:r>
      <w:r>
        <w:tab/>
        <w:t>Appendix C</w:t>
      </w:r>
    </w:p>
    <w:p w14:paraId="50424F45" w14:textId="10BC6171" w:rsidR="00250898" w:rsidRDefault="00FD0452">
      <w:pPr>
        <w:spacing w:after="0" w:line="259" w:lineRule="auto"/>
        <w:ind w:left="0" w:right="-6611" w:firstLine="0"/>
        <w:jc w:val="left"/>
      </w:pPr>
      <w:r>
        <w:rPr>
          <w:rFonts w:ascii="Calibri" w:eastAsia="Calibri" w:hAnsi="Calibri" w:cs="Calibri"/>
          <w:noProof/>
          <w:sz w:val="22"/>
        </w:rPr>
        <mc:AlternateContent>
          <mc:Choice Requires="wpg">
            <w:drawing>
              <wp:inline distT="0" distB="0" distL="0" distR="0" wp14:anchorId="375BE377" wp14:editId="5B321536">
                <wp:extent cx="6041754" cy="5449153"/>
                <wp:effectExtent l="0" t="0" r="0" b="0"/>
                <wp:docPr id="48277" name="Group 48277"/>
                <wp:cNvGraphicFramePr/>
                <a:graphic xmlns:a="http://schemas.openxmlformats.org/drawingml/2006/main">
                  <a:graphicData uri="http://schemas.microsoft.com/office/word/2010/wordprocessingGroup">
                    <wpg:wgp>
                      <wpg:cNvGrpSpPr/>
                      <wpg:grpSpPr>
                        <a:xfrm>
                          <a:off x="0" y="0"/>
                          <a:ext cx="6041754" cy="5449153"/>
                          <a:chOff x="0" y="0"/>
                          <a:chExt cx="6041754" cy="5449153"/>
                        </a:xfrm>
                      </wpg:grpSpPr>
                      <pic:pic xmlns:pic="http://schemas.openxmlformats.org/drawingml/2006/picture">
                        <pic:nvPicPr>
                          <pic:cNvPr id="5329" name="Picture 5329"/>
                          <pic:cNvPicPr/>
                        </pic:nvPicPr>
                        <pic:blipFill>
                          <a:blip r:embed="rId190"/>
                          <a:stretch>
                            <a:fillRect/>
                          </a:stretch>
                        </pic:blipFill>
                        <pic:spPr>
                          <a:xfrm>
                            <a:off x="0" y="0"/>
                            <a:ext cx="6041754" cy="1807949"/>
                          </a:xfrm>
                          <a:prstGeom prst="rect">
                            <a:avLst/>
                          </a:prstGeom>
                        </pic:spPr>
                      </pic:pic>
                      <pic:pic xmlns:pic="http://schemas.openxmlformats.org/drawingml/2006/picture">
                        <pic:nvPicPr>
                          <pic:cNvPr id="5331" name="Picture 5331"/>
                          <pic:cNvPicPr/>
                        </pic:nvPicPr>
                        <pic:blipFill>
                          <a:blip r:embed="rId191"/>
                          <a:stretch>
                            <a:fillRect/>
                          </a:stretch>
                        </pic:blipFill>
                        <pic:spPr>
                          <a:xfrm>
                            <a:off x="0" y="1820596"/>
                            <a:ext cx="6041754" cy="1807949"/>
                          </a:xfrm>
                          <a:prstGeom prst="rect">
                            <a:avLst/>
                          </a:prstGeom>
                        </pic:spPr>
                      </pic:pic>
                      <pic:pic xmlns:pic="http://schemas.openxmlformats.org/drawingml/2006/picture">
                        <pic:nvPicPr>
                          <pic:cNvPr id="5333" name="Picture 5333"/>
                          <pic:cNvPicPr/>
                        </pic:nvPicPr>
                        <pic:blipFill>
                          <a:blip r:embed="rId192"/>
                          <a:stretch>
                            <a:fillRect/>
                          </a:stretch>
                        </pic:blipFill>
                        <pic:spPr>
                          <a:xfrm>
                            <a:off x="0" y="3641204"/>
                            <a:ext cx="6041754" cy="1807949"/>
                          </a:xfrm>
                          <a:prstGeom prst="rect">
                            <a:avLst/>
                          </a:prstGeom>
                        </pic:spPr>
                      </pic:pic>
                    </wpg:wgp>
                  </a:graphicData>
                </a:graphic>
              </wp:inline>
            </w:drawing>
          </mc:Choice>
          <mc:Fallback xmlns:a="http://schemas.openxmlformats.org/drawingml/2006/main">
            <w:pict>
              <v:group id="Group 48277" style="width:475.729pt;height:429.067pt;mso-position-horizontal-relative:char;mso-position-vertical-relative:line" coordsize="60417,54491">
                <v:shape id="Picture 5329" style="position:absolute;width:60417;height:18079;left:0;top:0;" filled="f">
                  <v:imagedata r:id="rId262"/>
                </v:shape>
                <v:shape id="Picture 5331" style="position:absolute;width:60417;height:18079;left:0;top:18205;" filled="f">
                  <v:imagedata r:id="rId263"/>
                </v:shape>
                <v:shape id="Picture 5333" style="position:absolute;width:60417;height:18079;left:0;top:36412;" filled="f">
                  <v:imagedata r:id="rId264"/>
                </v:shape>
              </v:group>
            </w:pict>
          </mc:Fallback>
        </mc:AlternateContent>
      </w:r>
    </w:p>
    <w:p w14:paraId="1AE7EE19" w14:textId="77777777" w:rsidR="00250898" w:rsidRDefault="00FD0452">
      <w:pPr>
        <w:spacing w:after="0" w:line="259" w:lineRule="auto"/>
        <w:ind w:left="0" w:right="-9495" w:firstLine="0"/>
        <w:jc w:val="left"/>
      </w:pPr>
      <w:r>
        <w:rPr>
          <w:rFonts w:ascii="Calibri" w:eastAsia="Calibri" w:hAnsi="Calibri" w:cs="Calibri"/>
          <w:noProof/>
          <w:sz w:val="22"/>
        </w:rPr>
        <w:lastRenderedPageBreak/>
        <mc:AlternateContent>
          <mc:Choice Requires="wpg">
            <w:drawing>
              <wp:inline distT="0" distB="0" distL="0" distR="0" wp14:anchorId="2B648F50" wp14:editId="4BDAA99B">
                <wp:extent cx="6041754" cy="7269761"/>
                <wp:effectExtent l="0" t="0" r="0" b="0"/>
                <wp:docPr id="48285" name="Group 48285"/>
                <wp:cNvGraphicFramePr/>
                <a:graphic xmlns:a="http://schemas.openxmlformats.org/drawingml/2006/main">
                  <a:graphicData uri="http://schemas.microsoft.com/office/word/2010/wordprocessingGroup">
                    <wpg:wgp>
                      <wpg:cNvGrpSpPr/>
                      <wpg:grpSpPr>
                        <a:xfrm>
                          <a:off x="0" y="0"/>
                          <a:ext cx="6041754" cy="7269761"/>
                          <a:chOff x="0" y="0"/>
                          <a:chExt cx="6041754" cy="7269761"/>
                        </a:xfrm>
                      </wpg:grpSpPr>
                      <pic:pic xmlns:pic="http://schemas.openxmlformats.org/drawingml/2006/picture">
                        <pic:nvPicPr>
                          <pic:cNvPr id="5363" name="Picture 5363"/>
                          <pic:cNvPicPr/>
                        </pic:nvPicPr>
                        <pic:blipFill>
                          <a:blip r:embed="rId265"/>
                          <a:stretch>
                            <a:fillRect/>
                          </a:stretch>
                        </pic:blipFill>
                        <pic:spPr>
                          <a:xfrm>
                            <a:off x="0" y="0"/>
                            <a:ext cx="6041754" cy="1807949"/>
                          </a:xfrm>
                          <a:prstGeom prst="rect">
                            <a:avLst/>
                          </a:prstGeom>
                        </pic:spPr>
                      </pic:pic>
                      <pic:pic xmlns:pic="http://schemas.openxmlformats.org/drawingml/2006/picture">
                        <pic:nvPicPr>
                          <pic:cNvPr id="5365" name="Picture 5365"/>
                          <pic:cNvPicPr/>
                        </pic:nvPicPr>
                        <pic:blipFill>
                          <a:blip r:embed="rId266"/>
                          <a:stretch>
                            <a:fillRect/>
                          </a:stretch>
                        </pic:blipFill>
                        <pic:spPr>
                          <a:xfrm>
                            <a:off x="0" y="1820608"/>
                            <a:ext cx="6041754" cy="1807949"/>
                          </a:xfrm>
                          <a:prstGeom prst="rect">
                            <a:avLst/>
                          </a:prstGeom>
                        </pic:spPr>
                      </pic:pic>
                      <pic:pic xmlns:pic="http://schemas.openxmlformats.org/drawingml/2006/picture">
                        <pic:nvPicPr>
                          <pic:cNvPr id="5367" name="Picture 5367"/>
                          <pic:cNvPicPr/>
                        </pic:nvPicPr>
                        <pic:blipFill>
                          <a:blip r:embed="rId267"/>
                          <a:stretch>
                            <a:fillRect/>
                          </a:stretch>
                        </pic:blipFill>
                        <pic:spPr>
                          <a:xfrm>
                            <a:off x="0" y="3641204"/>
                            <a:ext cx="6041754" cy="1807949"/>
                          </a:xfrm>
                          <a:prstGeom prst="rect">
                            <a:avLst/>
                          </a:prstGeom>
                        </pic:spPr>
                      </pic:pic>
                      <pic:pic xmlns:pic="http://schemas.openxmlformats.org/drawingml/2006/picture">
                        <pic:nvPicPr>
                          <pic:cNvPr id="5369" name="Picture 5369"/>
                          <pic:cNvPicPr/>
                        </pic:nvPicPr>
                        <pic:blipFill>
                          <a:blip r:embed="rId268"/>
                          <a:stretch>
                            <a:fillRect/>
                          </a:stretch>
                        </pic:blipFill>
                        <pic:spPr>
                          <a:xfrm>
                            <a:off x="0" y="5461813"/>
                            <a:ext cx="6041754" cy="1807949"/>
                          </a:xfrm>
                          <a:prstGeom prst="rect">
                            <a:avLst/>
                          </a:prstGeom>
                        </pic:spPr>
                      </pic:pic>
                    </wpg:wgp>
                  </a:graphicData>
                </a:graphic>
              </wp:inline>
            </w:drawing>
          </mc:Choice>
          <mc:Fallback xmlns:a="http://schemas.openxmlformats.org/drawingml/2006/main">
            <w:pict>
              <v:group id="Group 48285" style="width:475.729pt;height:572.422pt;mso-position-horizontal-relative:char;mso-position-vertical-relative:line" coordsize="60417,72697">
                <v:shape id="Picture 5363" style="position:absolute;width:60417;height:18079;left:0;top:0;" filled="f">
                  <v:imagedata r:id="rId269"/>
                </v:shape>
                <v:shape id="Picture 5365" style="position:absolute;width:60417;height:18079;left:0;top:18206;" filled="f">
                  <v:imagedata r:id="rId270"/>
                </v:shape>
                <v:shape id="Picture 5367" style="position:absolute;width:60417;height:18079;left:0;top:36412;" filled="f">
                  <v:imagedata r:id="rId271"/>
                </v:shape>
                <v:shape id="Picture 5369" style="position:absolute;width:60417;height:18079;left:0;top:54618;" filled="f">
                  <v:imagedata r:id="rId272"/>
                </v:shape>
              </v:group>
            </w:pict>
          </mc:Fallback>
        </mc:AlternateContent>
      </w:r>
    </w:p>
    <w:sectPr w:rsidR="00250898">
      <w:headerReference w:type="even" r:id="rId273"/>
      <w:headerReference w:type="default" r:id="rId274"/>
      <w:footerReference w:type="even" r:id="rId275"/>
      <w:footerReference w:type="default" r:id="rId276"/>
      <w:headerReference w:type="first" r:id="rId277"/>
      <w:footerReference w:type="first" r:id="rId278"/>
      <w:pgSz w:w="11906" w:h="16838"/>
      <w:pgMar w:top="281" w:right="1166" w:bottom="430" w:left="1196" w:header="720"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Coline CANONNE" w:date="2024-06-06T18:08:00Z" w:initials="CC">
    <w:p w14:paraId="1D0A68C8" w14:textId="77777777" w:rsidR="00673C92" w:rsidRDefault="00673C92">
      <w:pPr>
        <w:pStyle w:val="Commentaire"/>
      </w:pPr>
      <w:r>
        <w:rPr>
          <w:rStyle w:val="Marquedecommentaire"/>
        </w:rPr>
        <w:annotationRef/>
      </w:r>
      <w:r>
        <w:t xml:space="preserve">Ajouter notion de temporalité et/ou quantité ? </w:t>
      </w:r>
    </w:p>
    <w:p w14:paraId="51EA4C93" w14:textId="6A678F24" w:rsidR="00673C92" w:rsidRDefault="00673C92">
      <w:pPr>
        <w:pStyle w:val="Commentaire"/>
      </w:pPr>
      <w:r>
        <w:t>Peut être démarrer bateau : « pour faire face à la demande croissante d’énergie décarbonée, la France prévoit l’installation de parcs éolien dans le golfe du Lion.</w:t>
      </w:r>
    </w:p>
  </w:comment>
  <w:comment w:id="22" w:author="Coline CANONNE" w:date="2024-06-06T18:11:00Z" w:initials="CC">
    <w:p w14:paraId="51B9317B" w14:textId="26AD8727" w:rsidR="00673C92" w:rsidRPr="002D6EF6" w:rsidRDefault="00673C92">
      <w:pPr>
        <w:pStyle w:val="Commentaire"/>
        <w:rPr>
          <w:lang w:val="en-US"/>
        </w:rPr>
      </w:pPr>
      <w:r>
        <w:rPr>
          <w:rStyle w:val="Marquedecommentaire"/>
        </w:rPr>
        <w:annotationRef/>
      </w:r>
      <w:proofErr w:type="gramStart"/>
      <w:r w:rsidRPr="002D6EF6">
        <w:rPr>
          <w:lang w:val="en-US"/>
        </w:rPr>
        <w:t>Consequently ?</w:t>
      </w:r>
      <w:proofErr w:type="gramEnd"/>
    </w:p>
  </w:comment>
  <w:comment w:id="28" w:author="Coline CANONNE" w:date="2024-06-06T18:14:00Z" w:initials="CC">
    <w:p w14:paraId="30BB79A0" w14:textId="6BC08C56" w:rsidR="002D6EF6" w:rsidRPr="002D6EF6" w:rsidRDefault="002D6EF6">
      <w:pPr>
        <w:pStyle w:val="Commentaire"/>
        <w:rPr>
          <w:lang w:val="en-US"/>
        </w:rPr>
      </w:pPr>
      <w:r>
        <w:rPr>
          <w:rStyle w:val="Marquedecommentaire"/>
        </w:rPr>
        <w:annotationRef/>
      </w:r>
      <w:proofErr w:type="gramStart"/>
      <w:r w:rsidRPr="002D6EF6">
        <w:rPr>
          <w:lang w:val="en-US"/>
        </w:rPr>
        <w:t>Utile ?</w:t>
      </w:r>
      <w:proofErr w:type="gramEnd"/>
    </w:p>
  </w:comment>
  <w:comment w:id="29" w:author="Coline CANONNE" w:date="2024-06-06T18:15:00Z" w:initials="CC">
    <w:p w14:paraId="54D4BBB2" w14:textId="6FFF689D" w:rsidR="002D6EF6" w:rsidRPr="002D6EF6" w:rsidRDefault="002D6EF6">
      <w:pPr>
        <w:pStyle w:val="Commentaire"/>
        <w:rPr>
          <w:lang w:val="en-US"/>
        </w:rPr>
      </w:pPr>
      <w:r>
        <w:rPr>
          <w:rStyle w:val="Marquedecommentaire"/>
        </w:rPr>
        <w:annotationRef/>
      </w:r>
      <w:proofErr w:type="gramStart"/>
      <w:r w:rsidRPr="002D6EF6">
        <w:rPr>
          <w:lang w:val="en-US"/>
        </w:rPr>
        <w:t>Suggest ?</w:t>
      </w:r>
      <w:proofErr w:type="gramEnd"/>
      <w:r w:rsidRPr="002D6EF6">
        <w:rPr>
          <w:lang w:val="en-US"/>
        </w:rPr>
        <w:t xml:space="preserve"> </w:t>
      </w:r>
    </w:p>
  </w:comment>
  <w:comment w:id="30" w:author="Coline CANONNE" w:date="2024-06-06T18:16:00Z" w:initials="CC">
    <w:p w14:paraId="6053BD35" w14:textId="160E559B" w:rsidR="002D6EF6" w:rsidRPr="002D6EF6" w:rsidRDefault="002D6EF6">
      <w:pPr>
        <w:pStyle w:val="Commentaire"/>
        <w:rPr>
          <w:lang w:val="en-US"/>
        </w:rPr>
      </w:pPr>
      <w:r>
        <w:rPr>
          <w:rStyle w:val="Marquedecommentaire"/>
        </w:rPr>
        <w:annotationRef/>
      </w:r>
      <w:r w:rsidRPr="002D6EF6">
        <w:rPr>
          <w:lang w:val="en-US"/>
        </w:rPr>
        <w:t>In i</w:t>
      </w:r>
      <w:r>
        <w:rPr>
          <w:lang w:val="en-US"/>
        </w:rPr>
        <w:t>solation</w:t>
      </w:r>
    </w:p>
  </w:comment>
  <w:comment w:id="31" w:author="Coline CANONNE" w:date="2024-06-06T18:17:00Z" w:initials="CC">
    <w:p w14:paraId="3EF6E4AA" w14:textId="2C37791F" w:rsidR="002D6EF6" w:rsidRPr="002D6EF6" w:rsidRDefault="002D6EF6">
      <w:pPr>
        <w:pStyle w:val="Commentaire"/>
        <w:rPr>
          <w:lang w:val="en-US"/>
        </w:rPr>
      </w:pPr>
      <w:r>
        <w:rPr>
          <w:rStyle w:val="Marquedecommentaire"/>
        </w:rPr>
        <w:annotationRef/>
      </w:r>
      <w:r w:rsidRPr="002D6EF6">
        <w:rPr>
          <w:lang w:val="en-US"/>
        </w:rPr>
        <w:t>In t</w:t>
      </w:r>
      <w:r>
        <w:rPr>
          <w:lang w:val="en-US"/>
        </w:rPr>
        <w:t>he vicinity</w:t>
      </w:r>
    </w:p>
  </w:comment>
  <w:comment w:id="32" w:author="Coline CANONNE" w:date="2024-06-06T18:16:00Z" w:initials="CC">
    <w:p w14:paraId="14C52D55" w14:textId="41E74520" w:rsidR="002D6EF6" w:rsidRPr="002D6EF6" w:rsidRDefault="002D6EF6">
      <w:pPr>
        <w:pStyle w:val="Commentaire"/>
        <w:rPr>
          <w:lang w:val="en-US"/>
        </w:rPr>
      </w:pPr>
      <w:r>
        <w:rPr>
          <w:rStyle w:val="Marquedecommentaire"/>
        </w:rPr>
        <w:annotationRef/>
      </w:r>
      <w:proofErr w:type="gramStart"/>
      <w:r w:rsidRPr="002D6EF6">
        <w:rPr>
          <w:lang w:val="en-US"/>
        </w:rPr>
        <w:t>Estuary ?</w:t>
      </w:r>
      <w:proofErr w:type="gramEnd"/>
    </w:p>
  </w:comment>
  <w:comment w:id="39" w:author="Coline CANONNE" w:date="2024-06-06T18:58:00Z" w:initials="CC">
    <w:p w14:paraId="006EF4C7" w14:textId="339748F3" w:rsidR="00B653AF" w:rsidRPr="00B653AF" w:rsidRDefault="00B653AF">
      <w:pPr>
        <w:pStyle w:val="Commentaire"/>
        <w:rPr>
          <w:lang w:val="en-US"/>
        </w:rPr>
      </w:pPr>
      <w:r>
        <w:rPr>
          <w:rStyle w:val="Marquedecommentaire"/>
        </w:rPr>
        <w:annotationRef/>
      </w:r>
      <w:proofErr w:type="gramStart"/>
      <w:r w:rsidRPr="00B653AF">
        <w:rPr>
          <w:lang w:val="en-US"/>
        </w:rPr>
        <w:t>Populations ?</w:t>
      </w:r>
      <w:proofErr w:type="gramEnd"/>
    </w:p>
  </w:comment>
  <w:comment w:id="40" w:author="Coline CANONNE" w:date="2024-06-06T18:59:00Z" w:initials="CC">
    <w:p w14:paraId="4DD65F61" w14:textId="7DF78A9D" w:rsidR="00B653AF" w:rsidRPr="00B653AF" w:rsidRDefault="00B653AF">
      <w:pPr>
        <w:pStyle w:val="Commentaire"/>
        <w:rPr>
          <w:lang w:val="en-US"/>
        </w:rPr>
      </w:pPr>
      <w:r>
        <w:rPr>
          <w:rStyle w:val="Marquedecommentaire"/>
        </w:rPr>
        <w:annotationRef/>
      </w:r>
      <w:r w:rsidRPr="00B653AF">
        <w:rPr>
          <w:lang w:val="en-US"/>
        </w:rPr>
        <w:t>are known to</w:t>
      </w:r>
    </w:p>
  </w:comment>
  <w:comment w:id="41" w:author="Coline CANONNE" w:date="2024-06-06T18:59:00Z" w:initials="CC">
    <w:p w14:paraId="1C8D9C6D" w14:textId="72BAD63B" w:rsidR="00B653AF" w:rsidRPr="00B653AF" w:rsidRDefault="00B653AF">
      <w:pPr>
        <w:pStyle w:val="Commentaire"/>
        <w:rPr>
          <w:lang w:val="en-US"/>
        </w:rPr>
      </w:pPr>
      <w:r>
        <w:rPr>
          <w:rStyle w:val="Marquedecommentaire"/>
        </w:rPr>
        <w:annotationRef/>
      </w:r>
      <w:r w:rsidRPr="00B653AF">
        <w:rPr>
          <w:lang w:val="en-US"/>
        </w:rPr>
        <w:t>that d</w:t>
      </w:r>
      <w:r>
        <w:rPr>
          <w:lang w:val="en-US"/>
        </w:rPr>
        <w:t>o not inhabit</w:t>
      </w:r>
    </w:p>
  </w:comment>
  <w:comment w:id="46" w:author="Coline CANONNE" w:date="2024-06-06T19:01:00Z" w:initials="CC">
    <w:p w14:paraId="369CD4FD" w14:textId="7CCA8BE7" w:rsidR="00B653AF" w:rsidRPr="00643831" w:rsidRDefault="00B653AF">
      <w:pPr>
        <w:pStyle w:val="Commentaire"/>
        <w:rPr>
          <w:lang w:val="en-US"/>
        </w:rPr>
      </w:pPr>
      <w:r>
        <w:rPr>
          <w:rStyle w:val="Marquedecommentaire"/>
        </w:rPr>
        <w:annotationRef/>
      </w:r>
      <w:r w:rsidR="0030539F" w:rsidRPr="00643831">
        <w:rPr>
          <w:lang w:val="en-US"/>
        </w:rPr>
        <w:t>categorized</w:t>
      </w:r>
      <w:r w:rsidRPr="00643831">
        <w:rPr>
          <w:lang w:val="en-US"/>
        </w:rPr>
        <w:t xml:space="preserve"> as </w:t>
      </w:r>
    </w:p>
  </w:comment>
  <w:comment w:id="49" w:author="Coline CANONNE" w:date="2024-06-06T19:03:00Z" w:initials="CC">
    <w:p w14:paraId="3063C95D" w14:textId="292E4C1E" w:rsidR="00B653AF" w:rsidRPr="00B653AF" w:rsidRDefault="00B653AF">
      <w:pPr>
        <w:pStyle w:val="Commentaire"/>
        <w:rPr>
          <w:lang w:val="en-US"/>
        </w:rPr>
      </w:pPr>
      <w:r>
        <w:rPr>
          <w:rStyle w:val="Marquedecommentaire"/>
        </w:rPr>
        <w:annotationRef/>
      </w:r>
      <w:r w:rsidRPr="00B653AF">
        <w:rPr>
          <w:lang w:val="en-US"/>
        </w:rPr>
        <w:t>resulting f</w:t>
      </w:r>
      <w:r>
        <w:rPr>
          <w:lang w:val="en-US"/>
        </w:rPr>
        <w:t>rom</w:t>
      </w:r>
    </w:p>
  </w:comment>
  <w:comment w:id="50" w:author="Coline CANONNE" w:date="2024-06-06T19:04:00Z" w:initials="CC">
    <w:p w14:paraId="362072B4" w14:textId="77777777" w:rsidR="00B653AF" w:rsidRDefault="00B653AF">
      <w:pPr>
        <w:pStyle w:val="Commentaire"/>
        <w:rPr>
          <w:lang w:val="en-US"/>
        </w:rPr>
      </w:pPr>
      <w:r>
        <w:rPr>
          <w:rStyle w:val="Marquedecommentaire"/>
        </w:rPr>
        <w:annotationRef/>
      </w:r>
      <w:r w:rsidRPr="00B653AF">
        <w:rPr>
          <w:lang w:val="en-US"/>
        </w:rPr>
        <w:t>The Gulf of Lion is a region of significant anthropogenic activity, including commercial fishing, tourism, and recreational activities.</w:t>
      </w:r>
    </w:p>
    <w:p w14:paraId="603E57BD" w14:textId="77777777" w:rsidR="00B653AF" w:rsidRDefault="00B653AF">
      <w:pPr>
        <w:pStyle w:val="Commentaire"/>
        <w:rPr>
          <w:lang w:val="en-US"/>
        </w:rPr>
      </w:pPr>
    </w:p>
    <w:p w14:paraId="702AE394" w14:textId="30AF18BD" w:rsidR="00B653AF" w:rsidRPr="00B653AF" w:rsidRDefault="00B653AF">
      <w:pPr>
        <w:pStyle w:val="Commentaire"/>
      </w:pPr>
      <w:r w:rsidRPr="00B653AF">
        <w:t>Pas sure que Hub f</w:t>
      </w:r>
      <w:r>
        <w:t>onctionne pour le tourisme</w:t>
      </w:r>
    </w:p>
  </w:comment>
  <w:comment w:id="51" w:author="Coline CANONNE" w:date="2024-06-06T19:05:00Z" w:initials="CC">
    <w:p w14:paraId="36862662" w14:textId="0CA797E7" w:rsidR="00D231D3" w:rsidRPr="00D231D3" w:rsidRDefault="00D231D3">
      <w:pPr>
        <w:pStyle w:val="Commentaire"/>
        <w:rPr>
          <w:lang w:val="en-US"/>
        </w:rPr>
      </w:pPr>
      <w:r>
        <w:rPr>
          <w:rStyle w:val="Marquedecommentaire"/>
        </w:rPr>
        <w:annotationRef/>
      </w:r>
      <w:r>
        <w:rPr>
          <w:lang w:val="en-US"/>
        </w:rPr>
        <w:t>This</w:t>
      </w:r>
      <w:r w:rsidRPr="00D231D3">
        <w:rPr>
          <w:lang w:val="en-US"/>
        </w:rPr>
        <w:t xml:space="preserve"> accumulation of anthropogenic impacts</w:t>
      </w:r>
      <w:r>
        <w:rPr>
          <w:lang w:val="en-US"/>
        </w:rPr>
        <w:t xml:space="preserve"> in the area </w:t>
      </w:r>
      <w:r w:rsidRPr="00D231D3">
        <w:rPr>
          <w:lang w:val="en-US"/>
        </w:rPr>
        <w:t>in turn affect the dynamics and viability of seabird populations.</w:t>
      </w:r>
    </w:p>
  </w:comment>
  <w:comment w:id="61" w:author="Coline CANONNE" w:date="2024-06-06T19:07:00Z" w:initials="CC">
    <w:p w14:paraId="54D40E6F" w14:textId="4071CB09" w:rsidR="00D231D3" w:rsidRPr="00D231D3" w:rsidRDefault="00D231D3">
      <w:pPr>
        <w:pStyle w:val="Commentaire"/>
        <w:rPr>
          <w:lang w:val="en-US"/>
        </w:rPr>
      </w:pPr>
      <w:r>
        <w:rPr>
          <w:rStyle w:val="Marquedecommentaire"/>
        </w:rPr>
        <w:annotationRef/>
      </w:r>
      <w:r>
        <w:rPr>
          <w:lang w:val="en-US"/>
        </w:rPr>
        <w:t>the effects of?</w:t>
      </w:r>
    </w:p>
  </w:comment>
  <w:comment w:id="75" w:author="Coline CANONNE" w:date="2024-06-06T19:14:00Z" w:initials="CC">
    <w:p w14:paraId="1E3ECC63" w14:textId="40DBFDC7" w:rsidR="00D231D3" w:rsidRPr="00990436" w:rsidRDefault="00D231D3">
      <w:pPr>
        <w:pStyle w:val="Commentaire"/>
        <w:rPr>
          <w:lang w:val="en-US"/>
        </w:rPr>
      </w:pPr>
      <w:r>
        <w:rPr>
          <w:rStyle w:val="Marquedecommentaire"/>
        </w:rPr>
        <w:annotationRef/>
      </w:r>
      <w:r w:rsidR="00990436">
        <w:rPr>
          <w:lang w:val="en-US"/>
        </w:rPr>
        <w:t xml:space="preserve">However, the fact that birds are attracted to wind farms also increases their risk of collision.  </w:t>
      </w:r>
    </w:p>
  </w:comment>
  <w:comment w:id="82" w:author="Coline CANONNE" w:date="2024-06-06T19:29:00Z" w:initials="CC">
    <w:p w14:paraId="0C81F2BC" w14:textId="027F95AD" w:rsidR="00744BED" w:rsidRPr="00744BED" w:rsidRDefault="00744BED">
      <w:pPr>
        <w:pStyle w:val="Commentaire"/>
        <w:rPr>
          <w:lang w:val="en-US"/>
        </w:rPr>
      </w:pPr>
      <w:r>
        <w:rPr>
          <w:rStyle w:val="Marquedecommentaire"/>
        </w:rPr>
        <w:annotationRef/>
      </w:r>
      <w:r w:rsidRPr="00744BED">
        <w:rPr>
          <w:lang w:val="en-US"/>
        </w:rPr>
        <w:t>The</w:t>
      </w:r>
      <w:r>
        <w:rPr>
          <w:lang w:val="en-US"/>
        </w:rPr>
        <w:t>se</w:t>
      </w:r>
      <w:r w:rsidRPr="00744BED">
        <w:rPr>
          <w:lang w:val="en-US"/>
        </w:rPr>
        <w:t xml:space="preserve"> protocols exhibit considerable variation, including the number of observers and the counting platforms employed.</w:t>
      </w:r>
    </w:p>
  </w:comment>
  <w:comment w:id="83" w:author="Coline CANONNE" w:date="2024-06-06T19:29:00Z" w:initials="CC">
    <w:p w14:paraId="739DC571" w14:textId="6984917C" w:rsidR="00744BED" w:rsidRDefault="00744BED">
      <w:pPr>
        <w:pStyle w:val="Commentaire"/>
      </w:pPr>
      <w:r>
        <w:rPr>
          <w:rStyle w:val="Marquedecommentaire"/>
        </w:rPr>
        <w:annotationRef/>
      </w:r>
      <w:proofErr w:type="gramStart"/>
      <w:r>
        <w:t>Varies</w:t>
      </w:r>
      <w:proofErr w:type="gramEnd"/>
      <w:r>
        <w:t xml:space="preserve"> </w:t>
      </w:r>
      <w:proofErr w:type="spellStart"/>
      <w:r>
        <w:t>across</w:t>
      </w:r>
      <w:proofErr w:type="spellEnd"/>
    </w:p>
  </w:comment>
  <w:comment w:id="91" w:author="Valentin Lauret" w:date="2024-06-06T15:19:00Z" w:initials="VL">
    <w:p w14:paraId="4015D576" w14:textId="48856138" w:rsidR="007C7BD3" w:rsidRDefault="007C7BD3">
      <w:pPr>
        <w:pStyle w:val="Commentaire"/>
      </w:pPr>
      <w:r>
        <w:rPr>
          <w:rStyle w:val="Marquedecommentaire"/>
        </w:rPr>
        <w:annotationRef/>
      </w:r>
      <w:r>
        <w:t>A mettre au-dessus vu que tu l’utilises avant.</w:t>
      </w:r>
    </w:p>
  </w:comment>
  <w:comment w:id="92" w:author="Valentin Lauret" w:date="2024-06-06T15:20:00Z" w:initials="VL">
    <w:p w14:paraId="3FEF8E5D" w14:textId="1D35BB89" w:rsidR="007C7BD3" w:rsidRDefault="007C7BD3">
      <w:pPr>
        <w:pStyle w:val="Commentaire"/>
      </w:pPr>
      <w:r>
        <w:rPr>
          <w:rStyle w:val="Marquedecommentaire"/>
        </w:rPr>
        <w:annotationRef/>
      </w:r>
      <w:r>
        <w:t>And altitude je crois.</w:t>
      </w:r>
    </w:p>
  </w:comment>
  <w:comment w:id="93" w:author="Coline CANONNE" w:date="2024-06-06T19:32:00Z" w:initials="CC">
    <w:p w14:paraId="36E2CF8D" w14:textId="5B851652" w:rsidR="00744BED" w:rsidRDefault="00744BED">
      <w:pPr>
        <w:pStyle w:val="Commentaire"/>
      </w:pPr>
      <w:r>
        <w:rPr>
          <w:rStyle w:val="Marquedecommentaire"/>
        </w:rPr>
        <w:annotationRef/>
      </w:r>
      <w:r>
        <w:t>Transition un peu abrupte. Retour à la ligne</w:t>
      </w:r>
    </w:p>
    <w:p w14:paraId="1BB62620" w14:textId="07F4675D" w:rsidR="00744BED" w:rsidRPr="00643831" w:rsidRDefault="00744BED">
      <w:pPr>
        <w:pStyle w:val="Commentaire"/>
      </w:pPr>
      <w:r w:rsidRPr="00643831">
        <w:t xml:space="preserve">Remettre </w:t>
      </w:r>
      <w:proofErr w:type="spellStart"/>
      <w:r w:rsidRPr="00643831">
        <w:t>assessment</w:t>
      </w:r>
      <w:proofErr w:type="spellEnd"/>
      <w:r w:rsidRPr="00643831">
        <w:t xml:space="preserve"> of </w:t>
      </w:r>
      <w:proofErr w:type="spellStart"/>
      <w:r w:rsidRPr="00643831">
        <w:t>what</w:t>
      </w:r>
      <w:proofErr w:type="spellEnd"/>
    </w:p>
    <w:p w14:paraId="04B1CECF" w14:textId="5F4D632E" w:rsidR="00744BED" w:rsidRPr="00643831" w:rsidRDefault="00744BED">
      <w:pPr>
        <w:pStyle w:val="Commentaire"/>
      </w:pPr>
    </w:p>
  </w:comment>
  <w:comment w:id="99" w:author="Coline CANONNE" w:date="2024-06-06T19:34:00Z" w:initials="CC">
    <w:p w14:paraId="22D78D47" w14:textId="37417DF7" w:rsidR="00744BED" w:rsidRPr="00744BED" w:rsidRDefault="00744BED">
      <w:pPr>
        <w:pStyle w:val="Commentaire"/>
        <w:rPr>
          <w:lang w:val="en-US"/>
        </w:rPr>
      </w:pPr>
      <w:r>
        <w:rPr>
          <w:rStyle w:val="Marquedecommentaire"/>
        </w:rPr>
        <w:annotationRef/>
      </w:r>
      <w:r w:rsidRPr="00744BED">
        <w:rPr>
          <w:lang w:val="en-US"/>
        </w:rPr>
        <w:t>The use of a single dataset provides only limited information on a given species.</w:t>
      </w:r>
    </w:p>
  </w:comment>
  <w:comment w:id="100" w:author="Coline CANONNE" w:date="2024-06-06T19:36:00Z" w:initials="CC">
    <w:p w14:paraId="344A696E" w14:textId="0714C33B" w:rsidR="00A27BB0" w:rsidRPr="00643831" w:rsidRDefault="00A27BB0">
      <w:pPr>
        <w:pStyle w:val="Commentaire"/>
        <w:rPr>
          <w:lang w:val="en-US"/>
        </w:rPr>
      </w:pPr>
      <w:r>
        <w:rPr>
          <w:rStyle w:val="Marquedecommentaire"/>
        </w:rPr>
        <w:annotationRef/>
      </w:r>
      <w:r w:rsidRPr="00643831">
        <w:rPr>
          <w:lang w:val="en-US"/>
        </w:rPr>
        <w:t>provide</w:t>
      </w:r>
    </w:p>
  </w:comment>
  <w:comment w:id="103" w:author="Coline CANONNE" w:date="2024-06-06T19:35:00Z" w:initials="CC">
    <w:p w14:paraId="709DC910" w14:textId="71285B7B" w:rsidR="00A27BB0" w:rsidRPr="00A27BB0" w:rsidRDefault="00A27BB0">
      <w:pPr>
        <w:pStyle w:val="Commentaire"/>
        <w:rPr>
          <w:lang w:val="en-US"/>
        </w:rPr>
      </w:pPr>
      <w:r>
        <w:rPr>
          <w:rStyle w:val="Marquedecommentaire"/>
        </w:rPr>
        <w:annotationRef/>
      </w:r>
      <w:r w:rsidRPr="00A27BB0">
        <w:rPr>
          <w:lang w:val="en-US"/>
        </w:rPr>
        <w:t>The integration of these d</w:t>
      </w:r>
      <w:r>
        <w:rPr>
          <w:lang w:val="en-US"/>
        </w:rPr>
        <w:t xml:space="preserve">atasets into a </w:t>
      </w:r>
      <w:proofErr w:type="spellStart"/>
      <w:r>
        <w:rPr>
          <w:lang w:val="en-US"/>
        </w:rPr>
        <w:t>unifed</w:t>
      </w:r>
      <w:proofErr w:type="spellEnd"/>
      <w:r>
        <w:rPr>
          <w:lang w:val="en-US"/>
        </w:rPr>
        <w:t xml:space="preserve"> analysis </w:t>
      </w:r>
    </w:p>
  </w:comment>
  <w:comment w:id="104" w:author="Coline CANONNE" w:date="2024-06-06T19:37:00Z" w:initials="CC">
    <w:p w14:paraId="709102FA" w14:textId="323E2FEB" w:rsidR="00A27BB0" w:rsidRPr="00A27BB0" w:rsidRDefault="00A27BB0">
      <w:pPr>
        <w:pStyle w:val="Commentaire"/>
        <w:rPr>
          <w:lang w:val="en-US"/>
        </w:rPr>
      </w:pPr>
      <w:r>
        <w:rPr>
          <w:rStyle w:val="Marquedecommentaire"/>
        </w:rPr>
        <w:annotationRef/>
      </w:r>
      <w:r w:rsidRPr="00A27BB0">
        <w:rPr>
          <w:lang w:val="en-US"/>
        </w:rPr>
        <w:t>For combining data from m</w:t>
      </w:r>
      <w:r>
        <w:rPr>
          <w:lang w:val="en-US"/>
        </w:rPr>
        <w:t>ultiple sources</w:t>
      </w:r>
    </w:p>
  </w:comment>
  <w:comment w:id="105" w:author="Coline CANONNE" w:date="2024-06-06T19:38:00Z" w:initials="CC">
    <w:p w14:paraId="5EDABBDC" w14:textId="0AE7F899" w:rsidR="00A27BB0" w:rsidRPr="00A27BB0" w:rsidRDefault="00A27BB0">
      <w:pPr>
        <w:pStyle w:val="Commentaire"/>
        <w:rPr>
          <w:lang w:val="en-US"/>
        </w:rPr>
      </w:pPr>
      <w:r>
        <w:rPr>
          <w:rStyle w:val="Marquedecommentaire"/>
        </w:rPr>
        <w:annotationRef/>
      </w:r>
      <w:r w:rsidRPr="00A27BB0">
        <w:rPr>
          <w:lang w:val="en-US"/>
        </w:rPr>
        <w:t>Frequently take the f</w:t>
      </w:r>
      <w:r>
        <w:rPr>
          <w:lang w:val="en-US"/>
        </w:rPr>
        <w:t>orm of</w:t>
      </w:r>
    </w:p>
  </w:comment>
  <w:comment w:id="120" w:author="Coline CANONNE" w:date="2024-06-07T09:37:00Z" w:initials="CC">
    <w:p w14:paraId="69E40DD0" w14:textId="372C6623" w:rsidR="00643831" w:rsidRPr="00643831" w:rsidRDefault="00643831">
      <w:pPr>
        <w:pStyle w:val="Commentaire"/>
        <w:rPr>
          <w:lang w:val="en-US"/>
        </w:rPr>
      </w:pPr>
      <w:r>
        <w:rPr>
          <w:rStyle w:val="Marquedecommentaire"/>
        </w:rPr>
        <w:annotationRef/>
      </w:r>
      <w:r w:rsidRPr="00643831">
        <w:rPr>
          <w:lang w:val="en-US"/>
        </w:rPr>
        <w:t xml:space="preserve">Common across, </w:t>
      </w:r>
      <w:proofErr w:type="spellStart"/>
      <w:r w:rsidRPr="00643831">
        <w:rPr>
          <w:lang w:val="en-US"/>
        </w:rPr>
        <w:t>ou</w:t>
      </w:r>
      <w:proofErr w:type="spellEnd"/>
      <w:r w:rsidRPr="00643831">
        <w:rPr>
          <w:lang w:val="en-US"/>
        </w:rPr>
        <w:t xml:space="preserve"> the s</w:t>
      </w:r>
      <w:r>
        <w:rPr>
          <w:lang w:val="en-US"/>
        </w:rPr>
        <w:t xml:space="preserve">ame </w:t>
      </w:r>
      <w:proofErr w:type="gramStart"/>
      <w:r>
        <w:rPr>
          <w:lang w:val="en-US"/>
        </w:rPr>
        <w:t>for ?</w:t>
      </w:r>
      <w:proofErr w:type="gramEnd"/>
    </w:p>
  </w:comment>
  <w:comment w:id="121" w:author="Coline CANONNE" w:date="2024-06-07T09:38:00Z" w:initials="CC">
    <w:p w14:paraId="422EB7B6" w14:textId="0A7620FD" w:rsidR="00643831" w:rsidRPr="00643831" w:rsidRDefault="00643831">
      <w:pPr>
        <w:pStyle w:val="Commentaire"/>
        <w:rPr>
          <w:lang w:val="en-US"/>
        </w:rPr>
      </w:pPr>
      <w:r>
        <w:rPr>
          <w:rStyle w:val="Marquedecommentaire"/>
        </w:rPr>
        <w:annotationRef/>
      </w:r>
      <w:r w:rsidRPr="00643831">
        <w:rPr>
          <w:lang w:val="en-US"/>
        </w:rPr>
        <w:t xml:space="preserve">The underlying assumption is that each observation protocol provides a </w:t>
      </w:r>
      <w:r>
        <w:rPr>
          <w:lang w:val="en-US"/>
        </w:rPr>
        <w:t>different</w:t>
      </w:r>
      <w:r w:rsidRPr="00643831">
        <w:rPr>
          <w:lang w:val="en-US"/>
        </w:rPr>
        <w:t xml:space="preserve"> representation of the same reality.</w:t>
      </w:r>
    </w:p>
  </w:comment>
  <w:comment w:id="122" w:author="Coline CANONNE" w:date="2024-06-07T09:39:00Z" w:initials="CC">
    <w:p w14:paraId="29768478" w14:textId="2F287C10" w:rsidR="00643831" w:rsidRPr="00643831" w:rsidRDefault="00643831">
      <w:pPr>
        <w:pStyle w:val="Commentaire"/>
        <w:rPr>
          <w:lang w:val="en-US"/>
        </w:rPr>
      </w:pPr>
      <w:r>
        <w:rPr>
          <w:rStyle w:val="Marquedecommentaire"/>
        </w:rPr>
        <w:annotationRef/>
      </w:r>
      <w:r w:rsidRPr="00643831">
        <w:rPr>
          <w:lang w:val="en-US"/>
        </w:rPr>
        <w:t>Integrated models offer several significant advantages over models based on a single data source. The</w:t>
      </w:r>
      <w:r>
        <w:rPr>
          <w:lang w:val="en-US"/>
        </w:rPr>
        <w:t xml:space="preserve"> primary </w:t>
      </w:r>
      <w:r w:rsidRPr="00643831">
        <w:rPr>
          <w:lang w:val="en-US"/>
        </w:rPr>
        <w:t>advantage is enhanced accuracy in estimating ecological parameters of interest</w:t>
      </w:r>
    </w:p>
  </w:comment>
  <w:comment w:id="123" w:author="Coline CANONNE" w:date="2024-06-07T09:41:00Z" w:initials="CC">
    <w:p w14:paraId="21175FF0" w14:textId="77777777" w:rsidR="00643831" w:rsidRDefault="00643831">
      <w:pPr>
        <w:pStyle w:val="Commentaire"/>
        <w:rPr>
          <w:lang w:val="en-US"/>
        </w:rPr>
      </w:pPr>
      <w:r>
        <w:rPr>
          <w:rStyle w:val="Marquedecommentaire"/>
        </w:rPr>
        <w:annotationRef/>
      </w:r>
      <w:r w:rsidRPr="00643831">
        <w:rPr>
          <w:lang w:val="en-US"/>
        </w:rPr>
        <w:t>additional parameters that would otherwise be inaccessible through the separate analysis of each data source.</w:t>
      </w:r>
    </w:p>
    <w:p w14:paraId="3F2C2EBB" w14:textId="093DC0BA" w:rsidR="00643831" w:rsidRPr="00643831" w:rsidRDefault="00643831">
      <w:pPr>
        <w:pStyle w:val="Commentaire"/>
        <w:rPr>
          <w:lang w:val="en-US"/>
        </w:rPr>
      </w:pPr>
    </w:p>
  </w:comment>
  <w:comment w:id="124" w:author="Coline CANONNE" w:date="2024-06-07T09:41:00Z" w:initials="CC">
    <w:p w14:paraId="18C82ECA" w14:textId="43CD9B19" w:rsidR="00643831" w:rsidRPr="00643831" w:rsidRDefault="00643831">
      <w:pPr>
        <w:pStyle w:val="Commentaire"/>
        <w:rPr>
          <w:lang w:val="en-US"/>
        </w:rPr>
      </w:pPr>
      <w:r>
        <w:rPr>
          <w:rStyle w:val="Marquedecommentaire"/>
        </w:rPr>
        <w:annotationRef/>
      </w:r>
      <w:r w:rsidRPr="00643831">
        <w:rPr>
          <w:lang w:val="en-US"/>
        </w:rPr>
        <w:t>The choice of species distribution model to be employed will depend on the availability of data and the specific ecological question being addressed.</w:t>
      </w:r>
    </w:p>
  </w:comment>
  <w:comment w:id="131" w:author="Coline CANONNE" w:date="2024-06-07T09:44:00Z" w:initials="CC">
    <w:p w14:paraId="4ADE81DA" w14:textId="05CC910E" w:rsidR="00643831" w:rsidRPr="00643831" w:rsidRDefault="00643831">
      <w:pPr>
        <w:pStyle w:val="Commentaire"/>
        <w:rPr>
          <w:lang w:val="en-US"/>
        </w:rPr>
      </w:pPr>
      <w:r>
        <w:rPr>
          <w:rStyle w:val="Marquedecommentaire"/>
        </w:rPr>
        <w:annotationRef/>
      </w:r>
      <w:r>
        <w:rPr>
          <w:lang w:val="en-US"/>
        </w:rPr>
        <w:t>As they</w:t>
      </w:r>
      <w:r w:rsidRPr="00643831">
        <w:rPr>
          <w:lang w:val="en-US"/>
        </w:rPr>
        <w:t xml:space="preserve"> are less costly to collect</w:t>
      </w:r>
    </w:p>
  </w:comment>
  <w:comment w:id="144" w:author="Coline CANONNE" w:date="2024-06-07T09:49:00Z" w:initials="CC">
    <w:p w14:paraId="16B4EB00" w14:textId="43F5FDA7" w:rsidR="0049036E" w:rsidRPr="0049036E" w:rsidRDefault="0049036E">
      <w:pPr>
        <w:pStyle w:val="Commentaire"/>
        <w:rPr>
          <w:lang w:val="en-US"/>
        </w:rPr>
      </w:pPr>
      <w:r>
        <w:rPr>
          <w:rStyle w:val="Marquedecommentaire"/>
        </w:rPr>
        <w:annotationRef/>
      </w:r>
      <w:r w:rsidRPr="0049036E">
        <w:rPr>
          <w:lang w:val="en-US"/>
        </w:rPr>
        <w:t>of interest to ascertain whether the utilization</w:t>
      </w:r>
    </w:p>
  </w:comment>
  <w:comment w:id="148" w:author="Coline CANONNE" w:date="2024-06-07T09:51:00Z" w:initials="CC">
    <w:p w14:paraId="22B3B81B" w14:textId="6826D65B" w:rsidR="0049036E" w:rsidRPr="0049036E" w:rsidRDefault="0049036E">
      <w:pPr>
        <w:pStyle w:val="Commentaire"/>
        <w:rPr>
          <w:lang w:val="en-US"/>
        </w:rPr>
      </w:pPr>
      <w:r>
        <w:rPr>
          <w:rStyle w:val="Marquedecommentaire"/>
        </w:rPr>
        <w:annotationRef/>
      </w:r>
      <w:r w:rsidRPr="0049036E">
        <w:rPr>
          <w:lang w:val="en-US"/>
        </w:rPr>
        <w:t>employed</w:t>
      </w:r>
    </w:p>
  </w:comment>
  <w:comment w:id="164" w:author="Coline CANONNE" w:date="2024-06-07T09:55:00Z" w:initials="CC">
    <w:p w14:paraId="0C37F24E" w14:textId="25AED8ED" w:rsidR="0049036E" w:rsidRPr="0049036E" w:rsidRDefault="0049036E">
      <w:pPr>
        <w:pStyle w:val="Commentaire"/>
        <w:rPr>
          <w:lang w:val="en-US"/>
        </w:rPr>
      </w:pPr>
      <w:r>
        <w:rPr>
          <w:rStyle w:val="Marquedecommentaire"/>
        </w:rPr>
        <w:annotationRef/>
      </w:r>
      <w:r w:rsidRPr="0049036E">
        <w:rPr>
          <w:lang w:val="en-US"/>
        </w:rPr>
        <w:t xml:space="preserve">Nevertheless, the construction of a synthetic map is a challenging </w:t>
      </w:r>
      <w:proofErr w:type="spellStart"/>
      <w:r w:rsidRPr="0049036E">
        <w:rPr>
          <w:lang w:val="en-US"/>
        </w:rPr>
        <w:t>endeavour</w:t>
      </w:r>
      <w:proofErr w:type="spellEnd"/>
      <w:r w:rsidRPr="0049036E">
        <w:rPr>
          <w:lang w:val="en-US"/>
        </w:rPr>
        <w:t>, as the final indicator must account for both species distribution and the risks posed by future wind farm installations, which is strongly species-dependent.</w:t>
      </w:r>
    </w:p>
  </w:comment>
  <w:comment w:id="171" w:author="Coline CANONNE" w:date="2024-06-07T09:56:00Z" w:initials="CC">
    <w:p w14:paraId="5D75C942" w14:textId="7E56F9AA" w:rsidR="0030539F" w:rsidRPr="0030539F" w:rsidRDefault="0030539F">
      <w:pPr>
        <w:pStyle w:val="Commentaire"/>
        <w:rPr>
          <w:lang w:val="en-US"/>
        </w:rPr>
      </w:pPr>
      <w:r>
        <w:rPr>
          <w:rStyle w:val="Marquedecommentaire"/>
        </w:rPr>
        <w:annotationRef/>
      </w:r>
      <w:r w:rsidRPr="0030539F">
        <w:rPr>
          <w:lang w:val="en-US"/>
        </w:rPr>
        <w:t>with greater importance being assigned to them in the final map.</w:t>
      </w:r>
    </w:p>
  </w:comment>
  <w:comment w:id="179" w:author="Coline CANONNE" w:date="2024-06-07T10:09:00Z" w:initials="CC">
    <w:p w14:paraId="250DA48D" w14:textId="5F347973" w:rsidR="00727821" w:rsidRPr="00727821" w:rsidRDefault="00727821">
      <w:pPr>
        <w:pStyle w:val="Commentaire"/>
        <w:rPr>
          <w:lang w:val="en-US"/>
        </w:rPr>
      </w:pPr>
      <w:r>
        <w:rPr>
          <w:rStyle w:val="Marquedecommentaire"/>
        </w:rPr>
        <w:annotationRef/>
      </w:r>
      <w:r w:rsidRPr="00727821">
        <w:rPr>
          <w:lang w:val="en-US"/>
        </w:rPr>
        <w:t xml:space="preserve">The </w:t>
      </w:r>
      <w:proofErr w:type="spellStart"/>
      <w:r w:rsidRPr="00727821">
        <w:rPr>
          <w:lang w:val="en-US"/>
        </w:rPr>
        <w:t>futur</w:t>
      </w:r>
      <w:proofErr w:type="spellEnd"/>
      <w:r w:rsidRPr="00727821">
        <w:rPr>
          <w:lang w:val="en-US"/>
        </w:rPr>
        <w:t xml:space="preserve"> wind f</w:t>
      </w:r>
      <w:r>
        <w:rPr>
          <w:lang w:val="en-US"/>
        </w:rPr>
        <w:t>arm sites</w:t>
      </w:r>
    </w:p>
  </w:comment>
  <w:comment w:id="182" w:author="Coline CANONNE" w:date="2024-06-07T10:10:00Z" w:initials="CC">
    <w:p w14:paraId="6B0FC45A" w14:textId="29AE3099" w:rsidR="00727821" w:rsidRPr="004E3D27" w:rsidRDefault="00727821">
      <w:pPr>
        <w:pStyle w:val="Commentaire"/>
        <w:rPr>
          <w:lang w:val="en-US"/>
        </w:rPr>
      </w:pPr>
      <w:r>
        <w:rPr>
          <w:rStyle w:val="Marquedecommentaire"/>
        </w:rPr>
        <w:annotationRef/>
      </w:r>
      <w:r w:rsidRPr="004E3D27">
        <w:rPr>
          <w:lang w:val="en-US"/>
        </w:rPr>
        <w:t xml:space="preserve">On an </w:t>
      </w:r>
      <w:proofErr w:type="spellStart"/>
      <w:r w:rsidRPr="004E3D27">
        <w:rPr>
          <w:lang w:val="en-US"/>
        </w:rPr>
        <w:t>anual</w:t>
      </w:r>
      <w:proofErr w:type="spellEnd"/>
      <w:r w:rsidRPr="004E3D27">
        <w:rPr>
          <w:lang w:val="en-US"/>
        </w:rPr>
        <w:t xml:space="preserve"> basis</w:t>
      </w:r>
    </w:p>
  </w:comment>
  <w:comment w:id="185" w:author="Coline CANONNE" w:date="2024-06-07T11:23:00Z" w:initials="CC">
    <w:p w14:paraId="6CC7492F" w14:textId="0AE19A78" w:rsidR="00B804AA" w:rsidRDefault="00B804AA">
      <w:pPr>
        <w:pStyle w:val="Commentaire"/>
      </w:pPr>
      <w:r>
        <w:rPr>
          <w:rStyle w:val="Marquedecommentaire"/>
        </w:rPr>
        <w:annotationRef/>
      </w:r>
      <w:r>
        <w:t>Ici et en dessous : il faut choisir une convention pour Fig./</w:t>
      </w:r>
      <w:proofErr w:type="spellStart"/>
      <w:r>
        <w:t>tab.</w:t>
      </w:r>
      <w:proofErr w:type="spellEnd"/>
      <w:r>
        <w:t xml:space="preserve"> Puis dans le texte et garder la même tout le long (check aussi le titre des </w:t>
      </w:r>
      <w:proofErr w:type="spellStart"/>
      <w:r>
        <w:t>fig</w:t>
      </w:r>
      <w:proofErr w:type="spellEnd"/>
      <w:r>
        <w:t>)</w:t>
      </w:r>
    </w:p>
    <w:p w14:paraId="5256BFD1" w14:textId="575E4F24" w:rsidR="00B804AA" w:rsidRDefault="00B804AA">
      <w:pPr>
        <w:pStyle w:val="Commentaire"/>
      </w:pPr>
      <w:r>
        <w:t xml:space="preserve">Là on a </w:t>
      </w:r>
      <w:proofErr w:type="gramStart"/>
      <w:r>
        <w:t>du</w:t>
      </w:r>
      <w:proofErr w:type="gramEnd"/>
      <w:r>
        <w:t xml:space="preserve"> mélanger d’une personne à l’autre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2" w:author="Valentin Lauret" w:date="2024-06-06T15:31:00Z" w:initials="VL">
    <w:p w14:paraId="2B9C943C" w14:textId="63E54788" w:rsidR="00A9039F" w:rsidRPr="004E3D27" w:rsidRDefault="00A9039F">
      <w:pPr>
        <w:pStyle w:val="Commentaire"/>
        <w:rPr>
          <w:lang w:val="en-US"/>
        </w:rPr>
      </w:pPr>
      <w:r>
        <w:rPr>
          <w:rStyle w:val="Marquedecommentaire"/>
        </w:rPr>
        <w:annotationRef/>
      </w:r>
      <w:r>
        <w:t xml:space="preserve">Euh, ben on est dans des modèles statiques, donc on aurait eu 1 </w:t>
      </w:r>
      <w:proofErr w:type="spellStart"/>
      <w:r>
        <w:t>repet</w:t>
      </w:r>
      <w:proofErr w:type="spellEnd"/>
      <w:r>
        <w:t xml:space="preserve"> en été 2012, et d’autres </w:t>
      </w:r>
      <w:proofErr w:type="spellStart"/>
      <w:r>
        <w:t>repet</w:t>
      </w:r>
      <w:proofErr w:type="spellEnd"/>
      <w:r>
        <w:t xml:space="preserve"> en été 2018-2019. </w:t>
      </w:r>
      <w:proofErr w:type="spellStart"/>
      <w:r w:rsidRPr="004E3D27">
        <w:rPr>
          <w:lang w:val="en-US"/>
        </w:rPr>
        <w:t>Ça</w:t>
      </w:r>
      <w:proofErr w:type="spellEnd"/>
      <w:r w:rsidRPr="004E3D27">
        <w:rPr>
          <w:lang w:val="en-US"/>
        </w:rPr>
        <w:t xml:space="preserve"> </w:t>
      </w:r>
      <w:proofErr w:type="spellStart"/>
      <w:r w:rsidRPr="004E3D27">
        <w:rPr>
          <w:lang w:val="en-US"/>
        </w:rPr>
        <w:t>aurait</w:t>
      </w:r>
      <w:proofErr w:type="spellEnd"/>
      <w:r w:rsidRPr="004E3D27">
        <w:rPr>
          <w:lang w:val="en-US"/>
        </w:rPr>
        <w:t xml:space="preserve"> </w:t>
      </w:r>
      <w:proofErr w:type="spellStart"/>
      <w:r w:rsidRPr="004E3D27">
        <w:rPr>
          <w:lang w:val="en-US"/>
        </w:rPr>
        <w:t>pu</w:t>
      </w:r>
      <w:proofErr w:type="spellEnd"/>
      <w:r w:rsidRPr="004E3D27">
        <w:rPr>
          <w:lang w:val="en-US"/>
        </w:rPr>
        <w:t xml:space="preserve"> marcher, </w:t>
      </w:r>
      <w:proofErr w:type="gramStart"/>
      <w:r w:rsidRPr="004E3D27">
        <w:rPr>
          <w:lang w:val="en-US"/>
        </w:rPr>
        <w:t>non ?</w:t>
      </w:r>
      <w:proofErr w:type="gramEnd"/>
    </w:p>
  </w:comment>
  <w:comment w:id="194" w:author="Coline CANONNE" w:date="2024-06-07T10:16:00Z" w:initials="CC">
    <w:p w14:paraId="59F91A6F" w14:textId="3192E63C" w:rsidR="00FA39B9" w:rsidRPr="00FA39B9" w:rsidRDefault="00FA39B9">
      <w:pPr>
        <w:pStyle w:val="Commentaire"/>
        <w:rPr>
          <w:lang w:val="en-US"/>
        </w:rPr>
      </w:pPr>
      <w:r>
        <w:rPr>
          <w:rStyle w:val="Marquedecommentaire"/>
        </w:rPr>
        <w:annotationRef/>
      </w:r>
      <w:r w:rsidRPr="00FA39B9">
        <w:rPr>
          <w:lang w:val="en-US"/>
        </w:rPr>
        <w:t>It also collects data on seabirds, with the assistance of an ornithologist on board.</w:t>
      </w:r>
    </w:p>
  </w:comment>
  <w:comment w:id="203" w:author="Coline CANONNE" w:date="2024-06-07T10:19:00Z" w:initials="CC">
    <w:p w14:paraId="2481DF89" w14:textId="5B0D7428" w:rsidR="00FA39B9" w:rsidRDefault="00FA39B9">
      <w:pPr>
        <w:pStyle w:val="Commentaire"/>
      </w:pPr>
      <w:r>
        <w:rPr>
          <w:rStyle w:val="Marquedecommentaire"/>
        </w:rPr>
        <w:annotationRef/>
      </w:r>
      <w:r>
        <w:t xml:space="preserve">C’est l’utilisation d </w:t>
      </w:r>
      <w:proofErr w:type="spellStart"/>
      <w:r>
        <w:t>el’habitat</w:t>
      </w:r>
      <w:proofErr w:type="spellEnd"/>
      <w:r>
        <w:t xml:space="preserve"> qui change plus que la distribution non ?</w:t>
      </w:r>
    </w:p>
  </w:comment>
  <w:comment w:id="211" w:author="Coline CANONNE" w:date="2024-06-07T10:20:00Z" w:initials="CC">
    <w:p w14:paraId="553A64EF" w14:textId="74F7EA91" w:rsidR="00FA39B9" w:rsidRPr="00FA39B9" w:rsidRDefault="00FA39B9">
      <w:pPr>
        <w:pStyle w:val="Commentaire"/>
        <w:rPr>
          <w:lang w:val="en-US"/>
        </w:rPr>
      </w:pPr>
      <w:r>
        <w:rPr>
          <w:rStyle w:val="Marquedecommentaire"/>
        </w:rPr>
        <w:annotationRef/>
      </w:r>
      <w:r w:rsidRPr="00FA39B9">
        <w:rPr>
          <w:lang w:val="en-US"/>
        </w:rPr>
        <w:t xml:space="preserve">We split our analysis </w:t>
      </w:r>
    </w:p>
  </w:comment>
  <w:comment w:id="212" w:author="Coline CANONNE" w:date="2024-06-07T10:21:00Z" w:initials="CC">
    <w:p w14:paraId="65EEBFCC" w14:textId="05FA7E51" w:rsidR="00FA39B9" w:rsidRPr="00FA39B9" w:rsidRDefault="00FA39B9">
      <w:pPr>
        <w:pStyle w:val="Commentaire"/>
        <w:rPr>
          <w:lang w:val="en-US"/>
        </w:rPr>
      </w:pPr>
      <w:r>
        <w:rPr>
          <w:rStyle w:val="Marquedecommentaire"/>
        </w:rPr>
        <w:annotationRef/>
      </w:r>
      <w:proofErr w:type="gramStart"/>
      <w:r w:rsidRPr="00FA39B9">
        <w:rPr>
          <w:lang w:val="en-US"/>
        </w:rPr>
        <w:t>The ?</w:t>
      </w:r>
      <w:proofErr w:type="gramEnd"/>
    </w:p>
  </w:comment>
  <w:comment w:id="213" w:author="Coline CANONNE" w:date="2024-06-07T10:23:00Z" w:initials="CC">
    <w:p w14:paraId="2FFC4612" w14:textId="272CC156" w:rsidR="00FA39B9" w:rsidRPr="00FA39B9" w:rsidRDefault="00FA39B9">
      <w:pPr>
        <w:pStyle w:val="Commentaire"/>
        <w:rPr>
          <w:lang w:val="en-US"/>
        </w:rPr>
      </w:pPr>
      <w:r>
        <w:rPr>
          <w:rStyle w:val="Marquedecommentaire"/>
        </w:rPr>
        <w:annotationRef/>
      </w:r>
      <w:r w:rsidRPr="00FA39B9">
        <w:rPr>
          <w:lang w:val="en-US"/>
        </w:rPr>
        <w:t xml:space="preserve">In the years 2021 and 2022, the </w:t>
      </w:r>
      <w:proofErr w:type="spellStart"/>
      <w:r w:rsidRPr="00FA39B9">
        <w:rPr>
          <w:lang w:val="en-US"/>
        </w:rPr>
        <w:t>Migralion</w:t>
      </w:r>
      <w:proofErr w:type="spellEnd"/>
      <w:r w:rsidRPr="00FA39B9">
        <w:rPr>
          <w:lang w:val="en-US"/>
        </w:rPr>
        <w:t xml:space="preserve"> project deployed GPS tracking devices on</w:t>
      </w:r>
    </w:p>
  </w:comment>
  <w:comment w:id="218" w:author="Coline CANONNE" w:date="2024-06-07T10:25:00Z" w:initials="CC">
    <w:p w14:paraId="5138F3D1" w14:textId="1091A45E" w:rsidR="00FA39B9" w:rsidRPr="004E3D27" w:rsidRDefault="00FA39B9">
      <w:pPr>
        <w:pStyle w:val="Commentaire"/>
        <w:rPr>
          <w:lang w:val="en-US"/>
        </w:rPr>
      </w:pPr>
      <w:r>
        <w:rPr>
          <w:rStyle w:val="Marquedecommentaire"/>
        </w:rPr>
        <w:annotationRef/>
      </w:r>
      <w:proofErr w:type="spellStart"/>
      <w:r w:rsidRPr="004E3D27">
        <w:rPr>
          <w:lang w:val="en-US"/>
        </w:rPr>
        <w:t>En</w:t>
      </w:r>
      <w:proofErr w:type="spellEnd"/>
      <w:r w:rsidRPr="004E3D27">
        <w:rPr>
          <w:lang w:val="en-US"/>
        </w:rPr>
        <w:t xml:space="preserve"> </w:t>
      </w:r>
      <w:proofErr w:type="spellStart"/>
      <w:r w:rsidRPr="004E3D27">
        <w:rPr>
          <w:lang w:val="en-US"/>
        </w:rPr>
        <w:t>lettres</w:t>
      </w:r>
      <w:proofErr w:type="spellEnd"/>
      <w:r w:rsidRPr="004E3D27">
        <w:rPr>
          <w:lang w:val="en-US"/>
        </w:rPr>
        <w:t xml:space="preserve"> </w:t>
      </w:r>
      <w:proofErr w:type="spellStart"/>
      <w:r w:rsidRPr="004E3D27">
        <w:rPr>
          <w:lang w:val="en-US"/>
        </w:rPr>
        <w:t>jusqu’à</w:t>
      </w:r>
      <w:proofErr w:type="spellEnd"/>
      <w:r w:rsidRPr="004E3D27">
        <w:rPr>
          <w:lang w:val="en-US"/>
        </w:rPr>
        <w:t xml:space="preserve"> 9</w:t>
      </w:r>
    </w:p>
  </w:comment>
  <w:comment w:id="222" w:author="Coline CANONNE" w:date="2024-06-07T10:27:00Z" w:initials="CC">
    <w:p w14:paraId="6B653031" w14:textId="29041991" w:rsidR="0085690E" w:rsidRPr="00DE798D" w:rsidRDefault="0085690E">
      <w:pPr>
        <w:pStyle w:val="Commentaire"/>
        <w:rPr>
          <w:lang w:val="en-US"/>
        </w:rPr>
      </w:pPr>
      <w:r>
        <w:rPr>
          <w:rStyle w:val="Marquedecommentaire"/>
        </w:rPr>
        <w:annotationRef/>
      </w:r>
      <w:r w:rsidRPr="00DE798D">
        <w:rPr>
          <w:lang w:val="en-US"/>
        </w:rPr>
        <w:t>The choice of covariates</w:t>
      </w:r>
    </w:p>
  </w:comment>
  <w:comment w:id="229" w:author="Coline CANONNE" w:date="2024-06-07T10:32:00Z" w:initials="CC">
    <w:p w14:paraId="2D257328" w14:textId="24223583" w:rsidR="0085690E" w:rsidRPr="004E3D27" w:rsidRDefault="0085690E">
      <w:pPr>
        <w:pStyle w:val="Commentaire"/>
      </w:pPr>
      <w:r>
        <w:rPr>
          <w:rStyle w:val="Marquedecommentaire"/>
        </w:rPr>
        <w:annotationRef/>
      </w:r>
      <w:proofErr w:type="spellStart"/>
      <w:proofErr w:type="gramStart"/>
      <w:r w:rsidRPr="004E3D27">
        <w:t>considerable</w:t>
      </w:r>
      <w:proofErr w:type="spellEnd"/>
      <w:proofErr w:type="gramEnd"/>
    </w:p>
  </w:comment>
  <w:comment w:id="230" w:author="Coline CANONNE" w:date="2024-06-07T10:36:00Z" w:initials="CC">
    <w:p w14:paraId="68A7DA02" w14:textId="0C0F00E2" w:rsidR="00DE798D" w:rsidRPr="00DE798D" w:rsidRDefault="00DE798D">
      <w:pPr>
        <w:pStyle w:val="Commentaire"/>
      </w:pPr>
      <w:r>
        <w:rPr>
          <w:rStyle w:val="Marquedecommentaire"/>
        </w:rPr>
        <w:annotationRef/>
      </w:r>
      <w:proofErr w:type="gramStart"/>
      <w:r w:rsidRPr="00DE798D">
        <w:t>c’est</w:t>
      </w:r>
      <w:proofErr w:type="gramEnd"/>
      <w:r w:rsidRPr="00DE798D">
        <w:t xml:space="preserve"> le nom du b</w:t>
      </w:r>
      <w:r>
        <w:t>lock du coup pas de s ?</w:t>
      </w:r>
    </w:p>
  </w:comment>
  <w:comment w:id="231" w:author="Valentin Lauret" w:date="2024-06-06T15:35:00Z" w:initials="VL">
    <w:p w14:paraId="75326C94" w14:textId="2B9734F0" w:rsidR="00A9039F" w:rsidRDefault="00A9039F">
      <w:pPr>
        <w:pStyle w:val="Commentaire"/>
      </w:pPr>
      <w:r>
        <w:rPr>
          <w:rStyle w:val="Marquedecommentaire"/>
        </w:rPr>
        <w:annotationRef/>
      </w:r>
      <w:r>
        <w:t xml:space="preserve">La légende des tables je crois que ça va </w:t>
      </w:r>
      <w:proofErr w:type="spellStart"/>
      <w:r>
        <w:t>au dessus</w:t>
      </w:r>
      <w:proofErr w:type="spellEnd"/>
      <w:r>
        <w:t xml:space="preserve"> du tableau.</w:t>
      </w:r>
    </w:p>
  </w:comment>
  <w:comment w:id="232" w:author="Coline CANONNE" w:date="2024-06-07T10:32:00Z" w:initials="CC">
    <w:p w14:paraId="5E0C66B0" w14:textId="636BF4A7" w:rsidR="0085690E" w:rsidRDefault="0085690E">
      <w:pPr>
        <w:pStyle w:val="Commentaire"/>
      </w:pPr>
      <w:r>
        <w:rPr>
          <w:rStyle w:val="Marquedecommentaire"/>
        </w:rPr>
        <w:annotationRef/>
      </w:r>
      <w:r>
        <w:t>Oui</w:t>
      </w:r>
    </w:p>
    <w:p w14:paraId="7CA4FE83" w14:textId="13E401CB" w:rsidR="0085690E" w:rsidRDefault="0085690E">
      <w:pPr>
        <w:pStyle w:val="Commentaire"/>
      </w:pPr>
      <w:r>
        <w:t>Ajouter un mot sur la colonne block</w:t>
      </w:r>
    </w:p>
  </w:comment>
  <w:comment w:id="233" w:author="Coline CANONNE" w:date="2024-06-07T10:33:00Z" w:initials="CC">
    <w:p w14:paraId="62078AFB" w14:textId="22BAF26F" w:rsidR="0085690E" w:rsidRDefault="0085690E">
      <w:pPr>
        <w:pStyle w:val="Commentaire"/>
      </w:pPr>
      <w:r>
        <w:rPr>
          <w:rStyle w:val="Marquedecommentaire"/>
        </w:rPr>
        <w:annotationRef/>
      </w:r>
      <w:r>
        <w:t>Pas hyper clair pour moi</w:t>
      </w:r>
    </w:p>
    <w:p w14:paraId="4F6BB2FD" w14:textId="59FA7E46" w:rsidR="0085690E" w:rsidRDefault="0085690E">
      <w:pPr>
        <w:pStyle w:val="Commentaire"/>
      </w:pPr>
      <w:r>
        <w:t xml:space="preserve">Un truc du style : Pour l’ensemble des </w:t>
      </w:r>
      <w:proofErr w:type="spellStart"/>
      <w:proofErr w:type="gramStart"/>
      <w:r>
        <w:t>covars</w:t>
      </w:r>
      <w:proofErr w:type="spellEnd"/>
      <w:r>
        <w:t>,  les</w:t>
      </w:r>
      <w:proofErr w:type="gramEnd"/>
      <w:r>
        <w:t xml:space="preserve"> métriques ont été calculées pour que la résolution correspondent à celle de la grille ?</w:t>
      </w:r>
    </w:p>
  </w:comment>
  <w:comment w:id="234" w:author="Coline CANONNE" w:date="2024-06-07T10:41:00Z" w:initials="CC">
    <w:p w14:paraId="64F8034B" w14:textId="354A01A8" w:rsidR="00DE798D" w:rsidRPr="004E3D27" w:rsidRDefault="00DE798D">
      <w:pPr>
        <w:pStyle w:val="Commentaire"/>
        <w:rPr>
          <w:lang w:val="en-US"/>
        </w:rPr>
      </w:pPr>
      <w:r>
        <w:rPr>
          <w:rStyle w:val="Marquedecommentaire"/>
        </w:rPr>
        <w:annotationRef/>
      </w:r>
      <w:r w:rsidRPr="004E3D27">
        <w:rPr>
          <w:lang w:val="en-US"/>
        </w:rPr>
        <w:t>indicate</w:t>
      </w:r>
    </w:p>
  </w:comment>
  <w:comment w:id="238" w:author="Coline CANONNE" w:date="2024-06-07T10:42:00Z" w:initials="CC">
    <w:p w14:paraId="51FA1EE1" w14:textId="559C9EE2" w:rsidR="00DE798D" w:rsidRPr="004E3D27" w:rsidRDefault="00DE798D">
      <w:pPr>
        <w:pStyle w:val="Commentaire"/>
        <w:rPr>
          <w:lang w:val="en-US"/>
        </w:rPr>
      </w:pPr>
      <w:r>
        <w:rPr>
          <w:rStyle w:val="Marquedecommentaire"/>
        </w:rPr>
        <w:annotationRef/>
      </w:r>
      <w:r w:rsidRPr="004E3D27">
        <w:rPr>
          <w:lang w:val="en-US"/>
        </w:rPr>
        <w:t>given</w:t>
      </w:r>
    </w:p>
  </w:comment>
  <w:comment w:id="241" w:author="Coline CANONNE" w:date="2024-06-07T10:44:00Z" w:initials="CC">
    <w:p w14:paraId="483B41B6" w14:textId="625EC598" w:rsidR="00DE798D" w:rsidRPr="004E3D27" w:rsidRDefault="00DE798D">
      <w:pPr>
        <w:pStyle w:val="Commentaire"/>
        <w:rPr>
          <w:lang w:val="en-US"/>
        </w:rPr>
      </w:pPr>
      <w:r>
        <w:rPr>
          <w:rStyle w:val="Marquedecommentaire"/>
        </w:rPr>
        <w:annotationRef/>
      </w:r>
      <w:proofErr w:type="gramStart"/>
      <w:r w:rsidRPr="004E3D27">
        <w:rPr>
          <w:lang w:val="en-US"/>
        </w:rPr>
        <w:t>comparable ?</w:t>
      </w:r>
      <w:proofErr w:type="gramEnd"/>
    </w:p>
  </w:comment>
  <w:comment w:id="242" w:author="Coline CANONNE" w:date="2024-06-07T10:44:00Z" w:initials="CC">
    <w:p w14:paraId="68CF46F6" w14:textId="6D5BD540" w:rsidR="00DE798D" w:rsidRPr="004E3D27" w:rsidRDefault="00DE798D">
      <w:pPr>
        <w:pStyle w:val="Commentaire"/>
        <w:rPr>
          <w:lang w:val="en-US"/>
        </w:rPr>
      </w:pPr>
      <w:r>
        <w:rPr>
          <w:rStyle w:val="Marquedecommentaire"/>
        </w:rPr>
        <w:annotationRef/>
      </w:r>
      <w:proofErr w:type="spellStart"/>
      <w:proofErr w:type="gramStart"/>
      <w:r w:rsidRPr="004E3D27">
        <w:rPr>
          <w:rStyle w:val="Marquedecommentaire"/>
          <w:lang w:val="en-US"/>
        </w:rPr>
        <w:t>retirer</w:t>
      </w:r>
      <w:proofErr w:type="spellEnd"/>
      <w:r w:rsidRPr="004E3D27">
        <w:rPr>
          <w:rStyle w:val="Marquedecommentaire"/>
          <w:lang w:val="en-US"/>
        </w:rPr>
        <w:t> ?</w:t>
      </w:r>
      <w:proofErr w:type="gramEnd"/>
    </w:p>
  </w:comment>
  <w:comment w:id="243" w:author="Coline CANONNE" w:date="2024-06-07T10:37:00Z" w:initials="CC">
    <w:p w14:paraId="709C9DF3" w14:textId="342D484B" w:rsidR="00DE798D" w:rsidRPr="004E3D27" w:rsidRDefault="00DE798D">
      <w:pPr>
        <w:pStyle w:val="Commentaire"/>
        <w:rPr>
          <w:lang w:val="en-US"/>
        </w:rPr>
      </w:pPr>
      <w:r>
        <w:rPr>
          <w:rStyle w:val="Marquedecommentaire"/>
        </w:rPr>
        <w:annotationRef/>
      </w:r>
      <w:proofErr w:type="gramStart"/>
      <w:r w:rsidRPr="004E3D27">
        <w:rPr>
          <w:lang w:val="en-US"/>
        </w:rPr>
        <w:t>Relative ?</w:t>
      </w:r>
      <w:proofErr w:type="gramEnd"/>
    </w:p>
  </w:comment>
  <w:comment w:id="249" w:author="Coline CANONNE" w:date="2024-06-07T10:47:00Z" w:initials="CC">
    <w:p w14:paraId="133848E3" w14:textId="375248CA" w:rsidR="00FA1995" w:rsidRPr="004E3D27" w:rsidRDefault="00FA1995">
      <w:pPr>
        <w:pStyle w:val="Commentaire"/>
        <w:rPr>
          <w:lang w:val="en-US"/>
        </w:rPr>
      </w:pPr>
      <w:r>
        <w:rPr>
          <w:rStyle w:val="Marquedecommentaire"/>
        </w:rPr>
        <w:annotationRef/>
      </w:r>
      <w:r w:rsidRPr="004E3D27">
        <w:rPr>
          <w:lang w:val="en-US"/>
        </w:rPr>
        <w:t>Account for</w:t>
      </w:r>
    </w:p>
  </w:comment>
  <w:comment w:id="270" w:author="Valentin Lauret" w:date="2024-06-06T15:45:00Z" w:initials="VL">
    <w:p w14:paraId="00BA597A" w14:textId="24A1EC70" w:rsidR="00AD7067" w:rsidRDefault="00AD7067">
      <w:pPr>
        <w:pStyle w:val="Commentaire"/>
      </w:pPr>
      <w:r>
        <w:rPr>
          <w:rStyle w:val="Marquedecommentaire"/>
        </w:rPr>
        <w:annotationRef/>
      </w:r>
      <w:r>
        <w:t>Il manque l’intercept il me semble.</w:t>
      </w:r>
    </w:p>
  </w:comment>
  <w:comment w:id="272" w:author="Coline CANONNE" w:date="2024-06-07T10:52:00Z" w:initials="CC">
    <w:p w14:paraId="16DF50E4" w14:textId="75B7DB7A" w:rsidR="00FA1995" w:rsidRPr="006F39BE" w:rsidRDefault="00FA1995">
      <w:pPr>
        <w:pStyle w:val="Commentaire"/>
        <w:rPr>
          <w:lang w:val="en-US"/>
        </w:rPr>
      </w:pPr>
      <w:r>
        <w:rPr>
          <w:rStyle w:val="Marquedecommentaire"/>
        </w:rPr>
        <w:annotationRef/>
      </w:r>
      <w:r w:rsidRPr="006F39BE">
        <w:rPr>
          <w:rStyle w:val="Marquedecommentaire"/>
          <w:lang w:val="en-US"/>
        </w:rPr>
        <w:t xml:space="preserve">Among population </w:t>
      </w:r>
      <w:proofErr w:type="gramStart"/>
      <w:r w:rsidRPr="006F39BE">
        <w:rPr>
          <w:rStyle w:val="Marquedecommentaire"/>
          <w:lang w:val="en-US"/>
        </w:rPr>
        <w:t>heterogeneity ?</w:t>
      </w:r>
      <w:proofErr w:type="gramEnd"/>
    </w:p>
  </w:comment>
  <w:comment w:id="273" w:author="Coline CANONNE" w:date="2024-06-07T10:56:00Z" w:initials="CC">
    <w:p w14:paraId="5A8A0BF1" w14:textId="6F76D593" w:rsidR="00FA1995" w:rsidRPr="006F39BE" w:rsidRDefault="00FA1995">
      <w:pPr>
        <w:pStyle w:val="Commentaire"/>
        <w:rPr>
          <w:lang w:val="en-US"/>
        </w:rPr>
      </w:pPr>
      <w:r>
        <w:rPr>
          <w:rStyle w:val="Marquedecommentaire"/>
        </w:rPr>
        <w:annotationRef/>
      </w:r>
      <w:proofErr w:type="gramStart"/>
      <w:r w:rsidRPr="006F39BE">
        <w:rPr>
          <w:lang w:val="en-US"/>
        </w:rPr>
        <w:t>The ?</w:t>
      </w:r>
      <w:proofErr w:type="gramEnd"/>
    </w:p>
  </w:comment>
  <w:comment w:id="289" w:author="Coline CANONNE" w:date="2024-06-07T10:57:00Z" w:initials="CC">
    <w:p w14:paraId="02C96644" w14:textId="31C9CF12" w:rsidR="006F39BE" w:rsidRPr="006F39BE" w:rsidRDefault="006F39BE">
      <w:pPr>
        <w:pStyle w:val="Commentaire"/>
        <w:rPr>
          <w:lang w:val="en-US"/>
        </w:rPr>
      </w:pPr>
      <w:r>
        <w:rPr>
          <w:rStyle w:val="Marquedecommentaire"/>
        </w:rPr>
        <w:annotationRef/>
      </w:r>
      <w:proofErr w:type="gramStart"/>
      <w:r w:rsidRPr="006F39BE">
        <w:rPr>
          <w:lang w:val="en-US"/>
        </w:rPr>
        <w:t>Are ?</w:t>
      </w:r>
      <w:proofErr w:type="gramEnd"/>
    </w:p>
  </w:comment>
  <w:comment w:id="292" w:author="Coline CANONNE" w:date="2024-06-07T10:58:00Z" w:initials="CC">
    <w:p w14:paraId="7CC323B5" w14:textId="3C3AF334" w:rsidR="006F39BE" w:rsidRPr="004E3D27" w:rsidRDefault="006F39BE">
      <w:pPr>
        <w:pStyle w:val="Commentaire"/>
        <w:rPr>
          <w:lang w:val="en-US"/>
        </w:rPr>
      </w:pPr>
      <w:r>
        <w:rPr>
          <w:rStyle w:val="Marquedecommentaire"/>
        </w:rPr>
        <w:annotationRef/>
      </w:r>
      <w:r w:rsidRPr="004E3D27">
        <w:rPr>
          <w:lang w:val="en-US"/>
        </w:rPr>
        <w:t xml:space="preserve">Pas </w:t>
      </w:r>
      <w:proofErr w:type="spellStart"/>
      <w:r w:rsidRPr="004E3D27">
        <w:rPr>
          <w:lang w:val="en-US"/>
        </w:rPr>
        <w:t>oublier</w:t>
      </w:r>
      <w:proofErr w:type="spellEnd"/>
      <w:r w:rsidRPr="004E3D27">
        <w:rPr>
          <w:lang w:val="en-US"/>
        </w:rP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293" w:author="Coline CANONNE" w:date="2024-06-07T10:59:00Z" w:initials="CC">
    <w:p w14:paraId="39A2FFC8" w14:textId="08AF1463" w:rsidR="006F39BE" w:rsidRPr="006F39BE" w:rsidRDefault="006F39BE" w:rsidP="006F39BE">
      <w:pPr>
        <w:pStyle w:val="Commentaire"/>
        <w:ind w:left="0" w:firstLine="0"/>
        <w:rPr>
          <w:lang w:val="en-US"/>
        </w:rPr>
      </w:pPr>
      <w:r>
        <w:rPr>
          <w:rStyle w:val="Marquedecommentaire"/>
        </w:rPr>
        <w:annotationRef/>
      </w:r>
      <w:r w:rsidRPr="006F39BE">
        <w:rPr>
          <w:lang w:val="en-US"/>
        </w:rPr>
        <w:t xml:space="preserve">The package provides functionality for </w:t>
      </w:r>
      <w:r>
        <w:rPr>
          <w:lang w:val="en-US"/>
        </w:rPr>
        <w:t xml:space="preserve">fast </w:t>
      </w:r>
      <w:r w:rsidRPr="006F39BE">
        <w:rPr>
          <w:lang w:val="en-US"/>
        </w:rPr>
        <w:t xml:space="preserve">data integration of multiple single-species occupancy data sets </w:t>
      </w:r>
      <w:r>
        <w:rPr>
          <w:lang w:val="en-US"/>
        </w:rPr>
        <w:t xml:space="preserve">and easy model selection, while </w:t>
      </w:r>
      <w:r w:rsidRPr="006F39BE">
        <w:rPr>
          <w:lang w:val="en-US"/>
        </w:rPr>
        <w:t>using a joint likelihood framework</w:t>
      </w:r>
      <w:r>
        <w:rPr>
          <w:lang w:val="en-US"/>
        </w:rPr>
        <w:t xml:space="preserve"> and </w:t>
      </w:r>
      <w:r w:rsidRPr="006F39BE">
        <w:rPr>
          <w:lang w:val="en-US"/>
        </w:rPr>
        <w:t>Markov chain Monte Carlo (MCMC)</w:t>
      </w:r>
      <w:r>
        <w:rPr>
          <w:lang w:val="en-US"/>
        </w:rPr>
        <w:t>.</w:t>
      </w:r>
    </w:p>
  </w:comment>
  <w:comment w:id="295" w:author="Coline CANONNE" w:date="2024-06-07T11:07:00Z" w:initials="CC">
    <w:p w14:paraId="4129CE07" w14:textId="368E07F3" w:rsidR="006F39BE" w:rsidRPr="004E3D27" w:rsidRDefault="006F39BE">
      <w:pPr>
        <w:pStyle w:val="Commentaire"/>
      </w:pPr>
      <w:r>
        <w:rPr>
          <w:rStyle w:val="Marquedecommentaire"/>
        </w:rPr>
        <w:annotationRef/>
      </w:r>
      <w:proofErr w:type="spellStart"/>
      <w:r w:rsidRPr="004E3D27">
        <w:t>Using</w:t>
      </w:r>
      <w:proofErr w:type="spellEnd"/>
      <w:r w:rsidRPr="004E3D27">
        <w:t xml:space="preserve"> The NIMBLE package</w:t>
      </w:r>
    </w:p>
  </w:comment>
  <w:comment w:id="296" w:author="Coline CANONNE" w:date="2024-06-07T11:07:00Z" w:initials="CC">
    <w:p w14:paraId="1D0F3EC5" w14:textId="005D0209" w:rsidR="00695F4D" w:rsidRDefault="00695F4D">
      <w:pPr>
        <w:pStyle w:val="Commentaire"/>
      </w:pPr>
      <w:r>
        <w:rPr>
          <w:rStyle w:val="Marquedecommentaire"/>
        </w:rPr>
        <w:annotationRef/>
      </w:r>
      <w:r w:rsidRPr="00695F4D">
        <w:t xml:space="preserve"> </w:t>
      </w:r>
      <w:proofErr w:type="gramStart"/>
      <w:r w:rsidRPr="00695F4D">
        <w:t>au</w:t>
      </w:r>
      <w:proofErr w:type="gramEnd"/>
      <w:r w:rsidRPr="00695F4D">
        <w:t>-dessus t</w:t>
      </w:r>
      <w:r>
        <w:t>u mettais Tab.2 non ?</w:t>
      </w:r>
    </w:p>
    <w:p w14:paraId="65FE07ED" w14:textId="5431FEF7" w:rsidR="00695F4D" w:rsidRPr="00695F4D" w:rsidRDefault="00695F4D">
      <w:pPr>
        <w:pStyle w:val="Commentaire"/>
      </w:pPr>
    </w:p>
  </w:comment>
  <w:comment w:id="297" w:author="Coline CANONNE" w:date="2024-06-07T11:08:00Z" w:initials="CC">
    <w:p w14:paraId="01CA52E6" w14:textId="3BBF5DB7" w:rsidR="00695F4D" w:rsidRDefault="00695F4D">
      <w:pPr>
        <w:pStyle w:val="Commentaire"/>
      </w:pPr>
      <w:r>
        <w:rPr>
          <w:rStyle w:val="Marquedecommentaire"/>
        </w:rPr>
        <w:annotationRef/>
      </w:r>
      <w:r>
        <w:t xml:space="preserve">Titre au-dessus. </w:t>
      </w:r>
      <w:proofErr w:type="spellStart"/>
      <w:r>
        <w:t>Tab.</w:t>
      </w:r>
      <w:proofErr w:type="spellEnd"/>
      <w:r>
        <w:t xml:space="preserve"> 2 ?</w:t>
      </w:r>
    </w:p>
    <w:p w14:paraId="377B02A8" w14:textId="77777777" w:rsidR="00695F4D" w:rsidRDefault="00695F4D">
      <w:pPr>
        <w:pStyle w:val="Commentaire"/>
      </w:pPr>
    </w:p>
    <w:p w14:paraId="706FC025" w14:textId="77777777" w:rsidR="00695F4D" w:rsidRDefault="00695F4D">
      <w:pPr>
        <w:pStyle w:val="Commentaire"/>
      </w:pPr>
    </w:p>
    <w:p w14:paraId="11CEB70F" w14:textId="519F368F" w:rsidR="00695F4D" w:rsidRDefault="00695F4D" w:rsidP="00695F4D">
      <w:pPr>
        <w:pStyle w:val="Commentaire"/>
        <w:ind w:left="0" w:firstLine="0"/>
      </w:pPr>
      <w:r>
        <w:t>Si tu manques de place ça peut aller en annexes. Mais en soit c’est pas mal ça fait un bilan « visuel » des différents modèles utilisé</w:t>
      </w:r>
    </w:p>
  </w:comment>
  <w:comment w:id="306" w:author="Coline CANONNE" w:date="2024-06-07T11:14:00Z" w:initials="CC">
    <w:p w14:paraId="5C278F30" w14:textId="3B48A874" w:rsidR="00695F4D" w:rsidRDefault="00695F4D">
      <w:pPr>
        <w:pStyle w:val="Commentaire"/>
      </w:pPr>
      <w:r>
        <w:rPr>
          <w:rStyle w:val="Marquedecommentaire"/>
        </w:rPr>
        <w:annotationRef/>
      </w:r>
      <w:proofErr w:type="gramStart"/>
      <w:r>
        <w:t>sites</w:t>
      </w:r>
      <w:proofErr w:type="gramEnd"/>
    </w:p>
  </w:comment>
  <w:comment w:id="298" w:author="Coline CANONNE" w:date="2024-06-07T11:16:00Z" w:initials="CC">
    <w:p w14:paraId="5B34737A" w14:textId="77777777" w:rsidR="00EE1A96" w:rsidRDefault="00EE1A96">
      <w:pPr>
        <w:pStyle w:val="Commentaire"/>
      </w:pPr>
      <w:r>
        <w:rPr>
          <w:rStyle w:val="Marquedecommentaire"/>
        </w:rPr>
        <w:annotationRef/>
      </w:r>
      <w:r>
        <w:t>Hyper intéressant.</w:t>
      </w:r>
    </w:p>
    <w:p w14:paraId="4A0DACBA" w14:textId="77777777" w:rsidR="00EE1A96" w:rsidRDefault="00EE1A96">
      <w:pPr>
        <w:pStyle w:val="Commentaire"/>
      </w:pPr>
      <w:r>
        <w:t>Mais je pense que ça ne va pas dans « </w:t>
      </w:r>
      <w:proofErr w:type="spellStart"/>
      <w:r>
        <w:t>implementation</w:t>
      </w:r>
      <w:proofErr w:type="spellEnd"/>
      <w:r>
        <w:t xml:space="preserve"> and model </w:t>
      </w:r>
      <w:proofErr w:type="spellStart"/>
      <w:r>
        <w:t>fitting</w:t>
      </w:r>
      <w:proofErr w:type="spellEnd"/>
      <w:r>
        <w:t> »</w:t>
      </w:r>
    </w:p>
    <w:p w14:paraId="528EA25A" w14:textId="77777777" w:rsidR="00B804AA" w:rsidRDefault="00B804AA">
      <w:pPr>
        <w:pStyle w:val="Commentaire"/>
      </w:pPr>
      <w:r>
        <w:t>En faire un paragraphe séparé ?</w:t>
      </w:r>
    </w:p>
    <w:p w14:paraId="4270198F" w14:textId="77777777" w:rsidR="00B804AA" w:rsidRDefault="00B804AA">
      <w:pPr>
        <w:pStyle w:val="Commentaire"/>
        <w:rPr>
          <w:lang w:val="en-US"/>
        </w:rPr>
      </w:pPr>
      <w:r w:rsidRPr="00B804AA">
        <w:rPr>
          <w:lang w:val="en-US"/>
        </w:rPr>
        <w:t xml:space="preserve">Du </w:t>
      </w:r>
      <w:proofErr w:type="gramStart"/>
      <w:r w:rsidRPr="00B804AA">
        <w:rPr>
          <w:lang w:val="en-US"/>
        </w:rPr>
        <w:t>style :</w:t>
      </w:r>
      <w:proofErr w:type="gramEnd"/>
      <w:r w:rsidRPr="00B804AA">
        <w:rPr>
          <w:lang w:val="en-US"/>
        </w:rPr>
        <w:t xml:space="preserve"> Metric used for model comparison ? </w:t>
      </w:r>
    </w:p>
    <w:p w14:paraId="20FA9F0C" w14:textId="77777777" w:rsidR="00B804AA" w:rsidRDefault="00B804AA">
      <w:pPr>
        <w:pStyle w:val="Commentaire"/>
        <w:rPr>
          <w:lang w:val="en-US"/>
        </w:rPr>
      </w:pPr>
    </w:p>
    <w:p w14:paraId="107ED679" w14:textId="518ABBE2" w:rsidR="00B804AA" w:rsidRPr="00B804AA" w:rsidRDefault="00B804AA">
      <w:pPr>
        <w:pStyle w:val="Commentaire"/>
      </w:pPr>
      <w:proofErr w:type="spellStart"/>
      <w:r w:rsidRPr="00B804AA">
        <w:t>Peut être</w:t>
      </w:r>
      <w:proofErr w:type="spellEnd"/>
      <w:r w:rsidRPr="00B804AA">
        <w:t xml:space="preserve"> mettre en d</w:t>
      </w:r>
      <w:r>
        <w:t xml:space="preserve">essous du </w:t>
      </w:r>
      <w:proofErr w:type="spellStart"/>
      <w:r>
        <w:t>paragraph</w:t>
      </w:r>
      <w:proofErr w:type="spellEnd"/>
      <w:r>
        <w:t xml:space="preserve"> model sélection même ?</w:t>
      </w:r>
    </w:p>
  </w:comment>
  <w:comment w:id="315" w:author="Coline CANONNE" w:date="2024-06-07T11:28:00Z" w:initials="CC">
    <w:p w14:paraId="0A6EB0C8" w14:textId="1B8560F1" w:rsidR="00E83424" w:rsidRPr="00E83424" w:rsidRDefault="00E83424" w:rsidP="00E83424">
      <w:pPr>
        <w:pStyle w:val="Commentaire"/>
        <w:rPr>
          <w:lang w:val="en-US"/>
        </w:rPr>
      </w:pPr>
      <w:r>
        <w:rPr>
          <w:rStyle w:val="Marquedecommentaire"/>
        </w:rPr>
        <w:annotationRef/>
      </w:r>
      <w:r w:rsidRPr="00E83424">
        <w:rPr>
          <w:lang w:val="en-US"/>
        </w:rPr>
        <w:t xml:space="preserve">Besides, </w:t>
      </w:r>
      <w:r>
        <w:rPr>
          <w:lang w:val="en-US"/>
        </w:rPr>
        <w:t xml:space="preserve">the duration of the internship </w:t>
      </w:r>
      <w:r w:rsidRPr="00E83424">
        <w:rPr>
          <w:lang w:val="en-US"/>
        </w:rPr>
        <w:t>did not allow for all the model comparisons to be run.</w:t>
      </w:r>
    </w:p>
  </w:comment>
  <w:comment w:id="324" w:author="Coline CANONNE" w:date="2024-06-07T11:24:00Z" w:initials="CC">
    <w:p w14:paraId="2EB80C3A" w14:textId="6F77F405" w:rsidR="00B804AA" w:rsidRPr="004E3D27" w:rsidRDefault="00B804AA">
      <w:pPr>
        <w:pStyle w:val="Commentaire"/>
      </w:pPr>
      <w:r>
        <w:rPr>
          <w:rStyle w:val="Marquedecommentaire"/>
        </w:rPr>
        <w:annotationRef/>
      </w:r>
      <w:proofErr w:type="spellStart"/>
      <w:r w:rsidRPr="004E3D27">
        <w:t>Leégende</w:t>
      </w:r>
      <w:proofErr w:type="spellEnd"/>
      <w:r w:rsidRPr="004E3D27">
        <w:t xml:space="preserve"> au-dessus</w:t>
      </w:r>
    </w:p>
    <w:p w14:paraId="1308FA92" w14:textId="77777777" w:rsidR="00B804AA" w:rsidRPr="004E3D27" w:rsidRDefault="00B804AA">
      <w:pPr>
        <w:pStyle w:val="Commentaire"/>
      </w:pPr>
    </w:p>
    <w:p w14:paraId="15473A89" w14:textId="77777777" w:rsidR="00B804AA" w:rsidRDefault="00B804AA">
      <w:pPr>
        <w:pStyle w:val="Commentaire"/>
      </w:pPr>
      <w:r>
        <w:t>Ajouter les mois concernés par les saisons dans la légende ?</w:t>
      </w:r>
    </w:p>
    <w:p w14:paraId="3B4DE5DF" w14:textId="77777777" w:rsidR="00B804AA" w:rsidRDefault="00B804AA">
      <w:pPr>
        <w:pStyle w:val="Commentaire"/>
        <w:rPr>
          <w:lang w:val="en-US"/>
        </w:rPr>
      </w:pPr>
      <w:r w:rsidRPr="00B804AA">
        <w:rPr>
          <w:lang w:val="en-US"/>
        </w:rPr>
        <w:t xml:space="preserve">Associated </w:t>
      </w:r>
      <w:proofErr w:type="spellStart"/>
      <w:r w:rsidRPr="00B804AA">
        <w:rPr>
          <w:lang w:val="en-US"/>
        </w:rPr>
        <w:t>c’est</w:t>
      </w:r>
      <w:proofErr w:type="spellEnd"/>
      <w:r w:rsidRPr="00B804AA">
        <w:rPr>
          <w:lang w:val="en-US"/>
        </w:rPr>
        <w:t xml:space="preserve"> </w:t>
      </w:r>
      <w:proofErr w:type="spellStart"/>
      <w:r w:rsidRPr="00B804AA">
        <w:rPr>
          <w:lang w:val="en-US"/>
        </w:rPr>
        <w:t>bof</w:t>
      </w:r>
      <w:proofErr w:type="spellEnd"/>
      <w:r w:rsidRPr="00B804AA">
        <w:rPr>
          <w:lang w:val="en-US"/>
        </w:rPr>
        <w:t xml:space="preserve">. </w:t>
      </w:r>
    </w:p>
    <w:p w14:paraId="0BEFAAE3" w14:textId="44D7B6BE" w:rsidR="00B804AA" w:rsidRPr="00B804AA" w:rsidRDefault="00B804AA">
      <w:pPr>
        <w:pStyle w:val="Commentaire"/>
        <w:rPr>
          <w:lang w:val="en-US"/>
        </w:rPr>
      </w:pPr>
      <w:r w:rsidRPr="00B804AA">
        <w:rPr>
          <w:lang w:val="en-US"/>
        </w:rPr>
        <w:t>Studied s</w:t>
      </w:r>
      <w:r>
        <w:rPr>
          <w:lang w:val="en-US"/>
        </w:rPr>
        <w:t xml:space="preserve">pecies and the vulnerability index extracted from </w:t>
      </w:r>
      <w:proofErr w:type="gramStart"/>
      <w:r>
        <w:rPr>
          <w:lang w:val="en-US"/>
        </w:rPr>
        <w:t>XXX ??</w:t>
      </w:r>
      <w:proofErr w:type="gramEnd"/>
    </w:p>
  </w:comment>
  <w:comment w:id="325" w:author="Coline CANONNE" w:date="2024-06-07T14:30:00Z" w:initials="CC">
    <w:p w14:paraId="45B87644" w14:textId="1A67A2FD" w:rsidR="004E3D27" w:rsidRPr="004E3D27" w:rsidRDefault="004E3D27">
      <w:pPr>
        <w:pStyle w:val="Commentaire"/>
        <w:rPr>
          <w:lang w:val="en-US"/>
        </w:rPr>
      </w:pPr>
      <w:r>
        <w:rPr>
          <w:rStyle w:val="Marquedecommentaire"/>
        </w:rPr>
        <w:annotationRef/>
      </w:r>
      <w:r w:rsidRPr="004E3D27">
        <w:rPr>
          <w:lang w:val="en-US"/>
        </w:rPr>
        <w:t>Of the</w:t>
      </w:r>
    </w:p>
  </w:comment>
  <w:comment w:id="327" w:author="Coline CANONNE" w:date="2024-06-07T14:31:00Z" w:initials="CC">
    <w:p w14:paraId="1CA238AE" w14:textId="5DE2788E" w:rsidR="004E3D27" w:rsidRPr="004E3D27" w:rsidRDefault="004E3D27">
      <w:pPr>
        <w:pStyle w:val="Commentaire"/>
        <w:rPr>
          <w:lang w:val="en-US"/>
        </w:rPr>
      </w:pPr>
      <w:r>
        <w:rPr>
          <w:rStyle w:val="Marquedecommentaire"/>
        </w:rPr>
        <w:annotationRef/>
      </w:r>
      <w:r w:rsidRPr="004E3D27">
        <w:rPr>
          <w:lang w:val="en-US"/>
        </w:rPr>
        <w:t>Space-</w:t>
      </w:r>
      <w:proofErr w:type="gramStart"/>
      <w:r w:rsidRPr="004E3D27">
        <w:rPr>
          <w:lang w:val="en-US"/>
        </w:rPr>
        <w:t>use ?</w:t>
      </w:r>
      <w:proofErr w:type="gramEnd"/>
    </w:p>
  </w:comment>
  <w:comment w:id="330" w:author="Coline CANONNE" w:date="2024-06-07T14:33:00Z" w:initials="CC">
    <w:p w14:paraId="3FDC8E3C" w14:textId="5A17237C" w:rsidR="004E3D27" w:rsidRPr="004E3D27" w:rsidRDefault="004E3D27">
      <w:pPr>
        <w:pStyle w:val="Commentaire"/>
        <w:rPr>
          <w:lang w:val="en-US"/>
        </w:rPr>
      </w:pPr>
      <w:r>
        <w:rPr>
          <w:rStyle w:val="Marquedecommentaire"/>
        </w:rPr>
        <w:annotationRef/>
      </w:r>
      <w:r w:rsidRPr="004E3D27">
        <w:rPr>
          <w:lang w:val="en-US"/>
        </w:rPr>
        <w:t>vulnerability</w:t>
      </w:r>
    </w:p>
  </w:comment>
  <w:comment w:id="336" w:author="Coline CANONNE" w:date="2024-06-07T14:35:00Z" w:initials="CC">
    <w:p w14:paraId="4A708028" w14:textId="04DE1F6C" w:rsidR="004E3D27" w:rsidRPr="004E3D27" w:rsidRDefault="004E3D27">
      <w:pPr>
        <w:pStyle w:val="Commentaire"/>
        <w:rPr>
          <w:lang w:val="en-US"/>
        </w:rPr>
      </w:pPr>
      <w:r>
        <w:rPr>
          <w:rStyle w:val="Marquedecommentaire"/>
        </w:rPr>
        <w:annotationRef/>
      </w:r>
      <w:r w:rsidRPr="004E3D27">
        <w:rPr>
          <w:rStyle w:val="Marquedecommentaire"/>
          <w:lang w:val="en-US"/>
        </w:rPr>
        <w:t>area</w:t>
      </w:r>
    </w:p>
  </w:comment>
  <w:comment w:id="359" w:author="Valentin Lauret" w:date="2024-06-06T15:50:00Z" w:initials="VL">
    <w:p w14:paraId="568B9EA8" w14:textId="26CAF3B2" w:rsidR="00AD7067" w:rsidRDefault="00AD7067">
      <w:pPr>
        <w:pStyle w:val="Commentaire"/>
      </w:pPr>
      <w:r>
        <w:rPr>
          <w:rStyle w:val="Marquedecommentaire"/>
        </w:rPr>
        <w:annotationRef/>
      </w:r>
      <w:r>
        <w:t xml:space="preserve">Dans les méthodes tu dis que tu vas parler de relative </w:t>
      </w:r>
      <w:proofErr w:type="spellStart"/>
      <w:r>
        <w:t>space</w:t>
      </w:r>
      <w:proofErr w:type="spellEnd"/>
      <w:r>
        <w:t xml:space="preserve">-use mais tu remets occurrence et abondance </w:t>
      </w:r>
      <w:proofErr w:type="gramStart"/>
      <w:r>
        <w:t>ici..</w:t>
      </w:r>
      <w:proofErr w:type="gramEnd"/>
    </w:p>
  </w:comment>
  <w:comment w:id="360" w:author="Coline CANONNE" w:date="2024-06-07T14:40:00Z" w:initials="CC">
    <w:p w14:paraId="5AF51927" w14:textId="504964BC" w:rsidR="00566ACF" w:rsidRPr="000217F6" w:rsidRDefault="00566ACF" w:rsidP="00566ACF">
      <w:pPr>
        <w:pStyle w:val="Titre2"/>
        <w:tabs>
          <w:tab w:val="center" w:pos="4976"/>
        </w:tabs>
        <w:spacing w:after="68"/>
        <w:ind w:left="0" w:firstLine="0"/>
        <w:rPr>
          <w:lang w:val="en-US"/>
        </w:rPr>
      </w:pPr>
      <w:r>
        <w:rPr>
          <w:rStyle w:val="Marquedecommentaire"/>
        </w:rPr>
        <w:annotationRef/>
      </w:r>
      <w:r w:rsidRPr="000217F6">
        <w:rPr>
          <w:lang w:val="en-US"/>
        </w:rPr>
        <w:t xml:space="preserve">Comparison of seabird </w:t>
      </w:r>
      <w:proofErr w:type="spellStart"/>
      <w:r>
        <w:rPr>
          <w:lang w:val="en-US"/>
        </w:rPr>
        <w:t>space_use</w:t>
      </w:r>
      <w:proofErr w:type="spellEnd"/>
      <w:r>
        <w:rPr>
          <w:lang w:val="en-US"/>
        </w:rPr>
        <w:t xml:space="preserve"> modeled with </w:t>
      </w:r>
      <w:r w:rsidRPr="000217F6">
        <w:rPr>
          <w:lang w:val="en-US"/>
        </w:rPr>
        <w:t xml:space="preserve">occurrence </w:t>
      </w:r>
      <w:r>
        <w:rPr>
          <w:lang w:val="en-US"/>
        </w:rPr>
        <w:t>or</w:t>
      </w:r>
      <w:r w:rsidRPr="000217F6">
        <w:rPr>
          <w:lang w:val="en-US"/>
        </w:rPr>
        <w:t xml:space="preserve"> abundance </w:t>
      </w:r>
      <w:r>
        <w:rPr>
          <w:lang w:val="en-US"/>
        </w:rPr>
        <w:t>data</w:t>
      </w:r>
    </w:p>
    <w:p w14:paraId="1BD812D0" w14:textId="07D2D060" w:rsidR="00566ACF" w:rsidRPr="00566ACF" w:rsidRDefault="00566ACF">
      <w:pPr>
        <w:pStyle w:val="Commentaire"/>
        <w:rPr>
          <w:lang w:val="en-US"/>
        </w:rPr>
      </w:pPr>
    </w:p>
  </w:comment>
  <w:comment w:id="366" w:author="Valentin Lauret" w:date="2024-06-06T15:51:00Z" w:initials="VL">
    <w:p w14:paraId="19A53A31" w14:textId="6CE90BAE" w:rsidR="00057DEF" w:rsidRDefault="00057DEF">
      <w:pPr>
        <w:pStyle w:val="Commentaire"/>
      </w:pPr>
      <w:r>
        <w:rPr>
          <w:rStyle w:val="Marquedecommentaire"/>
        </w:rPr>
        <w:annotationRef/>
      </w:r>
      <w:r>
        <w:t>Tu feras gaffe parce que sur la figure on ne voit que le « B » et pas le A C et D.</w:t>
      </w:r>
    </w:p>
  </w:comment>
  <w:comment w:id="378" w:author="Coline CANONNE" w:date="2024-06-07T14:45:00Z" w:initials="CC">
    <w:p w14:paraId="43BBCB20" w14:textId="77777777" w:rsidR="00566ACF" w:rsidRDefault="00566ACF">
      <w:pPr>
        <w:pStyle w:val="Commentaire"/>
      </w:pPr>
      <w:r>
        <w:rPr>
          <w:rStyle w:val="Marquedecommentaire"/>
        </w:rPr>
        <w:annotationRef/>
      </w:r>
      <w:r>
        <w:t>Il manque toujours un sujet à cette phrase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39F4CFD0" w14:textId="429AB26D" w:rsidR="00566ACF" w:rsidRDefault="00566ACF">
      <w:pPr>
        <w:pStyle w:val="Commentaire"/>
      </w:pPr>
    </w:p>
  </w:comment>
  <w:comment w:id="386" w:author="Valentin Lauret" w:date="2024-06-06T15:52:00Z" w:initials="VL">
    <w:p w14:paraId="4371F6D7" w14:textId="2BA17EB1" w:rsidR="00057DEF" w:rsidRDefault="00057DEF">
      <w:pPr>
        <w:pStyle w:val="Commentaire"/>
      </w:pPr>
      <w:r>
        <w:rPr>
          <w:rStyle w:val="Marquedecommentaire"/>
        </w:rPr>
        <w:annotationRef/>
      </w:r>
      <w:r>
        <w:t>T’aimais pas le coefficient de variation ? </w:t>
      </w:r>
      <w:r>
        <w:sym w:font="Wingdings" w:char="F04A"/>
      </w:r>
    </w:p>
  </w:comment>
  <w:comment w:id="387" w:author="Coline CANONNE" w:date="2024-06-07T14:48:00Z" w:initials="CC">
    <w:p w14:paraId="59DB21E8" w14:textId="77777777" w:rsidR="00566ACF" w:rsidRDefault="00566ACF">
      <w:pPr>
        <w:pStyle w:val="Commentaire"/>
      </w:pPr>
      <w:r>
        <w:rPr>
          <w:rStyle w:val="Marquedecommentaire"/>
        </w:rPr>
        <w:annotationRef/>
      </w:r>
      <w:r>
        <w:t>Avec ou sans - ?</w:t>
      </w:r>
    </w:p>
    <w:p w14:paraId="40EB8D57" w14:textId="48D977F1" w:rsidR="00566ACF" w:rsidRDefault="00566ACF">
      <w:pPr>
        <w:pStyle w:val="Commentaire"/>
      </w:pPr>
    </w:p>
  </w:comment>
  <w:comment w:id="390" w:author="Coline CANONNE" w:date="2024-06-07T14:49:00Z" w:initials="CC">
    <w:p w14:paraId="234B1208" w14:textId="225990D4" w:rsidR="00D47260" w:rsidRDefault="00D47260">
      <w:pPr>
        <w:pStyle w:val="Commentaire"/>
      </w:pPr>
      <w:r>
        <w:rPr>
          <w:rStyle w:val="Marquedecommentaire"/>
        </w:rPr>
        <w:annotationRef/>
      </w:r>
      <w:proofErr w:type="spellStart"/>
      <w:proofErr w:type="gramStart"/>
      <w:r>
        <w:t>estuary</w:t>
      </w:r>
      <w:proofErr w:type="spellEnd"/>
      <w:proofErr w:type="gramEnd"/>
    </w:p>
  </w:comment>
  <w:comment w:id="432" w:author="Coline CANONNE" w:date="2024-06-07T15:04:00Z" w:initials="CC">
    <w:p w14:paraId="0C289EDC" w14:textId="01CECB0A" w:rsidR="00DA43B0" w:rsidRDefault="00DA43B0">
      <w:pPr>
        <w:pStyle w:val="Commentaire"/>
      </w:pPr>
      <w:r>
        <w:rPr>
          <w:rStyle w:val="Marquedecommentaire"/>
        </w:rPr>
        <w:annotationRef/>
      </w:r>
      <w:proofErr w:type="gramStart"/>
      <w:r>
        <w:t>ou</w:t>
      </w:r>
      <w:proofErr w:type="gramEnd"/>
      <w:r>
        <w:t xml:space="preserve"> N-mixture</w:t>
      </w:r>
    </w:p>
  </w:comment>
  <w:comment w:id="434" w:author="Valentin Lauret" w:date="2024-06-06T15:55:00Z" w:initials="VL">
    <w:p w14:paraId="1FD8CF0C" w14:textId="1AAE31C2" w:rsidR="00057DEF" w:rsidRPr="0051294C" w:rsidRDefault="00057DEF">
      <w:pPr>
        <w:pStyle w:val="Commentaire"/>
        <w:rPr>
          <w:lang w:val="en-US"/>
        </w:rPr>
      </w:pPr>
      <w:r>
        <w:rPr>
          <w:rStyle w:val="Marquedecommentaire"/>
        </w:rPr>
        <w:annotationRef/>
      </w:r>
      <w:r w:rsidRPr="0051294C">
        <w:rPr>
          <w:lang w:val="en-US"/>
        </w:rPr>
        <w:t xml:space="preserve">Count </w:t>
      </w:r>
      <w:proofErr w:type="gramStart"/>
      <w:r w:rsidRPr="0051294C">
        <w:rPr>
          <w:lang w:val="en-US"/>
        </w:rPr>
        <w:t>data ?</w:t>
      </w:r>
      <w:proofErr w:type="gramEnd"/>
      <w:r w:rsidRPr="0051294C">
        <w:rPr>
          <w:lang w:val="en-US"/>
        </w:rPr>
        <w:t xml:space="preserve"> </w:t>
      </w:r>
      <w:proofErr w:type="spellStart"/>
      <w:r w:rsidRPr="0051294C">
        <w:rPr>
          <w:lang w:val="en-US"/>
        </w:rPr>
        <w:t>ou</w:t>
      </w:r>
      <w:proofErr w:type="spellEnd"/>
      <w:r w:rsidRPr="0051294C">
        <w:rPr>
          <w:lang w:val="en-US"/>
        </w:rPr>
        <w:t xml:space="preserve"> </w:t>
      </w:r>
      <w:proofErr w:type="spellStart"/>
      <w:r w:rsidRPr="0051294C">
        <w:rPr>
          <w:lang w:val="en-US"/>
        </w:rPr>
        <w:t>Nmxiture</w:t>
      </w:r>
      <w:proofErr w:type="spellEnd"/>
    </w:p>
  </w:comment>
  <w:comment w:id="443" w:author="Coline CANONNE" w:date="2024-06-07T15:03:00Z" w:initials="CC">
    <w:p w14:paraId="2ED0B838" w14:textId="49603D9D" w:rsidR="00DA43B0" w:rsidRDefault="00DA43B0">
      <w:pPr>
        <w:pStyle w:val="Commentaire"/>
      </w:pPr>
      <w:r>
        <w:rPr>
          <w:rStyle w:val="Marquedecommentaire"/>
        </w:rPr>
        <w:annotationRef/>
      </w:r>
      <w:r w:rsidRPr="0051294C">
        <w:rPr>
          <w:lang w:val="en-US"/>
        </w:rPr>
        <w:t xml:space="preserve">Reflect </w:t>
      </w:r>
      <w:proofErr w:type="gramStart"/>
      <w:r w:rsidRPr="0051294C">
        <w:rPr>
          <w:lang w:val="en-US"/>
        </w:rPr>
        <w:t>what ?</w:t>
      </w:r>
      <w:proofErr w:type="gramEnd"/>
      <w:r w:rsidRPr="0051294C">
        <w:rPr>
          <w:lang w:val="en-US"/>
        </w:rPr>
        <w:t xml:space="preserve"> </w:t>
      </w:r>
      <w:r>
        <w:t>Je ne comprends pas bien à quoi tu fais référence</w:t>
      </w:r>
    </w:p>
  </w:comment>
  <w:comment w:id="464" w:author="Valentin Lauret" w:date="2024-06-06T14:29:00Z" w:initials="VL">
    <w:p w14:paraId="472A2BEF" w14:textId="128EF795" w:rsidR="006210E7" w:rsidRDefault="006210E7">
      <w:pPr>
        <w:pStyle w:val="Commentaire"/>
      </w:pPr>
      <w:r>
        <w:rPr>
          <w:rStyle w:val="Marquedecommentaire"/>
        </w:rPr>
        <w:annotationRef/>
      </w:r>
      <w:r>
        <w:t xml:space="preserve">Je pense que je garderai la même organisation pour les résultats que pour la discussion. D’abord discuter des modèles et ensuite de la vulnérabilité. </w:t>
      </w:r>
    </w:p>
  </w:comment>
  <w:comment w:id="465" w:author="Coline CANONNE" w:date="2024-06-06T17:23:00Z" w:initials="CC">
    <w:p w14:paraId="5FE5FAB0" w14:textId="77777777" w:rsidR="00C64804" w:rsidRDefault="00C64804">
      <w:pPr>
        <w:pStyle w:val="Commentaire"/>
      </w:pPr>
      <w:r>
        <w:rPr>
          <w:rStyle w:val="Marquedecommentaire"/>
        </w:rPr>
        <w:annotationRef/>
      </w:r>
      <w:r>
        <w:t>Yes, pareil.</w:t>
      </w:r>
    </w:p>
    <w:p w14:paraId="66907CA0" w14:textId="77777777" w:rsidR="00C64804" w:rsidRDefault="00C64804">
      <w:pPr>
        <w:pStyle w:val="Commentaire"/>
      </w:pPr>
    </w:p>
    <w:p w14:paraId="484D8F73" w14:textId="77777777" w:rsidR="00C64804" w:rsidRDefault="00C64804">
      <w:pPr>
        <w:pStyle w:val="Commentaire"/>
      </w:pPr>
      <w:r>
        <w:t>Peut être un résumé des résultats en 4-5 lignes avant de démarrer les paragraphes par partie ?</w:t>
      </w:r>
    </w:p>
    <w:p w14:paraId="37181914" w14:textId="6041685D" w:rsidR="00C64804" w:rsidRDefault="00C64804">
      <w:pPr>
        <w:pStyle w:val="Commentaire"/>
      </w:pPr>
    </w:p>
  </w:comment>
  <w:comment w:id="474" w:author="Coline CANONNE" w:date="2024-06-07T15:09:00Z" w:initials="CC">
    <w:p w14:paraId="7A48B521" w14:textId="095847EF" w:rsidR="00627973" w:rsidRPr="00627973" w:rsidRDefault="00627973">
      <w:pPr>
        <w:pStyle w:val="Commentaire"/>
        <w:rPr>
          <w:lang w:val="en-US"/>
        </w:rPr>
      </w:pPr>
      <w:r>
        <w:rPr>
          <w:rStyle w:val="Marquedecommentaire"/>
        </w:rPr>
        <w:annotationRef/>
      </w:r>
      <w:proofErr w:type="gramStart"/>
      <w:r w:rsidRPr="00627973">
        <w:rPr>
          <w:lang w:val="en-US"/>
        </w:rPr>
        <w:t>Suggest ?</w:t>
      </w:r>
      <w:proofErr w:type="gramEnd"/>
      <w:r w:rsidRPr="00627973">
        <w:rPr>
          <w:lang w:val="en-US"/>
        </w:rPr>
        <w:t xml:space="preserve"> u</w:t>
      </w:r>
      <w:r>
        <w:rPr>
          <w:lang w:val="en-US"/>
        </w:rPr>
        <w:t>nderly ?</w:t>
      </w:r>
    </w:p>
  </w:comment>
  <w:comment w:id="477" w:author="Valentin Lauret" w:date="2024-06-06T11:34:00Z" w:initials="VL">
    <w:p w14:paraId="71F48469" w14:textId="4DFDEE05" w:rsidR="006210E7" w:rsidRPr="00627973" w:rsidRDefault="006210E7">
      <w:pPr>
        <w:pStyle w:val="Commentaire"/>
        <w:rPr>
          <w:lang w:val="en-US"/>
        </w:rPr>
      </w:pPr>
      <w:r>
        <w:rPr>
          <w:rStyle w:val="Marquedecommentaire"/>
        </w:rPr>
        <w:annotationRef/>
      </w:r>
      <w:r w:rsidRPr="00627973">
        <w:rPr>
          <w:lang w:val="en-US"/>
        </w:rPr>
        <w:t xml:space="preserve">The breeding </w:t>
      </w:r>
      <w:proofErr w:type="gramStart"/>
      <w:r w:rsidRPr="00627973">
        <w:rPr>
          <w:lang w:val="en-US"/>
        </w:rPr>
        <w:t>period ?</w:t>
      </w:r>
      <w:proofErr w:type="gramEnd"/>
      <w:r w:rsidRPr="00627973">
        <w:rPr>
          <w:lang w:val="en-US"/>
        </w:rPr>
        <w:t xml:space="preserve"> </w:t>
      </w:r>
    </w:p>
  </w:comment>
  <w:comment w:id="480" w:author="Coline CANONNE" w:date="2024-06-07T15:11:00Z" w:initials="CC">
    <w:p w14:paraId="4F09E430" w14:textId="3F239AEE" w:rsidR="00627973" w:rsidRPr="00627973" w:rsidRDefault="00627973">
      <w:pPr>
        <w:pStyle w:val="Commentaire"/>
        <w:rPr>
          <w:lang w:val="en-US"/>
        </w:rPr>
      </w:pPr>
      <w:r>
        <w:rPr>
          <w:rStyle w:val="Marquedecommentaire"/>
        </w:rPr>
        <w:annotationRef/>
      </w:r>
      <w:r w:rsidRPr="00627973">
        <w:rPr>
          <w:lang w:val="en-US"/>
        </w:rPr>
        <w:t>notably</w:t>
      </w:r>
    </w:p>
  </w:comment>
  <w:comment w:id="521" w:author="Coline CANONNE" w:date="2024-06-07T15:18:00Z" w:initials="CC">
    <w:p w14:paraId="563B3B50" w14:textId="3270B751" w:rsidR="00627973" w:rsidRPr="00627973" w:rsidRDefault="00627973">
      <w:pPr>
        <w:pStyle w:val="Commentaire"/>
        <w:rPr>
          <w:lang w:val="en-US"/>
        </w:rPr>
      </w:pPr>
      <w:r>
        <w:rPr>
          <w:rStyle w:val="Marquedecommentaire"/>
        </w:rPr>
        <w:annotationRef/>
      </w:r>
      <w:r w:rsidRPr="00627973">
        <w:rPr>
          <w:lang w:val="en-US"/>
        </w:rPr>
        <w:t>Shearwaters are particularly at risk of collision, as they fly mainly close to the water at blade height.</w:t>
      </w:r>
    </w:p>
  </w:comment>
  <w:comment w:id="533" w:author="Valentin Lauret" w:date="2024-06-06T11:37:00Z" w:initials="VL">
    <w:p w14:paraId="433E676E" w14:textId="3D16D7BC" w:rsidR="006210E7" w:rsidRDefault="006210E7">
      <w:pPr>
        <w:pStyle w:val="Commentaire"/>
      </w:pPr>
      <w:r>
        <w:rPr>
          <w:rStyle w:val="Marquedecommentaire"/>
        </w:rPr>
        <w:annotationRef/>
      </w:r>
      <w:r>
        <w:t>Tu peux dire pourquoi ? C’</w:t>
      </w:r>
      <w:proofErr w:type="spellStart"/>
      <w:r>
        <w:t>esst</w:t>
      </w:r>
      <w:proofErr w:type="spellEnd"/>
      <w:r>
        <w:t xml:space="preserve"> l’altitude de vol qui est plus à risque ? </w:t>
      </w:r>
    </w:p>
  </w:comment>
  <w:comment w:id="561" w:author="Coline CANONNE" w:date="2024-06-07T15:25:00Z" w:initials="CC">
    <w:p w14:paraId="7A4F17A5" w14:textId="2EC30038" w:rsidR="001D7C85" w:rsidRDefault="001D7C85">
      <w:pPr>
        <w:pStyle w:val="Commentaire"/>
      </w:pPr>
      <w:r>
        <w:rPr>
          <w:rStyle w:val="Marquedecommentaire"/>
        </w:rPr>
        <w:annotationRef/>
      </w:r>
      <w:r>
        <w:t xml:space="preserve">In </w:t>
      </w:r>
      <w:proofErr w:type="spellStart"/>
      <w:r>
        <w:t>contrast</w:t>
      </w:r>
      <w:proofErr w:type="spellEnd"/>
    </w:p>
  </w:comment>
  <w:comment w:id="563" w:author="Coline CANONNE" w:date="2024-06-07T15:26:00Z" w:initials="CC">
    <w:p w14:paraId="09EC28AF" w14:textId="1A6C6749" w:rsidR="001D7C85" w:rsidRDefault="001D7C85">
      <w:pPr>
        <w:pStyle w:val="Commentaire"/>
      </w:pPr>
      <w:r>
        <w:rPr>
          <w:rStyle w:val="Marquedecommentaire"/>
        </w:rPr>
        <w:annotationRef/>
      </w:r>
      <w:proofErr w:type="spellStart"/>
      <w:proofErr w:type="gramStart"/>
      <w:r>
        <w:t>calculating</w:t>
      </w:r>
      <w:proofErr w:type="spellEnd"/>
      <w:proofErr w:type="gramEnd"/>
    </w:p>
  </w:comment>
  <w:comment w:id="573" w:author="Valentin Lauret" w:date="2024-06-06T15:05:00Z" w:initials="VL">
    <w:p w14:paraId="4CFB632A" w14:textId="64855263" w:rsidR="00AE6FA1" w:rsidRDefault="00AE6FA1">
      <w:pPr>
        <w:pStyle w:val="Commentaire"/>
      </w:pPr>
      <w:r>
        <w:rPr>
          <w:rStyle w:val="Marquedecommentaire"/>
        </w:rPr>
        <w:annotationRef/>
      </w:r>
      <w:r>
        <w:t>Même si t’en as un chouia parlé, je dirai qu’il nous manque un travail sur l’altitude de vol pour avoir un</w:t>
      </w:r>
      <w:r w:rsidR="002D7421">
        <w:t xml:space="preserve">e évaluation robuste du risque de collision, et que les données GPS nous </w:t>
      </w:r>
      <w:proofErr w:type="gramStart"/>
      <w:r w:rsidR="002D7421">
        <w:t>permettront</w:t>
      </w:r>
      <w:proofErr w:type="gramEnd"/>
      <w:r w:rsidR="002D7421">
        <w:t xml:space="preserve"> de répondre à ces données (travail en cours). </w:t>
      </w:r>
      <w:r w:rsidR="002D7421">
        <w:sym w:font="Wingdings" w:char="F04A"/>
      </w:r>
      <w:r w:rsidR="002D7421">
        <w:t xml:space="preserve"> </w:t>
      </w:r>
    </w:p>
  </w:comment>
  <w:comment w:id="574" w:author="Coline CANONNE" w:date="2024-06-06T17:28:00Z" w:initials="CC">
    <w:p w14:paraId="1D65C2CA" w14:textId="25C0F0A6" w:rsidR="001D7C85" w:rsidRDefault="00C64804" w:rsidP="00C64804">
      <w:pPr>
        <w:pStyle w:val="Commentaire"/>
      </w:pPr>
      <w:r>
        <w:rPr>
          <w:rStyle w:val="Marquedecommentaire"/>
        </w:rPr>
        <w:annotationRef/>
      </w:r>
      <w:r w:rsidR="001D7C85">
        <w:t xml:space="preserve">Is </w:t>
      </w:r>
      <w:proofErr w:type="spellStart"/>
      <w:r w:rsidR="001D7C85">
        <w:t>gained</w:t>
      </w:r>
      <w:proofErr w:type="spellEnd"/>
    </w:p>
    <w:p w14:paraId="50AA51B6" w14:textId="77777777" w:rsidR="001D7C85" w:rsidRDefault="001D7C85" w:rsidP="00C64804">
      <w:pPr>
        <w:pStyle w:val="Commentaire"/>
      </w:pPr>
    </w:p>
    <w:p w14:paraId="2A40A197" w14:textId="63EE867D" w:rsidR="00C64804" w:rsidRDefault="00C64804" w:rsidP="00C64804">
      <w:pPr>
        <w:pStyle w:val="Commentaire"/>
      </w:pPr>
      <w:r>
        <w:t xml:space="preserve">Oui ça peut être une piste de perspective à proposer pour compléter. </w:t>
      </w:r>
    </w:p>
    <w:p w14:paraId="39474CF0" w14:textId="77777777" w:rsidR="00C64804" w:rsidRDefault="00C64804" w:rsidP="00C64804">
      <w:pPr>
        <w:pStyle w:val="Commentaire"/>
      </w:pPr>
    </w:p>
    <w:p w14:paraId="18F6EE40" w14:textId="7F5F6741" w:rsidR="00C64804" w:rsidRDefault="00C64804" w:rsidP="00C64804">
      <w:pPr>
        <w:pStyle w:val="Commentaire"/>
      </w:pPr>
      <w:r>
        <w:t xml:space="preserve">Propositions de </w:t>
      </w:r>
      <w:proofErr w:type="spellStart"/>
      <w:r>
        <w:t>refs</w:t>
      </w:r>
      <w:proofErr w:type="spellEnd"/>
      <w:r>
        <w:t xml:space="preserve"> : </w:t>
      </w:r>
    </w:p>
    <w:p w14:paraId="0A09212D" w14:textId="77777777" w:rsidR="00C64804" w:rsidRDefault="00C64804" w:rsidP="00C64804">
      <w:pPr>
        <w:pStyle w:val="Commentaire"/>
      </w:pPr>
    </w:p>
    <w:p w14:paraId="4F91B709" w14:textId="77777777" w:rsidR="00C64804" w:rsidRPr="00C64804" w:rsidRDefault="00C64804" w:rsidP="00C64804">
      <w:pPr>
        <w:spacing w:after="0" w:line="240" w:lineRule="auto"/>
        <w:ind w:left="480" w:hanging="480"/>
        <w:jc w:val="left"/>
        <w:rPr>
          <w:rFonts w:ascii="Times New Roman" w:eastAsia="Times New Roman" w:hAnsi="Times New Roman" w:cs="Times New Roman"/>
          <w:color w:val="auto"/>
          <w:szCs w:val="24"/>
          <w:lang w:val="en-US"/>
        </w:rPr>
      </w:pPr>
      <w:r w:rsidRPr="00C64804">
        <w:rPr>
          <w:rFonts w:ascii="Times New Roman" w:eastAsia="Times New Roman" w:hAnsi="Times New Roman" w:cs="Times New Roman"/>
          <w:color w:val="auto"/>
          <w:szCs w:val="24"/>
          <w:lang w:val="en-US"/>
        </w:rPr>
        <w:t xml:space="preserve">Ross‐Smith, V. H., </w:t>
      </w:r>
      <w:proofErr w:type="spellStart"/>
      <w:r w:rsidRPr="00C64804">
        <w:rPr>
          <w:rFonts w:ascii="Times New Roman" w:eastAsia="Times New Roman" w:hAnsi="Times New Roman" w:cs="Times New Roman"/>
          <w:color w:val="auto"/>
          <w:szCs w:val="24"/>
          <w:lang w:val="en-US"/>
        </w:rPr>
        <w:t>Thaxter</w:t>
      </w:r>
      <w:proofErr w:type="spellEnd"/>
      <w:r w:rsidRPr="00C64804">
        <w:rPr>
          <w:rFonts w:ascii="Times New Roman" w:eastAsia="Times New Roman" w:hAnsi="Times New Roman" w:cs="Times New Roman"/>
          <w:color w:val="auto"/>
          <w:szCs w:val="24"/>
          <w:lang w:val="en-US"/>
        </w:rPr>
        <w:t xml:space="preserve">, C. B., </w:t>
      </w:r>
      <w:proofErr w:type="spellStart"/>
      <w:r w:rsidRPr="00C64804">
        <w:rPr>
          <w:rFonts w:ascii="Times New Roman" w:eastAsia="Times New Roman" w:hAnsi="Times New Roman" w:cs="Times New Roman"/>
          <w:color w:val="auto"/>
          <w:szCs w:val="24"/>
          <w:lang w:val="en-US"/>
        </w:rPr>
        <w:t>Masden</w:t>
      </w:r>
      <w:proofErr w:type="spellEnd"/>
      <w:r w:rsidRPr="00C64804">
        <w:rPr>
          <w:rFonts w:ascii="Times New Roman" w:eastAsia="Times New Roman" w:hAnsi="Times New Roman" w:cs="Times New Roman"/>
          <w:color w:val="auto"/>
          <w:szCs w:val="24"/>
          <w:lang w:val="en-US"/>
        </w:rPr>
        <w:t>, E. A., Shamoun‐</w:t>
      </w:r>
      <w:proofErr w:type="spellStart"/>
      <w:r w:rsidRPr="00C64804">
        <w:rPr>
          <w:rFonts w:ascii="Times New Roman" w:eastAsia="Times New Roman" w:hAnsi="Times New Roman" w:cs="Times New Roman"/>
          <w:color w:val="auto"/>
          <w:szCs w:val="24"/>
          <w:lang w:val="en-US"/>
        </w:rPr>
        <w:t>Baranes</w:t>
      </w:r>
      <w:proofErr w:type="spellEnd"/>
      <w:r w:rsidRPr="00C64804">
        <w:rPr>
          <w:rFonts w:ascii="Times New Roman" w:eastAsia="Times New Roman" w:hAnsi="Times New Roman" w:cs="Times New Roman"/>
          <w:color w:val="auto"/>
          <w:szCs w:val="24"/>
          <w:lang w:val="en-US"/>
        </w:rPr>
        <w:t xml:space="preserve">, J., Burton, N. H. K., Wright, L. J., </w:t>
      </w:r>
      <w:proofErr w:type="spellStart"/>
      <w:r w:rsidRPr="00C64804">
        <w:rPr>
          <w:rFonts w:ascii="Times New Roman" w:eastAsia="Times New Roman" w:hAnsi="Times New Roman" w:cs="Times New Roman"/>
          <w:color w:val="auto"/>
          <w:szCs w:val="24"/>
          <w:lang w:val="en-US"/>
        </w:rPr>
        <w:t>Rehfisch</w:t>
      </w:r>
      <w:proofErr w:type="spellEnd"/>
      <w:r w:rsidRPr="00C64804">
        <w:rPr>
          <w:rFonts w:ascii="Times New Roman" w:eastAsia="Times New Roman" w:hAnsi="Times New Roman" w:cs="Times New Roman"/>
          <w:color w:val="auto"/>
          <w:szCs w:val="24"/>
          <w:lang w:val="en-US"/>
        </w:rPr>
        <w:t xml:space="preserve">, M. M. and Johnston, A. 2016. Modelling flight heights of lesser black‐backed gulls and great skuas from </w:t>
      </w:r>
      <w:proofErr w:type="gramStart"/>
      <w:r w:rsidRPr="00C64804">
        <w:rPr>
          <w:rFonts w:ascii="Times New Roman" w:eastAsia="Times New Roman" w:hAnsi="Times New Roman" w:cs="Times New Roman"/>
          <w:smallCaps/>
          <w:color w:val="auto"/>
          <w:szCs w:val="24"/>
          <w:lang w:val="en-US"/>
        </w:rPr>
        <w:t>GPS</w:t>
      </w:r>
      <w:r w:rsidRPr="00C64804">
        <w:rPr>
          <w:rFonts w:ascii="Times New Roman" w:eastAsia="Times New Roman" w:hAnsi="Times New Roman" w:cs="Times New Roman"/>
          <w:color w:val="auto"/>
          <w:szCs w:val="24"/>
          <w:lang w:val="en-US"/>
        </w:rPr>
        <w:t> :</w:t>
      </w:r>
      <w:proofErr w:type="gramEnd"/>
      <w:r w:rsidRPr="00C64804">
        <w:rPr>
          <w:rFonts w:ascii="Times New Roman" w:eastAsia="Times New Roman" w:hAnsi="Times New Roman" w:cs="Times New Roman"/>
          <w:color w:val="auto"/>
          <w:szCs w:val="24"/>
          <w:lang w:val="en-US"/>
        </w:rPr>
        <w:t xml:space="preserve"> a Bayesian approach (D Thompson, Ed.). - Journal of Applied Ecology 53: 1676–1685.</w:t>
      </w:r>
    </w:p>
    <w:p w14:paraId="5091B065" w14:textId="4F983866" w:rsidR="00C64804" w:rsidRDefault="00C64804">
      <w:pPr>
        <w:pStyle w:val="Commentaire"/>
        <w:rPr>
          <w:lang w:val="en-US"/>
        </w:rPr>
      </w:pPr>
    </w:p>
    <w:p w14:paraId="0E9F7ACC" w14:textId="77777777" w:rsidR="00C64804" w:rsidRPr="00C64804" w:rsidRDefault="00C64804" w:rsidP="00C64804">
      <w:pPr>
        <w:spacing w:after="0" w:line="240" w:lineRule="auto"/>
        <w:ind w:left="480" w:hanging="480"/>
        <w:jc w:val="left"/>
        <w:rPr>
          <w:rFonts w:ascii="Times New Roman" w:eastAsia="Times New Roman" w:hAnsi="Times New Roman" w:cs="Times New Roman"/>
          <w:color w:val="auto"/>
          <w:szCs w:val="24"/>
          <w:lang w:val="en-US"/>
        </w:rPr>
      </w:pPr>
      <w:r w:rsidRPr="00C64804">
        <w:rPr>
          <w:rFonts w:ascii="Times New Roman" w:eastAsia="Times New Roman" w:hAnsi="Times New Roman" w:cs="Times New Roman"/>
          <w:color w:val="auto"/>
          <w:szCs w:val="24"/>
          <w:lang w:val="en-US"/>
        </w:rPr>
        <w:t>Johnston, A., Cook, A. S. C. P., Wright, L. J., Humphreys, E. M. and Burton, N. H. K. 2014. Modelling flight heights of marine birds to more accurately assess collision risk with offshore wind turbines (M Frederiksen, Ed.). - Journal of Applied Ecology 51: 31–41.</w:t>
      </w:r>
    </w:p>
    <w:p w14:paraId="1DB8877C" w14:textId="77777777" w:rsidR="00C64804" w:rsidRDefault="00C64804">
      <w:pPr>
        <w:pStyle w:val="Commentaire"/>
        <w:rPr>
          <w:lang w:val="en-US"/>
        </w:rPr>
      </w:pPr>
    </w:p>
    <w:p w14:paraId="3567124E" w14:textId="169887E3" w:rsidR="00C64804" w:rsidRPr="00C64804" w:rsidRDefault="00C64804" w:rsidP="00C64804">
      <w:pPr>
        <w:spacing w:after="0" w:line="240" w:lineRule="auto"/>
        <w:ind w:left="480" w:hanging="480"/>
        <w:jc w:val="left"/>
        <w:rPr>
          <w:rFonts w:ascii="Times New Roman" w:eastAsia="Times New Roman" w:hAnsi="Times New Roman" w:cs="Times New Roman"/>
          <w:color w:val="auto"/>
          <w:szCs w:val="24"/>
          <w:lang w:val="en-US"/>
        </w:rPr>
      </w:pPr>
    </w:p>
    <w:p w14:paraId="3F9EF134" w14:textId="77777777" w:rsidR="00C64804" w:rsidRDefault="00C64804">
      <w:pPr>
        <w:pStyle w:val="Commentaire"/>
        <w:rPr>
          <w:lang w:val="en-US"/>
        </w:rPr>
      </w:pPr>
    </w:p>
    <w:p w14:paraId="62851C8C" w14:textId="0028FDD8" w:rsidR="00C64804" w:rsidRPr="00C64804" w:rsidRDefault="00C64804">
      <w:pPr>
        <w:pStyle w:val="Commentaire"/>
        <w:rPr>
          <w:lang w:val="en-US"/>
        </w:rPr>
      </w:pPr>
    </w:p>
  </w:comment>
  <w:comment w:id="592" w:author="Valentin Lauret" w:date="2024-06-06T11:49:00Z" w:initials="VL">
    <w:p w14:paraId="50C0AC5E" w14:textId="18C98E15" w:rsidR="006210E7" w:rsidRDefault="006210E7">
      <w:pPr>
        <w:pStyle w:val="Commentaire"/>
      </w:pPr>
      <w:r>
        <w:rPr>
          <w:rStyle w:val="Marquedecommentaire"/>
        </w:rPr>
        <w:annotationRef/>
      </w:r>
      <w:r>
        <w:t xml:space="preserve">Possible de rajouter un mot sur la planification éolienne qui nécessite de prendre en compte les migrateurs en mer. </w:t>
      </w:r>
    </w:p>
  </w:comment>
  <w:comment w:id="593" w:author="Coline CANONNE" w:date="2024-06-06T17:34:00Z" w:initials="CC">
    <w:p w14:paraId="52375EA3" w14:textId="77777777" w:rsidR="005F7B10" w:rsidRPr="00643831" w:rsidRDefault="005F7B10">
      <w:pPr>
        <w:pStyle w:val="Commentaire"/>
        <w:rPr>
          <w:lang w:val="en-US"/>
        </w:rPr>
      </w:pPr>
      <w:r>
        <w:rPr>
          <w:rStyle w:val="Marquedecommentaire"/>
        </w:rPr>
        <w:annotationRef/>
      </w:r>
      <w:proofErr w:type="gramStart"/>
      <w:r w:rsidRPr="00643831">
        <w:rPr>
          <w:lang w:val="en-US"/>
        </w:rPr>
        <w:t>Yep :</w:t>
      </w:r>
      <w:proofErr w:type="gramEnd"/>
    </w:p>
    <w:p w14:paraId="0F6FEA5B" w14:textId="77777777" w:rsidR="005F7B10" w:rsidRPr="00643831" w:rsidRDefault="005F7B10">
      <w:pPr>
        <w:pStyle w:val="Commentaire"/>
        <w:rPr>
          <w:lang w:val="en-US"/>
        </w:rPr>
      </w:pPr>
    </w:p>
    <w:p w14:paraId="74A1BF6B" w14:textId="537E6A71" w:rsidR="005F7B10" w:rsidRPr="005F7B10" w:rsidRDefault="005F7B10">
      <w:pPr>
        <w:pStyle w:val="Commentaire"/>
        <w:rPr>
          <w:lang w:val="en-US"/>
        </w:rPr>
      </w:pPr>
      <w:r w:rsidRPr="00C64804">
        <w:rPr>
          <w:rFonts w:ascii="Times New Roman" w:eastAsia="Times New Roman" w:hAnsi="Times New Roman" w:cs="Times New Roman"/>
          <w:color w:val="auto"/>
          <w:szCs w:val="24"/>
          <w:lang w:val="en-US"/>
        </w:rPr>
        <w:t>Weiser, E. L., Overton, C. T., Douglas, D. C., Casazza, M. L. and Flint, P. L. 2024. Geese migrating over the Pacific Ocean select altitudes coinciding with offshore wind turbine blades. - Journal of Applied Ecology: 1365-2664.14612.</w:t>
      </w:r>
    </w:p>
  </w:comment>
  <w:comment w:id="594" w:author="Coline CANONNE" w:date="2024-06-07T15:33:00Z" w:initials="CC">
    <w:p w14:paraId="24B5F54C" w14:textId="77777777" w:rsidR="00930CF0" w:rsidRDefault="00930CF0">
      <w:pPr>
        <w:pStyle w:val="Commentaire"/>
      </w:pPr>
      <w:r>
        <w:rPr>
          <w:rStyle w:val="Marquedecommentaire"/>
        </w:rPr>
        <w:annotationRef/>
      </w:r>
      <w:r>
        <w:t>Occurrence ?</w:t>
      </w:r>
    </w:p>
    <w:p w14:paraId="7C3D7B89" w14:textId="77777777" w:rsidR="00930CF0" w:rsidRDefault="00930CF0">
      <w:pPr>
        <w:pStyle w:val="Commentaire"/>
      </w:pPr>
    </w:p>
    <w:p w14:paraId="2D167DD9" w14:textId="3B807D09" w:rsidR="00930CF0" w:rsidRDefault="00930CF0">
      <w:pPr>
        <w:pStyle w:val="Commentaire"/>
      </w:pPr>
      <w:r>
        <w:t>Je pense qu’il faut choisir un terme et le garder tout le long</w:t>
      </w:r>
    </w:p>
  </w:comment>
  <w:comment w:id="605" w:author="Valentin Lauret" w:date="2024-06-06T11:51:00Z" w:initials="VL">
    <w:p w14:paraId="5E6AB270" w14:textId="0CB816DA" w:rsidR="006210E7" w:rsidRDefault="006210E7">
      <w:pPr>
        <w:pStyle w:val="Commentaire"/>
      </w:pPr>
      <w:r>
        <w:rPr>
          <w:rStyle w:val="Marquedecommentaire"/>
        </w:rPr>
        <w:annotationRef/>
      </w:r>
      <w:r>
        <w:t>Tel quel, ce paragraphe ne discute pas vraiment tes résultats. Je le trouve bien mais je pense qu’il aurait plus sa place en introduction qu’en discussion.</w:t>
      </w:r>
    </w:p>
  </w:comment>
  <w:comment w:id="606" w:author="Coline CANONNE" w:date="2024-06-06T17:36:00Z" w:initials="CC">
    <w:p w14:paraId="586B0B7C" w14:textId="7E2A66CF" w:rsidR="005F7B10" w:rsidRDefault="005F7B10" w:rsidP="005F7B10">
      <w:pPr>
        <w:pStyle w:val="Commentaire"/>
        <w:ind w:left="0" w:firstLine="0"/>
      </w:pPr>
      <w:r>
        <w:rPr>
          <w:rStyle w:val="Marquedecommentaire"/>
        </w:rPr>
        <w:annotationRef/>
      </w:r>
      <w:r w:rsidRPr="005F7B10">
        <w:t>Mieux expli</w:t>
      </w:r>
      <w:r>
        <w:t>citer</w:t>
      </w:r>
      <w:r w:rsidRPr="005F7B10">
        <w:t xml:space="preserve"> où t</w:t>
      </w:r>
      <w:r>
        <w:t xml:space="preserve">u veux en venir je pense : servira à guider les choix de futurs protocoles pour optimiser ? </w:t>
      </w:r>
    </w:p>
    <w:p w14:paraId="32EAFF41" w14:textId="10313D69" w:rsidR="005F7B10" w:rsidRPr="005F7B10" w:rsidRDefault="005F7B10" w:rsidP="005F7B10">
      <w:pPr>
        <w:pStyle w:val="Commentaire"/>
        <w:ind w:left="0" w:firstLine="0"/>
      </w:pPr>
      <w:r>
        <w:t>A placer plus bas je pense, ça discute de la méthode générale du suivi, plus que de tes résultats</w:t>
      </w:r>
    </w:p>
  </w:comment>
  <w:comment w:id="645" w:author="Valentin Lauret" w:date="2024-06-06T11:52:00Z" w:initials="VL">
    <w:p w14:paraId="04B5EC34" w14:textId="7415D3C7" w:rsidR="006210E7" w:rsidRPr="005F7B10" w:rsidRDefault="006210E7">
      <w:pPr>
        <w:pStyle w:val="Commentaire"/>
      </w:pPr>
      <w:r>
        <w:rPr>
          <w:rStyle w:val="Marquedecommentaire"/>
        </w:rPr>
        <w:annotationRef/>
      </w:r>
      <w:proofErr w:type="spellStart"/>
      <w:r w:rsidRPr="005F7B10">
        <w:t>Intensity</w:t>
      </w:r>
      <w:proofErr w:type="spellEnd"/>
      <w:r w:rsidRPr="005F7B10">
        <w:t xml:space="preserve"> of use ?</w:t>
      </w:r>
    </w:p>
  </w:comment>
  <w:comment w:id="642" w:author="Valentin Lauret" w:date="2024-06-06T14:26:00Z" w:initials="VL">
    <w:p w14:paraId="62D75FD8" w14:textId="77777777" w:rsidR="006210E7" w:rsidRDefault="006210E7">
      <w:pPr>
        <w:pStyle w:val="Commentaire"/>
      </w:pPr>
      <w:r>
        <w:rPr>
          <w:rStyle w:val="Marquedecommentaire"/>
        </w:rPr>
        <w:annotationRef/>
      </w:r>
      <w:r>
        <w:t>Je trouve que cette phrase n’est pas claire, en particulier « </w:t>
      </w:r>
      <w:proofErr w:type="spellStart"/>
      <w:r>
        <w:t>regular</w:t>
      </w:r>
      <w:proofErr w:type="spellEnd"/>
      <w:r>
        <w:t xml:space="preserve"> ». </w:t>
      </w:r>
    </w:p>
    <w:p w14:paraId="308AFAEC" w14:textId="77777777" w:rsidR="006210E7" w:rsidRDefault="006210E7">
      <w:pPr>
        <w:pStyle w:val="Commentaire"/>
      </w:pPr>
    </w:p>
    <w:p w14:paraId="68D41C89" w14:textId="4A4008D5" w:rsidR="006210E7" w:rsidRPr="00C64804" w:rsidRDefault="006210E7">
      <w:pPr>
        <w:pStyle w:val="Commentaire"/>
        <w:rPr>
          <w:lang w:val="en-US"/>
        </w:rPr>
      </w:pPr>
      <w:r>
        <w:t xml:space="preserve">Si tu veux dire que l’utilisation des données de </w:t>
      </w:r>
      <w:proofErr w:type="spellStart"/>
      <w:r>
        <w:t>detection</w:t>
      </w:r>
      <w:proofErr w:type="spellEnd"/>
      <w:r>
        <w:t>/non-</w:t>
      </w:r>
      <w:proofErr w:type="spellStart"/>
      <w:r>
        <w:t>detection</w:t>
      </w:r>
      <w:proofErr w:type="spellEnd"/>
      <w:r>
        <w:t xml:space="preserve"> contiennent moins de détail que les comptages. </w:t>
      </w:r>
      <w:r w:rsidRPr="00C64804">
        <w:rPr>
          <w:lang w:val="en-US"/>
        </w:rPr>
        <w:t xml:space="preserve">Je </w:t>
      </w:r>
      <w:proofErr w:type="spellStart"/>
      <w:r w:rsidRPr="00C64804">
        <w:rPr>
          <w:lang w:val="en-US"/>
        </w:rPr>
        <w:t>te</w:t>
      </w:r>
      <w:proofErr w:type="spellEnd"/>
      <w:r w:rsidRPr="00C64804">
        <w:rPr>
          <w:lang w:val="en-US"/>
        </w:rPr>
        <w:t xml:space="preserve"> propose un </w:t>
      </w:r>
      <w:proofErr w:type="spellStart"/>
      <w:r w:rsidRPr="00C64804">
        <w:rPr>
          <w:lang w:val="en-US"/>
        </w:rPr>
        <w:t>truc</w:t>
      </w:r>
      <w:proofErr w:type="spellEnd"/>
      <w:r w:rsidRPr="00C64804">
        <w:rPr>
          <w:lang w:val="en-US"/>
        </w:rPr>
        <w:t xml:space="preserve"> </w:t>
      </w:r>
      <w:proofErr w:type="spellStart"/>
      <w:r w:rsidRPr="00C64804">
        <w:rPr>
          <w:lang w:val="en-US"/>
        </w:rPr>
        <w:t>comme</w:t>
      </w:r>
      <w:proofErr w:type="spellEnd"/>
      <w:r w:rsidRPr="00C64804">
        <w:rPr>
          <w:lang w:val="en-US"/>
        </w:rPr>
        <w:t xml:space="preserve"> </w:t>
      </w:r>
      <w:proofErr w:type="spellStart"/>
      <w:proofErr w:type="gramStart"/>
      <w:r w:rsidRPr="00C64804">
        <w:rPr>
          <w:lang w:val="en-US"/>
        </w:rPr>
        <w:t>ça</w:t>
      </w:r>
      <w:proofErr w:type="spellEnd"/>
      <w:r w:rsidRPr="00C64804">
        <w:rPr>
          <w:lang w:val="en-US"/>
        </w:rPr>
        <w:t> :</w:t>
      </w:r>
      <w:proofErr w:type="gramEnd"/>
      <w:r w:rsidRPr="00C64804">
        <w:rPr>
          <w:lang w:val="en-US"/>
        </w:rPr>
        <w:t xml:space="preserve"> </w:t>
      </w:r>
    </w:p>
    <w:p w14:paraId="61F6EE73" w14:textId="77777777" w:rsidR="006210E7" w:rsidRPr="00C64804" w:rsidRDefault="006210E7">
      <w:pPr>
        <w:pStyle w:val="Commentaire"/>
        <w:rPr>
          <w:lang w:val="en-US"/>
        </w:rPr>
      </w:pPr>
    </w:p>
    <w:p w14:paraId="7F5C0174" w14:textId="32BA24CB" w:rsidR="006210E7" w:rsidRPr="00402FD6" w:rsidRDefault="006210E7">
      <w:pPr>
        <w:pStyle w:val="Commentaire"/>
        <w:rPr>
          <w:lang w:val="en-US"/>
        </w:rPr>
      </w:pPr>
      <w:r w:rsidRPr="00402FD6">
        <w:rPr>
          <w:lang w:val="en-US"/>
        </w:rPr>
        <w:t>« N-mixture models displayed more d</w:t>
      </w:r>
      <w:r>
        <w:rPr>
          <w:lang w:val="en-US"/>
        </w:rPr>
        <w:t xml:space="preserve">etailed maps of species space-use than maps from occupancy models (Figure X). Count data used by </w:t>
      </w:r>
      <w:proofErr w:type="spellStart"/>
      <w:r>
        <w:rPr>
          <w:lang w:val="en-US"/>
        </w:rPr>
        <w:t>Nmixture</w:t>
      </w:r>
      <w:proofErr w:type="spellEnd"/>
      <w:r>
        <w:rPr>
          <w:lang w:val="en-US"/>
        </w:rPr>
        <w:t xml:space="preserve"> provide more detailed information about space-use intensity than binary detection/non-detection data used by occupancy models.” </w:t>
      </w:r>
    </w:p>
  </w:comment>
  <w:comment w:id="651" w:author="Coline CANONNE" w:date="2024-06-07T15:40:00Z" w:initials="CC">
    <w:p w14:paraId="7F35E2B0" w14:textId="014676DA" w:rsidR="00930CF0" w:rsidRDefault="00930CF0">
      <w:pPr>
        <w:pStyle w:val="Commentaire"/>
      </w:pPr>
      <w:r>
        <w:rPr>
          <w:rStyle w:val="Marquedecommentaire"/>
        </w:rPr>
        <w:annotationRef/>
      </w:r>
      <w:r>
        <w:t xml:space="preserve">Are </w:t>
      </w:r>
      <w:proofErr w:type="spellStart"/>
      <w:r>
        <w:t>expected</w:t>
      </w:r>
      <w:proofErr w:type="spellEnd"/>
    </w:p>
  </w:comment>
  <w:comment w:id="673" w:author="Valentin Lauret" w:date="2024-06-06T14:42:00Z" w:initials="VL">
    <w:p w14:paraId="2E2D2782" w14:textId="5A5C9838" w:rsidR="006210E7" w:rsidRDefault="006210E7">
      <w:pPr>
        <w:pStyle w:val="Commentaire"/>
      </w:pPr>
      <w:r>
        <w:rPr>
          <w:rStyle w:val="Marquedecommentaire"/>
        </w:rPr>
        <w:annotationRef/>
      </w:r>
      <w:r>
        <w:t>Bon, du coup à revoir cette phrase selon si tu acceptes ou dégages mes suggestions. </w:t>
      </w:r>
      <w:r>
        <w:sym w:font="Wingdings" w:char="F04A"/>
      </w:r>
      <w:r>
        <w:t xml:space="preserve"> </w:t>
      </w:r>
    </w:p>
  </w:comment>
  <w:comment w:id="674" w:author="Coline CANONNE" w:date="2024-06-06T17:39:00Z" w:initials="CC">
    <w:p w14:paraId="3DBA17C0" w14:textId="14AD2A8F" w:rsidR="005F7B10" w:rsidRDefault="005F7B10" w:rsidP="005F7B10">
      <w:pPr>
        <w:pStyle w:val="Commentaire"/>
        <w:ind w:left="0" w:firstLine="0"/>
      </w:pPr>
      <w:r>
        <w:rPr>
          <w:rStyle w:val="Marquedecommentaire"/>
        </w:rPr>
        <w:annotationRef/>
      </w:r>
      <w:r>
        <w:t>Pour pousser la comparaison peut être aussi indiquer les limites du N-</w:t>
      </w:r>
      <w:proofErr w:type="spellStart"/>
      <w:r>
        <w:t>mixure</w:t>
      </w:r>
      <w:proofErr w:type="spellEnd"/>
      <w:r>
        <w:t xml:space="preserve"> et de tes modèles en général (sans en faire des tonnes)</w:t>
      </w:r>
    </w:p>
    <w:p w14:paraId="3FB8771F" w14:textId="1411D6B1" w:rsidR="005F7B10" w:rsidRDefault="005F7B10" w:rsidP="005F7B10">
      <w:pPr>
        <w:pStyle w:val="Commentaire"/>
        <w:ind w:left="0" w:firstLine="0"/>
      </w:pPr>
      <w:r>
        <w:t>En indiquant notamment que pour certaines espèces on sera limités par la taille d’échantillon.</w:t>
      </w:r>
    </w:p>
    <w:p w14:paraId="0A74C36E" w14:textId="77777777" w:rsidR="005F7B10" w:rsidRDefault="005F7B10" w:rsidP="005F7B10">
      <w:pPr>
        <w:pStyle w:val="Commentaire"/>
        <w:ind w:left="0" w:firstLine="0"/>
      </w:pPr>
    </w:p>
    <w:p w14:paraId="20CAD618" w14:textId="77777777" w:rsidR="005F7B10" w:rsidRDefault="005F7B10" w:rsidP="005F7B10">
      <w:pPr>
        <w:pStyle w:val="Commentaire"/>
        <w:ind w:left="0" w:firstLine="0"/>
      </w:pPr>
      <w:r>
        <w:t>Biais potentiellement plus fort quant hétérogénéité de détection très hétérogène et mal prise en compte par le modèle ?</w:t>
      </w:r>
    </w:p>
    <w:p w14:paraId="094ABB01" w14:textId="77777777" w:rsidR="005553A5" w:rsidRDefault="005553A5" w:rsidP="005F7B10">
      <w:pPr>
        <w:pStyle w:val="Commentaire"/>
        <w:ind w:left="0" w:firstLine="0"/>
      </w:pPr>
    </w:p>
    <w:p w14:paraId="7170895A" w14:textId="77777777" w:rsidR="005553A5" w:rsidRDefault="005553A5" w:rsidP="005F7B10">
      <w:pPr>
        <w:pStyle w:val="Commentaire"/>
        <w:ind w:left="0" w:firstLine="0"/>
      </w:pPr>
      <w:r>
        <w:t xml:space="preserve">Peut-être aborder la difficulté de « merger » des jeux de données collectés à des échelles spatiales/saison différentes ? </w:t>
      </w:r>
    </w:p>
    <w:p w14:paraId="45CFF9B4" w14:textId="77777777" w:rsidR="005553A5" w:rsidRDefault="005553A5" w:rsidP="005553A5">
      <w:pPr>
        <w:pStyle w:val="Commentaire"/>
        <w:numPr>
          <w:ilvl w:val="0"/>
          <w:numId w:val="4"/>
        </w:numPr>
      </w:pPr>
      <w:proofErr w:type="gramStart"/>
      <w:r>
        <w:t>à</w:t>
      </w:r>
      <w:proofErr w:type="gramEnd"/>
      <w:r>
        <w:t xml:space="preserve"> voir si tu as des éléments de réponses, sinon on va peut-être de demander pourquoi tu ne l’a pas plus creuser X) </w:t>
      </w:r>
    </w:p>
    <w:p w14:paraId="66B62FBF" w14:textId="77777777" w:rsidR="005553A5" w:rsidRDefault="005553A5" w:rsidP="005553A5">
      <w:pPr>
        <w:pStyle w:val="Commentaire"/>
        <w:numPr>
          <w:ilvl w:val="0"/>
          <w:numId w:val="4"/>
        </w:numPr>
      </w:pPr>
      <w:r>
        <w:t>A voir si fait pas aussi partir la discussion dans de trop de directions différentes ? Il vaut mieux peut être moins mais bien clair.</w:t>
      </w:r>
    </w:p>
    <w:p w14:paraId="55941DB5" w14:textId="77777777" w:rsidR="005553A5" w:rsidRDefault="005553A5" w:rsidP="005553A5">
      <w:pPr>
        <w:pStyle w:val="Commentaire"/>
        <w:ind w:left="0" w:firstLine="0"/>
      </w:pPr>
    </w:p>
    <w:p w14:paraId="3BB7041E" w14:textId="57656CD0" w:rsidR="005553A5" w:rsidRDefault="005553A5" w:rsidP="005553A5">
      <w:pPr>
        <w:pStyle w:val="Commentaire"/>
        <w:ind w:left="0" w:firstLine="0"/>
      </w:pPr>
      <w:r>
        <w:t xml:space="preserve">Ok les biais liés </w:t>
      </w:r>
      <w:proofErr w:type="gramStart"/>
      <w:r>
        <w:t>au comptages</w:t>
      </w:r>
      <w:proofErr w:type="gramEnd"/>
      <w:r>
        <w:t xml:space="preserve"> viennent plus bas dans la comparaison avec RSF. Peut être abordés ici ceux qui induisent un biais directement dans e N-mixture + que dans l’</w:t>
      </w:r>
      <w:proofErr w:type="spellStart"/>
      <w:r>
        <w:t>occupancy</w:t>
      </w:r>
      <w:proofErr w:type="spellEnd"/>
      <w:r>
        <w:t> ?</w:t>
      </w:r>
    </w:p>
  </w:comment>
  <w:comment w:id="675" w:author="Coline CANONNE" w:date="2024-06-06T17:41:00Z" w:initials="CC">
    <w:p w14:paraId="55DFFA39" w14:textId="77777777" w:rsidR="005F7B10" w:rsidRDefault="005F7B10">
      <w:pPr>
        <w:pStyle w:val="Commentaire"/>
      </w:pPr>
      <w:r>
        <w:rPr>
          <w:rStyle w:val="Marquedecommentaire"/>
        </w:rPr>
        <w:annotationRef/>
      </w:r>
      <w:r>
        <w:t>Ça manque un peu de références ici.</w:t>
      </w:r>
    </w:p>
    <w:p w14:paraId="4CC8CCFD" w14:textId="77777777" w:rsidR="005F7B10" w:rsidRDefault="005F7B10">
      <w:pPr>
        <w:pStyle w:val="Commentaire"/>
      </w:pPr>
      <w:r>
        <w:t xml:space="preserve">Il existe des papiers qui </w:t>
      </w:r>
      <w:proofErr w:type="spellStart"/>
      <w:r>
        <w:t>fotn</w:t>
      </w:r>
      <w:proofErr w:type="spellEnd"/>
      <w:r>
        <w:t xml:space="preserve"> cette même comparaison sur d’autres taxons/zones d’étude ? </w:t>
      </w:r>
    </w:p>
    <w:p w14:paraId="0B65F336" w14:textId="6F499784" w:rsidR="005F7B10" w:rsidRDefault="005F7B10">
      <w:pPr>
        <w:pStyle w:val="Commentaire"/>
      </w:pPr>
      <w:r>
        <w:t>Citer aussi des papiers théoriques qui compare ces 2 approches ?</w:t>
      </w:r>
    </w:p>
  </w:comment>
  <w:comment w:id="726" w:author="Coline CANONNE" w:date="2024-06-07T15:50:00Z" w:initials="CC">
    <w:p w14:paraId="65DE8CB9" w14:textId="7E52AAA3" w:rsidR="004C2C7A" w:rsidRPr="004C2C7A" w:rsidRDefault="004C2C7A">
      <w:pPr>
        <w:pStyle w:val="Commentaire"/>
        <w:rPr>
          <w:lang w:val="en-US"/>
        </w:rPr>
      </w:pPr>
      <w:r>
        <w:rPr>
          <w:rStyle w:val="Marquedecommentaire"/>
        </w:rPr>
        <w:annotationRef/>
      </w:r>
      <w:r w:rsidRPr="004C2C7A">
        <w:rPr>
          <w:lang w:val="en-US"/>
        </w:rPr>
        <w:t>However, both types of data are subject to different biases</w:t>
      </w:r>
    </w:p>
  </w:comment>
  <w:comment w:id="742" w:author="Valentin Lauret" w:date="2024-06-06T14:47:00Z" w:initials="VL">
    <w:p w14:paraId="60362CCB" w14:textId="6B41CC71" w:rsidR="006210E7" w:rsidRDefault="006210E7">
      <w:pPr>
        <w:pStyle w:val="Commentaire"/>
      </w:pPr>
      <w:r>
        <w:rPr>
          <w:rStyle w:val="Marquedecommentaire"/>
        </w:rPr>
        <w:annotationRef/>
      </w:r>
      <w:r>
        <w:t>Tu l’as déjà dit plus haut, non ?</w:t>
      </w:r>
    </w:p>
  </w:comment>
  <w:comment w:id="743" w:author="Valentin Lauret" w:date="2024-06-06T14:49:00Z" w:initials="VL">
    <w:p w14:paraId="0FBC8BAF" w14:textId="4B3FEBE9" w:rsidR="006210E7" w:rsidRDefault="006210E7">
      <w:pPr>
        <w:pStyle w:val="Commentaire"/>
      </w:pPr>
      <w:r>
        <w:rPr>
          <w:rStyle w:val="Marquedecommentaire"/>
        </w:rPr>
        <w:annotationRef/>
      </w:r>
      <w:proofErr w:type="spellStart"/>
      <w:r>
        <w:t>Moui</w:t>
      </w:r>
      <w:proofErr w:type="spellEnd"/>
      <w:r>
        <w:t xml:space="preserve">, probablement dû à l’effet salinité/Camargue. Parce que si la sélection des covariables est correctement estimée pour l’espèce, on devrait pouvoir reprédire correctement l’intensité de </w:t>
      </w:r>
      <w:proofErr w:type="spellStart"/>
      <w:r>
        <w:t>space</w:t>
      </w:r>
      <w:proofErr w:type="spellEnd"/>
      <w:r>
        <w:t xml:space="preserve">-use à l’ouest aussi. </w:t>
      </w:r>
    </w:p>
  </w:comment>
  <w:comment w:id="736" w:author="Coline CANONNE" w:date="2024-06-06T17:49:00Z" w:initials="CC">
    <w:p w14:paraId="0DCF0130" w14:textId="2308C984" w:rsidR="005553A5" w:rsidRDefault="005553A5">
      <w:pPr>
        <w:pStyle w:val="Commentaire"/>
      </w:pPr>
      <w:r>
        <w:rPr>
          <w:rStyle w:val="Marquedecommentaire"/>
        </w:rPr>
        <w:annotationRef/>
      </w:r>
      <w:r>
        <w:t xml:space="preserve">Résumer un peu ? ça donne une impression de bcp </w:t>
      </w:r>
      <w:proofErr w:type="spellStart"/>
      <w:r>
        <w:t>bcp</w:t>
      </w:r>
      <w:proofErr w:type="spellEnd"/>
      <w:r>
        <w:t xml:space="preserve"> de limites associées aux données </w:t>
      </w:r>
      <w:proofErr w:type="spellStart"/>
      <w:r>
        <w:t>gps</w:t>
      </w:r>
      <w:proofErr w:type="spellEnd"/>
      <w:r>
        <w:t xml:space="preserve">, contre peu pour les comptages.  </w:t>
      </w:r>
    </w:p>
  </w:comment>
  <w:comment w:id="758" w:author="Valentin Lauret" w:date="2024-06-06T14:54:00Z" w:initials="VL">
    <w:p w14:paraId="575117FB" w14:textId="77777777" w:rsidR="006210E7" w:rsidRDefault="006210E7">
      <w:pPr>
        <w:pStyle w:val="Commentaire"/>
      </w:pPr>
      <w:r>
        <w:rPr>
          <w:rStyle w:val="Marquedecommentaire"/>
        </w:rPr>
        <w:annotationRef/>
      </w:r>
      <w:r>
        <w:t>Hum, la distribution globale de l’espèce ne dépend pas vraiment de la météo, mais la sélection de l’habitat, oui.</w:t>
      </w:r>
    </w:p>
    <w:p w14:paraId="6692BA9D" w14:textId="5DA7CA97" w:rsidR="006210E7" w:rsidRDefault="006210E7">
      <w:pPr>
        <w:pStyle w:val="Commentaire"/>
      </w:pPr>
      <w:r>
        <w:t xml:space="preserve">Je remplacerai par </w:t>
      </w:r>
      <w:r w:rsidR="00AE6FA1">
        <w:t xml:space="preserve">« habitat </w:t>
      </w:r>
      <w:proofErr w:type="spellStart"/>
      <w:r w:rsidR="00AE6FA1">
        <w:t>selection</w:t>
      </w:r>
      <w:proofErr w:type="spellEnd"/>
      <w:r w:rsidR="00AE6FA1">
        <w:t> ».</w:t>
      </w:r>
    </w:p>
  </w:comment>
  <w:comment w:id="759" w:author="Coline CANONNE" w:date="2024-06-06T17:51:00Z" w:initials="CC">
    <w:p w14:paraId="2327987C" w14:textId="4628E0BA" w:rsidR="005553A5" w:rsidRDefault="005553A5">
      <w:pPr>
        <w:pStyle w:val="Commentaire"/>
      </w:pPr>
      <w:r>
        <w:rPr>
          <w:rStyle w:val="Marquedecommentaire"/>
        </w:rPr>
        <w:annotationRef/>
      </w:r>
      <w:r>
        <w:t xml:space="preserve">And </w:t>
      </w:r>
      <w:proofErr w:type="spellStart"/>
      <w:r>
        <w:t>detection</w:t>
      </w:r>
      <w:proofErr w:type="spellEnd"/>
      <w:r>
        <w:t> ?</w:t>
      </w:r>
    </w:p>
  </w:comment>
  <w:comment w:id="760" w:author="Coline CANONNE" w:date="2024-06-07T15:54:00Z" w:initials="CC">
    <w:p w14:paraId="694B23EF" w14:textId="359C56A5" w:rsidR="0051294C" w:rsidRDefault="0051294C">
      <w:pPr>
        <w:pStyle w:val="Commentaire"/>
      </w:pPr>
      <w:r>
        <w:rPr>
          <w:rStyle w:val="Marquedecommentaire"/>
        </w:rPr>
        <w:annotationRef/>
      </w:r>
      <w:proofErr w:type="spellStart"/>
      <w:r>
        <w:t>Space</w:t>
      </w:r>
      <w:proofErr w:type="spellEnd"/>
      <w:r>
        <w:t xml:space="preserve"> use</w:t>
      </w:r>
    </w:p>
  </w:comment>
  <w:comment w:id="771" w:author="Valentin Lauret" w:date="2024-06-06T14:57:00Z" w:initials="VL">
    <w:p w14:paraId="129BFFC5" w14:textId="77777777" w:rsidR="00AE6FA1" w:rsidRDefault="00AE6FA1">
      <w:pPr>
        <w:pStyle w:val="Commentaire"/>
      </w:pPr>
      <w:r>
        <w:rPr>
          <w:rStyle w:val="Marquedecommentaire"/>
        </w:rPr>
        <w:annotationRef/>
      </w:r>
      <w:r>
        <w:t>Haha, on n’a pas géré les faux positifs, ni le risque de se planter d’espèces.</w:t>
      </w:r>
    </w:p>
    <w:p w14:paraId="600059F9" w14:textId="504CD414" w:rsidR="00AE6FA1" w:rsidRDefault="00AE6FA1">
      <w:pPr>
        <w:pStyle w:val="Commentaire"/>
      </w:pPr>
      <w:r>
        <w:t xml:space="preserve">Tu peux faire références à </w:t>
      </w:r>
      <w:proofErr w:type="spellStart"/>
      <w:r>
        <w:t>Chambert</w:t>
      </w:r>
      <w:proofErr w:type="spellEnd"/>
      <w:r>
        <w:t xml:space="preserve"> 2015 </w:t>
      </w:r>
      <w:hyperlink r:id="rId1" w:history="1">
        <w:r w:rsidRPr="00887B27">
          <w:rPr>
            <w:rStyle w:val="Lienhypertexte"/>
          </w:rPr>
          <w:t>http://onlinelibrary.wiley.com/doi/10.1890/14-1507.1/full</w:t>
        </w:r>
      </w:hyperlink>
    </w:p>
    <w:p w14:paraId="68F3AA36" w14:textId="77777777" w:rsidR="00AE6FA1" w:rsidRDefault="00AE6FA1">
      <w:pPr>
        <w:pStyle w:val="Commentaire"/>
      </w:pPr>
      <w:r>
        <w:t xml:space="preserve">Pour gérer les faux </w:t>
      </w:r>
      <w:proofErr w:type="spellStart"/>
      <w:r>
        <w:t>postifs</w:t>
      </w:r>
      <w:proofErr w:type="spellEnd"/>
      <w:r>
        <w:t>.</w:t>
      </w:r>
    </w:p>
    <w:p w14:paraId="0913F87F" w14:textId="28D6863D" w:rsidR="00AE6FA1" w:rsidRDefault="00AE6FA1">
      <w:pPr>
        <w:pStyle w:val="Commentaire"/>
      </w:pPr>
      <w:r>
        <w:t xml:space="preserve">Mais nous on a décidé de négliger ce problème en agrégeant les espèces il me semble. </w:t>
      </w:r>
    </w:p>
  </w:comment>
  <w:comment w:id="780" w:author="Coline CANONNE" w:date="2024-06-07T15:57:00Z" w:initials="CC">
    <w:p w14:paraId="2C81D0F5" w14:textId="6CB5B088" w:rsidR="0051294C" w:rsidRDefault="0051294C">
      <w:pPr>
        <w:pStyle w:val="Commentaire"/>
      </w:pPr>
      <w:r>
        <w:rPr>
          <w:rStyle w:val="Marquedecommentaire"/>
        </w:rPr>
        <w:annotationRef/>
      </w:r>
      <w:r>
        <w:t>C’est le comportement de l’éolienne en réponse aux oiseaux ? </w:t>
      </w:r>
      <w:proofErr w:type="gramStart"/>
      <w:r>
        <w:t>:p</w:t>
      </w:r>
      <w:proofErr w:type="gramEnd"/>
    </w:p>
  </w:comment>
  <w:comment w:id="802" w:author="Valentin Lauret" w:date="2024-06-06T15:00:00Z" w:initials="VL">
    <w:p w14:paraId="1A0F0819" w14:textId="224DF765" w:rsidR="00AE6FA1" w:rsidRDefault="00AE6FA1">
      <w:pPr>
        <w:pStyle w:val="Commentaire"/>
      </w:pPr>
      <w:r>
        <w:rPr>
          <w:rStyle w:val="Marquedecommentaire"/>
        </w:rPr>
        <w:annotationRef/>
      </w:r>
      <w:proofErr w:type="gramStart"/>
      <w:r>
        <w:t>Tu l’as pas</w:t>
      </w:r>
      <w:proofErr w:type="gramEnd"/>
      <w:r>
        <w:t xml:space="preserve"> déjà nommé dans les méthodes ?</w:t>
      </w:r>
    </w:p>
  </w:comment>
  <w:comment w:id="811" w:author="Coline CANONNE" w:date="2024-06-07T16:01:00Z" w:initials="CC">
    <w:p w14:paraId="0CAE0A0F" w14:textId="53D1D4BC" w:rsidR="0033159E" w:rsidRDefault="0033159E">
      <w:pPr>
        <w:pStyle w:val="Commentaire"/>
      </w:pPr>
      <w:r>
        <w:rPr>
          <w:rStyle w:val="Marquedecommentaire"/>
        </w:rPr>
        <w:annotationRef/>
      </w:r>
      <w:proofErr w:type="spellStart"/>
      <w:r>
        <w:t>Accurate</w:t>
      </w:r>
      <w:proofErr w:type="spellEnd"/>
      <w:r>
        <w:t> ?</w:t>
      </w:r>
    </w:p>
  </w:comment>
  <w:comment w:id="814" w:author="Valentin Lauret" w:date="2024-06-06T15:01:00Z" w:initials="VL">
    <w:p w14:paraId="39E61602" w14:textId="3E3BC908" w:rsidR="00AE6FA1" w:rsidRDefault="00AE6FA1">
      <w:pPr>
        <w:pStyle w:val="Commentaire"/>
      </w:pPr>
      <w:r>
        <w:rPr>
          <w:rStyle w:val="Marquedecommentaire"/>
        </w:rPr>
        <w:annotationRef/>
      </w:r>
      <w:r w:rsidRPr="00AE6FA1">
        <w:t>https://linkinghub.elsevier.com/retrieve/pii/S0006320717305141</w:t>
      </w:r>
    </w:p>
  </w:comment>
  <w:comment w:id="833" w:author="Coline CANONNE" w:date="2024-06-06T17:56:00Z" w:initials="CC">
    <w:p w14:paraId="541DF20C" w14:textId="77777777" w:rsidR="00167C36" w:rsidRDefault="00167C36">
      <w:pPr>
        <w:pStyle w:val="Commentaire"/>
      </w:pPr>
      <w:r>
        <w:rPr>
          <w:rStyle w:val="Marquedecommentaire"/>
        </w:rPr>
        <w:annotationRef/>
      </w:r>
      <w:proofErr w:type="gramStart"/>
      <w:r>
        <w:t>lesquelles</w:t>
      </w:r>
      <w:proofErr w:type="gramEnd"/>
      <w:r>
        <w:t xml:space="preserve"> ? pas trop petites pour </w:t>
      </w:r>
      <w:proofErr w:type="spellStart"/>
      <w:r>
        <w:t>gps</w:t>
      </w:r>
      <w:proofErr w:type="spellEnd"/>
      <w:r>
        <w:t> ?</w:t>
      </w:r>
    </w:p>
    <w:p w14:paraId="750E0238" w14:textId="77777777" w:rsidR="00167C36" w:rsidRDefault="00167C36">
      <w:pPr>
        <w:pStyle w:val="Commentaire"/>
      </w:pPr>
      <w:r>
        <w:t>(</w:t>
      </w:r>
      <w:proofErr w:type="gramStart"/>
      <w:r>
        <w:t>oc</w:t>
      </w:r>
      <w:proofErr w:type="gramEnd"/>
    </w:p>
    <w:p w14:paraId="00B04815" w14:textId="7295BA03" w:rsidR="00167C36" w:rsidRDefault="00167C36">
      <w:pPr>
        <w:pStyle w:val="Commentaire"/>
      </w:pPr>
      <w:proofErr w:type="spellStart"/>
      <w:proofErr w:type="gramStart"/>
      <w:r>
        <w:t>éanite</w:t>
      </w:r>
      <w:proofErr w:type="spellEnd"/>
      <w:proofErr w:type="gramEnd"/>
      <w:r>
        <w:t xml:space="preserve"> trop petite je crois)</w:t>
      </w:r>
    </w:p>
  </w:comment>
  <w:comment w:id="878" w:author="Coline CANONNE" w:date="2024-06-07T16:08:00Z" w:initials="CC">
    <w:p w14:paraId="51B5F31F" w14:textId="32B2645E" w:rsidR="001A252C" w:rsidRDefault="001A252C">
      <w:pPr>
        <w:pStyle w:val="Commentaire"/>
      </w:pPr>
      <w:r>
        <w:rPr>
          <w:rStyle w:val="Marquedecommentaire"/>
        </w:rPr>
        <w:annotationRef/>
      </w:r>
      <w:proofErr w:type="gramStart"/>
      <w:r>
        <w:t>continuation</w:t>
      </w:r>
      <w:proofErr w:type="gramEnd"/>
    </w:p>
  </w:comment>
  <w:comment w:id="882" w:author="Coline CANONNE" w:date="2024-06-06T17:58:00Z" w:initials="CC">
    <w:p w14:paraId="5872DE0F" w14:textId="2B475FFB" w:rsidR="00167C36" w:rsidRDefault="00167C36">
      <w:pPr>
        <w:pStyle w:val="Commentaire"/>
      </w:pPr>
      <w:r>
        <w:rPr>
          <w:rStyle w:val="Marquedecommentaire"/>
        </w:rPr>
        <w:annotationRef/>
      </w:r>
      <w:r>
        <w:t>+ hauteur de vol</w:t>
      </w:r>
    </w:p>
  </w:comment>
  <w:comment w:id="1154" w:author="Coline CANONNE" w:date="2024-06-06T18:05:00Z" w:initials="CC">
    <w:p w14:paraId="41ED5663" w14:textId="323693E5" w:rsidR="00673C92" w:rsidRDefault="00673C92">
      <w:pPr>
        <w:pStyle w:val="Commentaire"/>
      </w:pPr>
      <w:r>
        <w:rPr>
          <w:rStyle w:val="Marquedecommentaire"/>
        </w:rPr>
        <w:annotationRef/>
      </w:r>
      <w:r>
        <w:t>A modifier pour les autres aussi pour homogénéiser</w:t>
      </w:r>
    </w:p>
  </w:comment>
  <w:comment w:id="1155" w:author="Coline CANONNE" w:date="2024-06-06T17:59:00Z" w:initials="CC">
    <w:p w14:paraId="6C39E0B2" w14:textId="2723E973" w:rsidR="00167C36" w:rsidRPr="00167C36" w:rsidRDefault="00167C36">
      <w:pPr>
        <w:pStyle w:val="Commentaire"/>
        <w:rPr>
          <w:lang w:val="en-US"/>
        </w:rPr>
      </w:pPr>
      <w:r>
        <w:rPr>
          <w:rStyle w:val="Marquedecommentaire"/>
        </w:rPr>
        <w:annotationRef/>
      </w:r>
      <w:r w:rsidRPr="00167C36">
        <w:rPr>
          <w:lang w:val="en-US"/>
        </w:rPr>
        <w:t>Space-use of … estimated with f</w:t>
      </w:r>
      <w:r>
        <w:rPr>
          <w:lang w:val="en-US"/>
        </w:rPr>
        <w:t>our different statistical models (</w:t>
      </w:r>
      <w:proofErr w:type="spellStart"/>
      <w:r>
        <w:rPr>
          <w:lang w:val="en-US"/>
        </w:rPr>
        <w:t>ou</w:t>
      </w:r>
      <w:proofErr w:type="spellEnd"/>
      <w:r>
        <w:rPr>
          <w:lang w:val="en-US"/>
        </w:rPr>
        <w:t xml:space="preserve"> il faut </w:t>
      </w:r>
      <w:proofErr w:type="spellStart"/>
      <w:r>
        <w:rPr>
          <w:lang w:val="en-US"/>
        </w:rPr>
        <w:t>retirer</w:t>
      </w:r>
      <w:proofErr w:type="spellEnd"/>
      <w:r>
        <w:rPr>
          <w:lang w:val="en-US"/>
        </w:rPr>
        <w:t xml:space="preserve"> le point au dessus)</w:t>
      </w:r>
    </w:p>
  </w:comment>
  <w:comment w:id="1156" w:author="Coline CANONNE" w:date="2024-06-06T17:59:00Z" w:initials="CC">
    <w:p w14:paraId="7CB18688" w14:textId="0944A029" w:rsidR="00167C36" w:rsidRDefault="00167C36">
      <w:pPr>
        <w:pStyle w:val="Commentaire"/>
      </w:pPr>
      <w:r>
        <w:rPr>
          <w:rStyle w:val="Marquedecommentaire"/>
        </w:rPr>
        <w:annotationRef/>
      </w:r>
      <w:proofErr w:type="spellStart"/>
      <w:r>
        <w:t>Gps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A4C93" w15:done="0"/>
  <w15:commentEx w15:paraId="51B9317B" w15:done="0"/>
  <w15:commentEx w15:paraId="30BB79A0" w15:done="0"/>
  <w15:commentEx w15:paraId="54D4BBB2" w15:done="0"/>
  <w15:commentEx w15:paraId="6053BD35" w15:done="0"/>
  <w15:commentEx w15:paraId="3EF6E4AA" w15:done="0"/>
  <w15:commentEx w15:paraId="14C52D55" w15:done="0"/>
  <w15:commentEx w15:paraId="006EF4C7" w15:done="0"/>
  <w15:commentEx w15:paraId="4DD65F61" w15:done="0"/>
  <w15:commentEx w15:paraId="1C8D9C6D" w15:done="0"/>
  <w15:commentEx w15:paraId="369CD4FD" w15:done="0"/>
  <w15:commentEx w15:paraId="3063C95D" w15:done="0"/>
  <w15:commentEx w15:paraId="702AE394" w15:done="0"/>
  <w15:commentEx w15:paraId="36862662" w15:done="0"/>
  <w15:commentEx w15:paraId="54D40E6F" w15:done="0"/>
  <w15:commentEx w15:paraId="1E3ECC63" w15:done="0"/>
  <w15:commentEx w15:paraId="0C81F2BC" w15:done="0"/>
  <w15:commentEx w15:paraId="739DC571" w15:done="0"/>
  <w15:commentEx w15:paraId="4015D576" w15:done="0"/>
  <w15:commentEx w15:paraId="3FEF8E5D" w15:done="0"/>
  <w15:commentEx w15:paraId="04B1CECF" w15:done="0"/>
  <w15:commentEx w15:paraId="22D78D47" w15:done="0"/>
  <w15:commentEx w15:paraId="344A696E" w15:done="0"/>
  <w15:commentEx w15:paraId="709DC910" w15:done="0"/>
  <w15:commentEx w15:paraId="709102FA" w15:done="0"/>
  <w15:commentEx w15:paraId="5EDABBDC" w15:done="0"/>
  <w15:commentEx w15:paraId="69E40DD0" w15:done="0"/>
  <w15:commentEx w15:paraId="422EB7B6" w15:done="0"/>
  <w15:commentEx w15:paraId="29768478" w15:done="0"/>
  <w15:commentEx w15:paraId="3F2C2EBB" w15:done="0"/>
  <w15:commentEx w15:paraId="18C82ECA" w15:done="0"/>
  <w15:commentEx w15:paraId="4ADE81DA" w15:done="0"/>
  <w15:commentEx w15:paraId="16B4EB00" w15:done="0"/>
  <w15:commentEx w15:paraId="22B3B81B" w15:done="0"/>
  <w15:commentEx w15:paraId="0C37F24E" w15:done="0"/>
  <w15:commentEx w15:paraId="5D75C942" w15:done="0"/>
  <w15:commentEx w15:paraId="250DA48D" w15:done="0"/>
  <w15:commentEx w15:paraId="6B0FC45A" w15:done="0"/>
  <w15:commentEx w15:paraId="5256BFD1" w15:done="0"/>
  <w15:commentEx w15:paraId="2B9C943C" w15:done="0"/>
  <w15:commentEx w15:paraId="59F91A6F" w15:done="0"/>
  <w15:commentEx w15:paraId="2481DF89" w15:done="0"/>
  <w15:commentEx w15:paraId="553A64EF" w15:done="0"/>
  <w15:commentEx w15:paraId="65EEBFCC" w15:done="0"/>
  <w15:commentEx w15:paraId="2FFC4612" w15:done="0"/>
  <w15:commentEx w15:paraId="5138F3D1" w15:done="0"/>
  <w15:commentEx w15:paraId="6B653031" w15:done="0"/>
  <w15:commentEx w15:paraId="2D257328" w15:done="0"/>
  <w15:commentEx w15:paraId="68A7DA02" w15:done="0"/>
  <w15:commentEx w15:paraId="75326C94" w15:done="0"/>
  <w15:commentEx w15:paraId="7CA4FE83" w15:paraIdParent="75326C94" w15:done="0"/>
  <w15:commentEx w15:paraId="4F6BB2FD" w15:done="0"/>
  <w15:commentEx w15:paraId="64F8034B" w15:done="0"/>
  <w15:commentEx w15:paraId="51FA1EE1" w15:done="0"/>
  <w15:commentEx w15:paraId="483B41B6" w15:done="0"/>
  <w15:commentEx w15:paraId="68CF46F6" w15:done="0"/>
  <w15:commentEx w15:paraId="709C9DF3" w15:done="0"/>
  <w15:commentEx w15:paraId="133848E3" w15:done="0"/>
  <w15:commentEx w15:paraId="00BA597A" w15:done="0"/>
  <w15:commentEx w15:paraId="16DF50E4" w15:done="0"/>
  <w15:commentEx w15:paraId="5A8A0BF1" w15:done="0"/>
  <w15:commentEx w15:paraId="02C96644" w15:done="0"/>
  <w15:commentEx w15:paraId="7CC323B5" w15:done="0"/>
  <w15:commentEx w15:paraId="39A2FFC8" w15:done="0"/>
  <w15:commentEx w15:paraId="4129CE07" w15:done="0"/>
  <w15:commentEx w15:paraId="65FE07ED" w15:done="0"/>
  <w15:commentEx w15:paraId="11CEB70F" w15:done="0"/>
  <w15:commentEx w15:paraId="5C278F30" w15:done="0"/>
  <w15:commentEx w15:paraId="107ED679" w15:done="0"/>
  <w15:commentEx w15:paraId="0A6EB0C8" w15:done="0"/>
  <w15:commentEx w15:paraId="0BEFAAE3" w15:done="0"/>
  <w15:commentEx w15:paraId="45B87644" w15:done="0"/>
  <w15:commentEx w15:paraId="1CA238AE" w15:done="0"/>
  <w15:commentEx w15:paraId="3FDC8E3C" w15:done="0"/>
  <w15:commentEx w15:paraId="4A708028" w15:done="0"/>
  <w15:commentEx w15:paraId="568B9EA8" w15:done="0"/>
  <w15:commentEx w15:paraId="1BD812D0" w15:paraIdParent="568B9EA8" w15:done="0"/>
  <w15:commentEx w15:paraId="19A53A31" w15:done="0"/>
  <w15:commentEx w15:paraId="39F4CFD0" w15:done="0"/>
  <w15:commentEx w15:paraId="4371F6D7" w15:done="0"/>
  <w15:commentEx w15:paraId="40EB8D57" w15:done="0"/>
  <w15:commentEx w15:paraId="234B1208" w15:done="0"/>
  <w15:commentEx w15:paraId="0C289EDC" w15:done="0"/>
  <w15:commentEx w15:paraId="1FD8CF0C" w15:done="0"/>
  <w15:commentEx w15:paraId="2ED0B838" w15:done="0"/>
  <w15:commentEx w15:paraId="472A2BEF" w15:done="0"/>
  <w15:commentEx w15:paraId="37181914" w15:paraIdParent="472A2BEF" w15:done="0"/>
  <w15:commentEx w15:paraId="7A48B521" w15:done="0"/>
  <w15:commentEx w15:paraId="71F48469" w15:done="0"/>
  <w15:commentEx w15:paraId="4F09E430" w15:done="0"/>
  <w15:commentEx w15:paraId="563B3B50" w15:done="0"/>
  <w15:commentEx w15:paraId="433E676E" w15:done="0"/>
  <w15:commentEx w15:paraId="7A4F17A5" w15:done="0"/>
  <w15:commentEx w15:paraId="09EC28AF" w15:done="0"/>
  <w15:commentEx w15:paraId="4CFB632A" w15:done="0"/>
  <w15:commentEx w15:paraId="62851C8C" w15:paraIdParent="4CFB632A" w15:done="0"/>
  <w15:commentEx w15:paraId="50C0AC5E" w15:done="0"/>
  <w15:commentEx w15:paraId="74A1BF6B" w15:paraIdParent="50C0AC5E" w15:done="0"/>
  <w15:commentEx w15:paraId="2D167DD9" w15:done="0"/>
  <w15:commentEx w15:paraId="5E6AB270" w15:done="0"/>
  <w15:commentEx w15:paraId="32EAFF41" w15:paraIdParent="5E6AB270" w15:done="0"/>
  <w15:commentEx w15:paraId="04B5EC34" w15:done="0"/>
  <w15:commentEx w15:paraId="7F5C0174" w15:done="0"/>
  <w15:commentEx w15:paraId="7F35E2B0" w15:done="0"/>
  <w15:commentEx w15:paraId="2E2D2782" w15:done="0"/>
  <w15:commentEx w15:paraId="3BB7041E" w15:done="0"/>
  <w15:commentEx w15:paraId="0B65F336" w15:done="0"/>
  <w15:commentEx w15:paraId="65DE8CB9" w15:done="0"/>
  <w15:commentEx w15:paraId="60362CCB" w15:done="0"/>
  <w15:commentEx w15:paraId="0FBC8BAF" w15:done="0"/>
  <w15:commentEx w15:paraId="0DCF0130" w15:done="0"/>
  <w15:commentEx w15:paraId="6692BA9D" w15:done="0"/>
  <w15:commentEx w15:paraId="2327987C" w15:done="0"/>
  <w15:commentEx w15:paraId="694B23EF" w15:done="0"/>
  <w15:commentEx w15:paraId="0913F87F" w15:done="0"/>
  <w15:commentEx w15:paraId="2C81D0F5" w15:done="0"/>
  <w15:commentEx w15:paraId="1A0F0819" w15:done="0"/>
  <w15:commentEx w15:paraId="0CAE0A0F" w15:done="0"/>
  <w15:commentEx w15:paraId="39E61602" w15:done="0"/>
  <w15:commentEx w15:paraId="00B04815" w15:done="0"/>
  <w15:commentEx w15:paraId="51B5F31F" w15:done="0"/>
  <w15:commentEx w15:paraId="5872DE0F" w15:done="0"/>
  <w15:commentEx w15:paraId="41ED5663" w15:done="0"/>
  <w15:commentEx w15:paraId="6C39E0B2" w15:done="0"/>
  <w15:commentEx w15:paraId="7CB186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0C798E" w16cex:dateUtc="2024-06-06T16:08:00Z"/>
  <w16cex:commentExtensible w16cex:durableId="2A0C7A6A" w16cex:dateUtc="2024-06-06T16:11:00Z"/>
  <w16cex:commentExtensible w16cex:durableId="2A0C7B18" w16cex:dateUtc="2024-06-06T16:14:00Z"/>
  <w16cex:commentExtensible w16cex:durableId="2A0C7B25" w16cex:dateUtc="2024-06-06T16:15:00Z"/>
  <w16cex:commentExtensible w16cex:durableId="2A0C7B92" w16cex:dateUtc="2024-06-06T16:16:00Z"/>
  <w16cex:commentExtensible w16cex:durableId="2A0C7BAE" w16cex:dateUtc="2024-06-06T16:17:00Z"/>
  <w16cex:commentExtensible w16cex:durableId="2A0C7B85" w16cex:dateUtc="2024-06-06T16:16:00Z"/>
  <w16cex:commentExtensible w16cex:durableId="2A0C8565" w16cex:dateUtc="2024-06-06T16:58:00Z"/>
  <w16cex:commentExtensible w16cex:durableId="2A0C8581" w16cex:dateUtc="2024-06-06T16:59:00Z"/>
  <w16cex:commentExtensible w16cex:durableId="2A0C85A8" w16cex:dateUtc="2024-06-06T16:59:00Z"/>
  <w16cex:commentExtensible w16cex:durableId="2A0C8606" w16cex:dateUtc="2024-06-06T17:01:00Z"/>
  <w16cex:commentExtensible w16cex:durableId="2A0C869E" w16cex:dateUtc="2024-06-06T17:03:00Z"/>
  <w16cex:commentExtensible w16cex:durableId="2A0C86CA" w16cex:dateUtc="2024-06-06T17:04:00Z"/>
  <w16cex:commentExtensible w16cex:durableId="2A0C86FC" w16cex:dateUtc="2024-06-06T17:05:00Z"/>
  <w16cex:commentExtensible w16cex:durableId="2A0C8778" w16cex:dateUtc="2024-06-06T17:07:00Z"/>
  <w16cex:commentExtensible w16cex:durableId="2A0C8917" w16cex:dateUtc="2024-06-06T17:14:00Z"/>
  <w16cex:commentExtensible w16cex:durableId="2A0C8C85" w16cex:dateUtc="2024-06-06T17:29:00Z"/>
  <w16cex:commentExtensible w16cex:durableId="2A0C8CB5" w16cex:dateUtc="2024-06-06T17:29:00Z"/>
  <w16cex:commentExtensible w16cex:durableId="2A0C5210" w16cex:dateUtc="2024-06-06T13:19:00Z"/>
  <w16cex:commentExtensible w16cex:durableId="2A0C5226" w16cex:dateUtc="2024-06-06T13:20:00Z"/>
  <w16cex:commentExtensible w16cex:durableId="2A0C8D62" w16cex:dateUtc="2024-06-06T17:32:00Z"/>
  <w16cex:commentExtensible w16cex:durableId="2A0C8DDC" w16cex:dateUtc="2024-06-06T17:34:00Z"/>
  <w16cex:commentExtensible w16cex:durableId="2A0C8E42" w16cex:dateUtc="2024-06-06T17:36:00Z"/>
  <w16cex:commentExtensible w16cex:durableId="2A0C8DFF" w16cex:dateUtc="2024-06-06T17:35:00Z"/>
  <w16cex:commentExtensible w16cex:durableId="2A0C8E77" w16cex:dateUtc="2024-06-06T17:37:00Z"/>
  <w16cex:commentExtensible w16cex:durableId="2A0C8EB7" w16cex:dateUtc="2024-06-06T17:38:00Z"/>
  <w16cex:commentExtensible w16cex:durableId="2A0D5342" w16cex:dateUtc="2024-06-07T07:37:00Z"/>
  <w16cex:commentExtensible w16cex:durableId="2A0D537C" w16cex:dateUtc="2024-06-07T07:38:00Z"/>
  <w16cex:commentExtensible w16cex:durableId="2A0D53D3" w16cex:dateUtc="2024-06-07T07:39:00Z"/>
  <w16cex:commentExtensible w16cex:durableId="2A0D5443" w16cex:dateUtc="2024-06-07T07:41:00Z"/>
  <w16cex:commentExtensible w16cex:durableId="2A0D5464" w16cex:dateUtc="2024-06-07T07:41:00Z"/>
  <w16cex:commentExtensible w16cex:durableId="2A0D54E7" w16cex:dateUtc="2024-06-07T07:44:00Z"/>
  <w16cex:commentExtensible w16cex:durableId="2A0D561B" w16cex:dateUtc="2024-06-07T07:49:00Z"/>
  <w16cex:commentExtensible w16cex:durableId="2A0D56A7" w16cex:dateUtc="2024-06-07T07:51:00Z"/>
  <w16cex:commentExtensible w16cex:durableId="2A0D5788" w16cex:dateUtc="2024-06-07T07:55:00Z"/>
  <w16cex:commentExtensible w16cex:durableId="2A0D57E1" w16cex:dateUtc="2024-06-07T07:56:00Z"/>
  <w16cex:commentExtensible w16cex:durableId="2A0D5AEF" w16cex:dateUtc="2024-06-07T08:09:00Z"/>
  <w16cex:commentExtensible w16cex:durableId="2A0D5B30" w16cex:dateUtc="2024-06-07T08:10:00Z"/>
  <w16cex:commentExtensible w16cex:durableId="2A0D6C1E" w16cex:dateUtc="2024-06-07T09:23:00Z"/>
  <w16cex:commentExtensible w16cex:durableId="2A0C54CB" w16cex:dateUtc="2024-06-06T13:31:00Z"/>
  <w16cex:commentExtensible w16cex:durableId="2A0D5C7F" w16cex:dateUtc="2024-06-07T08:16:00Z"/>
  <w16cex:commentExtensible w16cex:durableId="2A0D5D31" w16cex:dateUtc="2024-06-07T08:19:00Z"/>
  <w16cex:commentExtensible w16cex:durableId="2A0D5D79" w16cex:dateUtc="2024-06-07T08:20:00Z"/>
  <w16cex:commentExtensible w16cex:durableId="2A0D5D90" w16cex:dateUtc="2024-06-07T08:21:00Z"/>
  <w16cex:commentExtensible w16cex:durableId="2A0D5E22" w16cex:dateUtc="2024-06-07T08:23:00Z"/>
  <w16cex:commentExtensible w16cex:durableId="2A0D5E97" w16cex:dateUtc="2024-06-07T08:25:00Z"/>
  <w16cex:commentExtensible w16cex:durableId="2A0D5F0B" w16cex:dateUtc="2024-06-07T08:27:00Z"/>
  <w16cex:commentExtensible w16cex:durableId="2A0D605A" w16cex:dateUtc="2024-06-07T08:32:00Z"/>
  <w16cex:commentExtensible w16cex:durableId="2A0D6138" w16cex:dateUtc="2024-06-07T08:36:00Z"/>
  <w16cex:commentExtensible w16cex:durableId="2A0C55B5" w16cex:dateUtc="2024-06-06T13:35:00Z"/>
  <w16cex:commentExtensible w16cex:durableId="2A0D602A" w16cex:dateUtc="2024-06-07T08:32:00Z"/>
  <w16cex:commentExtensible w16cex:durableId="2A0D608E" w16cex:dateUtc="2024-06-07T08:33:00Z"/>
  <w16cex:commentExtensible w16cex:durableId="2A0D6256" w16cex:dateUtc="2024-06-07T08:41:00Z"/>
  <w16cex:commentExtensible w16cex:durableId="2A0D62AD" w16cex:dateUtc="2024-06-07T08:42:00Z"/>
  <w16cex:commentExtensible w16cex:durableId="2A0D62FC" w16cex:dateUtc="2024-06-07T08:44:00Z"/>
  <w16cex:commentExtensible w16cex:durableId="2A0D632A" w16cex:dateUtc="2024-06-07T08:44:00Z"/>
  <w16cex:commentExtensible w16cex:durableId="2A0D616E" w16cex:dateUtc="2024-06-07T08:37:00Z"/>
  <w16cex:commentExtensible w16cex:durableId="2A0D63D4" w16cex:dateUtc="2024-06-07T08:47:00Z"/>
  <w16cex:commentExtensible w16cex:durableId="2A0C5813" w16cex:dateUtc="2024-06-06T13:45:00Z"/>
  <w16cex:commentExtensible w16cex:durableId="2A0D64E4" w16cex:dateUtc="2024-06-07T08:52:00Z"/>
  <w16cex:commentExtensible w16cex:durableId="2A0D65C6" w16cex:dateUtc="2024-06-07T08:56:00Z"/>
  <w16cex:commentExtensible w16cex:durableId="2A0D6632" w16cex:dateUtc="2024-06-07T08:57:00Z"/>
  <w16cex:commentExtensible w16cex:durableId="2A0D6659" w16cex:dateUtc="2024-06-07T08:58:00Z"/>
  <w16cex:commentExtensible w16cex:durableId="2A0D6693" w16cex:dateUtc="2024-06-07T08:59:00Z"/>
  <w16cex:commentExtensible w16cex:durableId="2A0D685B" w16cex:dateUtc="2024-06-07T09:07:00Z"/>
  <w16cex:commentExtensible w16cex:durableId="2A0D687C" w16cex:dateUtc="2024-06-07T09:07:00Z"/>
  <w16cex:commentExtensible w16cex:durableId="2A0D689A" w16cex:dateUtc="2024-06-07T09:08:00Z"/>
  <w16cex:commentExtensible w16cex:durableId="2A0D6A0E" w16cex:dateUtc="2024-06-07T09:14:00Z"/>
  <w16cex:commentExtensible w16cex:durableId="2A0D6AAA" w16cex:dateUtc="2024-06-07T09:16:00Z"/>
  <w16cex:commentExtensible w16cex:durableId="2A0D6D4A" w16cex:dateUtc="2024-06-07T09:28:00Z"/>
  <w16cex:commentExtensible w16cex:durableId="2A0D6C63" w16cex:dateUtc="2024-06-07T09:24:00Z"/>
  <w16cex:commentExtensible w16cex:durableId="2A0D9828" w16cex:dateUtc="2024-06-07T12:30:00Z"/>
  <w16cex:commentExtensible w16cex:durableId="2A0D9857" w16cex:dateUtc="2024-06-07T12:31:00Z"/>
  <w16cex:commentExtensible w16cex:durableId="2A0D98C1" w16cex:dateUtc="2024-06-07T12:33:00Z"/>
  <w16cex:commentExtensible w16cex:durableId="2A0D991F" w16cex:dateUtc="2024-06-07T12:35:00Z"/>
  <w16cex:commentExtensible w16cex:durableId="2A0C593B" w16cex:dateUtc="2024-06-06T13:50:00Z"/>
  <w16cex:commentExtensible w16cex:durableId="2A0D9A5B" w16cex:dateUtc="2024-06-07T12:40:00Z"/>
  <w16cex:commentExtensible w16cex:durableId="2A0C5993" w16cex:dateUtc="2024-06-06T13:51:00Z"/>
  <w16cex:commentExtensible w16cex:durableId="2A0D9BA3" w16cex:dateUtc="2024-06-07T12:45:00Z"/>
  <w16cex:commentExtensible w16cex:durableId="2A0C59B6" w16cex:dateUtc="2024-06-06T13:52:00Z"/>
  <w16cex:commentExtensible w16cex:durableId="2A0D9C43" w16cex:dateUtc="2024-06-07T12:48:00Z"/>
  <w16cex:commentExtensible w16cex:durableId="2A0D9C83" w16cex:dateUtc="2024-06-07T12:49:00Z"/>
  <w16cex:commentExtensible w16cex:durableId="2A0C5A78" w16cex:dateUtc="2024-06-06T13:55:00Z"/>
  <w16cex:commentExtensible w16cex:durableId="2A0D9FB2" w16cex:dateUtc="2024-06-07T13:03:00Z"/>
  <w16cex:commentExtensible w16cex:durableId="2A0C4643" w16cex:dateUtc="2024-06-06T12:29:00Z"/>
  <w16cex:commentExtensible w16cex:durableId="2A0C6F06" w16cex:dateUtc="2024-06-06T15:23:00Z"/>
  <w16cex:commentExtensible w16cex:durableId="2A0DA143" w16cex:dateUtc="2024-06-07T13:09:00Z"/>
  <w16cex:commentExtensible w16cex:durableId="2A0C1D37" w16cex:dateUtc="2024-06-06T09:34:00Z"/>
  <w16cex:commentExtensible w16cex:durableId="2A0DA19D" w16cex:dateUtc="2024-06-07T13:11:00Z"/>
  <w16cex:commentExtensible w16cex:durableId="2A0DA357" w16cex:dateUtc="2024-06-07T13:18:00Z"/>
  <w16cex:commentExtensible w16cex:durableId="2A0C1DF3" w16cex:dateUtc="2024-06-06T09:37:00Z"/>
  <w16cex:commentExtensible w16cex:durableId="2A0DA4FE" w16cex:dateUtc="2024-06-07T13:25:00Z"/>
  <w16cex:commentExtensible w16cex:durableId="2A0DA52C" w16cex:dateUtc="2024-06-07T13:26:00Z"/>
  <w16cex:commentExtensible w16cex:durableId="2A0C4EAA" w16cex:dateUtc="2024-06-06T13:05:00Z"/>
  <w16cex:commentExtensible w16cex:durableId="2A0C7059" w16cex:dateUtc="2024-06-06T15:28:00Z"/>
  <w16cex:commentExtensible w16cex:durableId="2A0C20B8" w16cex:dateUtc="2024-06-06T09:49:00Z"/>
  <w16cex:commentExtensible w16cex:durableId="2A0C718C" w16cex:dateUtc="2024-06-06T15:34:00Z"/>
  <w16cex:commentExtensible w16cex:durableId="2A0DA6DE" w16cex:dateUtc="2024-06-07T13:33:00Z"/>
  <w16cex:commentExtensible w16cex:durableId="2A0C215F" w16cex:dateUtc="2024-06-06T09:51:00Z"/>
  <w16cex:commentExtensible w16cex:durableId="2A0C7212" w16cex:dateUtc="2024-06-06T15:36:00Z"/>
  <w16cex:commentExtensible w16cex:durableId="2A0C2199" w16cex:dateUtc="2024-06-06T09:52:00Z"/>
  <w16cex:commentExtensible w16cex:durableId="2A0C459A" w16cex:dateUtc="2024-06-06T12:26:00Z"/>
  <w16cex:commentExtensible w16cex:durableId="2A0DA876" w16cex:dateUtc="2024-06-07T13:40:00Z"/>
  <w16cex:commentExtensible w16cex:durableId="2A0C4939" w16cex:dateUtc="2024-06-06T12:42:00Z"/>
  <w16cex:commentExtensible w16cex:durableId="2A0C72BA" w16cex:dateUtc="2024-06-06T15:39:00Z"/>
  <w16cex:commentExtensible w16cex:durableId="2A0C734B" w16cex:dateUtc="2024-06-06T15:41:00Z"/>
  <w16cex:commentExtensible w16cex:durableId="2A0DAAE2" w16cex:dateUtc="2024-06-07T13:50:00Z"/>
  <w16cex:commentExtensible w16cex:durableId="2A0C4A75" w16cex:dateUtc="2024-06-06T12:47:00Z"/>
  <w16cex:commentExtensible w16cex:durableId="2A0C4B14" w16cex:dateUtc="2024-06-06T12:49:00Z"/>
  <w16cex:commentExtensible w16cex:durableId="2A0C7540" w16cex:dateUtc="2024-06-06T15:49:00Z"/>
  <w16cex:commentExtensible w16cex:durableId="2A0C4C13" w16cex:dateUtc="2024-06-06T12:54:00Z"/>
  <w16cex:commentExtensible w16cex:durableId="2A0C7598" w16cex:dateUtc="2024-06-06T15:51:00Z"/>
  <w16cex:commentExtensible w16cex:durableId="2A0DAB99" w16cex:dateUtc="2024-06-07T13:54:00Z"/>
  <w16cex:commentExtensible w16cex:durableId="2A0C4CBD" w16cex:dateUtc="2024-06-06T12:57:00Z"/>
  <w16cex:commentExtensible w16cex:durableId="2A0DAC5B" w16cex:dateUtc="2024-06-07T13:57:00Z"/>
  <w16cex:commentExtensible w16cex:durableId="2A0C4DA6" w16cex:dateUtc="2024-06-06T13:00:00Z"/>
  <w16cex:commentExtensible w16cex:durableId="2A0DAD6B" w16cex:dateUtc="2024-06-07T14:01:00Z"/>
  <w16cex:commentExtensible w16cex:durableId="2A0C4DE2" w16cex:dateUtc="2024-06-06T13:01:00Z"/>
  <w16cex:commentExtensible w16cex:durableId="2A0C76C5" w16cex:dateUtc="2024-06-06T15:56:00Z"/>
  <w16cex:commentExtensible w16cex:durableId="2A0DAF13" w16cex:dateUtc="2024-06-07T14:08:00Z"/>
  <w16cex:commentExtensible w16cex:durableId="2A0C7741" w16cex:dateUtc="2024-06-06T15:58:00Z"/>
  <w16cex:commentExtensible w16cex:durableId="2A0C7900" w16cex:dateUtc="2024-06-06T16:05:00Z"/>
  <w16cex:commentExtensible w16cex:durableId="2A0C7778" w16cex:dateUtc="2024-06-06T15:59:00Z"/>
  <w16cex:commentExtensible w16cex:durableId="2A0C779E" w16cex:dateUtc="2024-06-06T1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A4C93" w16cid:durableId="2A0C798E"/>
  <w16cid:commentId w16cid:paraId="51B9317B" w16cid:durableId="2A0C7A6A"/>
  <w16cid:commentId w16cid:paraId="30BB79A0" w16cid:durableId="2A0C7B18"/>
  <w16cid:commentId w16cid:paraId="54D4BBB2" w16cid:durableId="2A0C7B25"/>
  <w16cid:commentId w16cid:paraId="6053BD35" w16cid:durableId="2A0C7B92"/>
  <w16cid:commentId w16cid:paraId="3EF6E4AA" w16cid:durableId="2A0C7BAE"/>
  <w16cid:commentId w16cid:paraId="14C52D55" w16cid:durableId="2A0C7B85"/>
  <w16cid:commentId w16cid:paraId="006EF4C7" w16cid:durableId="2A0C8565"/>
  <w16cid:commentId w16cid:paraId="4DD65F61" w16cid:durableId="2A0C8581"/>
  <w16cid:commentId w16cid:paraId="1C8D9C6D" w16cid:durableId="2A0C85A8"/>
  <w16cid:commentId w16cid:paraId="369CD4FD" w16cid:durableId="2A0C8606"/>
  <w16cid:commentId w16cid:paraId="3063C95D" w16cid:durableId="2A0C869E"/>
  <w16cid:commentId w16cid:paraId="702AE394" w16cid:durableId="2A0C86CA"/>
  <w16cid:commentId w16cid:paraId="36862662" w16cid:durableId="2A0C86FC"/>
  <w16cid:commentId w16cid:paraId="54D40E6F" w16cid:durableId="2A0C8778"/>
  <w16cid:commentId w16cid:paraId="1E3ECC63" w16cid:durableId="2A0C8917"/>
  <w16cid:commentId w16cid:paraId="0C81F2BC" w16cid:durableId="2A0C8C85"/>
  <w16cid:commentId w16cid:paraId="739DC571" w16cid:durableId="2A0C8CB5"/>
  <w16cid:commentId w16cid:paraId="4015D576" w16cid:durableId="2A0C5210"/>
  <w16cid:commentId w16cid:paraId="3FEF8E5D" w16cid:durableId="2A0C5226"/>
  <w16cid:commentId w16cid:paraId="04B1CECF" w16cid:durableId="2A0C8D62"/>
  <w16cid:commentId w16cid:paraId="22D78D47" w16cid:durableId="2A0C8DDC"/>
  <w16cid:commentId w16cid:paraId="344A696E" w16cid:durableId="2A0C8E42"/>
  <w16cid:commentId w16cid:paraId="709DC910" w16cid:durableId="2A0C8DFF"/>
  <w16cid:commentId w16cid:paraId="709102FA" w16cid:durableId="2A0C8E77"/>
  <w16cid:commentId w16cid:paraId="5EDABBDC" w16cid:durableId="2A0C8EB7"/>
  <w16cid:commentId w16cid:paraId="69E40DD0" w16cid:durableId="2A0D5342"/>
  <w16cid:commentId w16cid:paraId="422EB7B6" w16cid:durableId="2A0D537C"/>
  <w16cid:commentId w16cid:paraId="29768478" w16cid:durableId="2A0D53D3"/>
  <w16cid:commentId w16cid:paraId="3F2C2EBB" w16cid:durableId="2A0D5443"/>
  <w16cid:commentId w16cid:paraId="18C82ECA" w16cid:durableId="2A0D5464"/>
  <w16cid:commentId w16cid:paraId="4ADE81DA" w16cid:durableId="2A0D54E7"/>
  <w16cid:commentId w16cid:paraId="16B4EB00" w16cid:durableId="2A0D561B"/>
  <w16cid:commentId w16cid:paraId="22B3B81B" w16cid:durableId="2A0D56A7"/>
  <w16cid:commentId w16cid:paraId="0C37F24E" w16cid:durableId="2A0D5788"/>
  <w16cid:commentId w16cid:paraId="5D75C942" w16cid:durableId="2A0D57E1"/>
  <w16cid:commentId w16cid:paraId="250DA48D" w16cid:durableId="2A0D5AEF"/>
  <w16cid:commentId w16cid:paraId="6B0FC45A" w16cid:durableId="2A0D5B30"/>
  <w16cid:commentId w16cid:paraId="5256BFD1" w16cid:durableId="2A0D6C1E"/>
  <w16cid:commentId w16cid:paraId="2B9C943C" w16cid:durableId="2A0C54CB"/>
  <w16cid:commentId w16cid:paraId="59F91A6F" w16cid:durableId="2A0D5C7F"/>
  <w16cid:commentId w16cid:paraId="2481DF89" w16cid:durableId="2A0D5D31"/>
  <w16cid:commentId w16cid:paraId="553A64EF" w16cid:durableId="2A0D5D79"/>
  <w16cid:commentId w16cid:paraId="65EEBFCC" w16cid:durableId="2A0D5D90"/>
  <w16cid:commentId w16cid:paraId="2FFC4612" w16cid:durableId="2A0D5E22"/>
  <w16cid:commentId w16cid:paraId="5138F3D1" w16cid:durableId="2A0D5E97"/>
  <w16cid:commentId w16cid:paraId="6B653031" w16cid:durableId="2A0D5F0B"/>
  <w16cid:commentId w16cid:paraId="2D257328" w16cid:durableId="2A0D605A"/>
  <w16cid:commentId w16cid:paraId="68A7DA02" w16cid:durableId="2A0D6138"/>
  <w16cid:commentId w16cid:paraId="75326C94" w16cid:durableId="2A0C55B5"/>
  <w16cid:commentId w16cid:paraId="7CA4FE83" w16cid:durableId="2A0D602A"/>
  <w16cid:commentId w16cid:paraId="4F6BB2FD" w16cid:durableId="2A0D608E"/>
  <w16cid:commentId w16cid:paraId="64F8034B" w16cid:durableId="2A0D6256"/>
  <w16cid:commentId w16cid:paraId="51FA1EE1" w16cid:durableId="2A0D62AD"/>
  <w16cid:commentId w16cid:paraId="483B41B6" w16cid:durableId="2A0D62FC"/>
  <w16cid:commentId w16cid:paraId="68CF46F6" w16cid:durableId="2A0D632A"/>
  <w16cid:commentId w16cid:paraId="709C9DF3" w16cid:durableId="2A0D616E"/>
  <w16cid:commentId w16cid:paraId="133848E3" w16cid:durableId="2A0D63D4"/>
  <w16cid:commentId w16cid:paraId="00BA597A" w16cid:durableId="2A0C5813"/>
  <w16cid:commentId w16cid:paraId="16DF50E4" w16cid:durableId="2A0D64E4"/>
  <w16cid:commentId w16cid:paraId="5A8A0BF1" w16cid:durableId="2A0D65C6"/>
  <w16cid:commentId w16cid:paraId="02C96644" w16cid:durableId="2A0D6632"/>
  <w16cid:commentId w16cid:paraId="7CC323B5" w16cid:durableId="2A0D6659"/>
  <w16cid:commentId w16cid:paraId="39A2FFC8" w16cid:durableId="2A0D6693"/>
  <w16cid:commentId w16cid:paraId="4129CE07" w16cid:durableId="2A0D685B"/>
  <w16cid:commentId w16cid:paraId="65FE07ED" w16cid:durableId="2A0D687C"/>
  <w16cid:commentId w16cid:paraId="11CEB70F" w16cid:durableId="2A0D689A"/>
  <w16cid:commentId w16cid:paraId="5C278F30" w16cid:durableId="2A0D6A0E"/>
  <w16cid:commentId w16cid:paraId="107ED679" w16cid:durableId="2A0D6AAA"/>
  <w16cid:commentId w16cid:paraId="0A6EB0C8" w16cid:durableId="2A0D6D4A"/>
  <w16cid:commentId w16cid:paraId="0BEFAAE3" w16cid:durableId="2A0D6C63"/>
  <w16cid:commentId w16cid:paraId="45B87644" w16cid:durableId="2A0D9828"/>
  <w16cid:commentId w16cid:paraId="1CA238AE" w16cid:durableId="2A0D9857"/>
  <w16cid:commentId w16cid:paraId="3FDC8E3C" w16cid:durableId="2A0D98C1"/>
  <w16cid:commentId w16cid:paraId="4A708028" w16cid:durableId="2A0D991F"/>
  <w16cid:commentId w16cid:paraId="568B9EA8" w16cid:durableId="2A0C593B"/>
  <w16cid:commentId w16cid:paraId="1BD812D0" w16cid:durableId="2A0D9A5B"/>
  <w16cid:commentId w16cid:paraId="19A53A31" w16cid:durableId="2A0C5993"/>
  <w16cid:commentId w16cid:paraId="39F4CFD0" w16cid:durableId="2A0D9BA3"/>
  <w16cid:commentId w16cid:paraId="4371F6D7" w16cid:durableId="2A0C59B6"/>
  <w16cid:commentId w16cid:paraId="40EB8D57" w16cid:durableId="2A0D9C43"/>
  <w16cid:commentId w16cid:paraId="234B1208" w16cid:durableId="2A0D9C83"/>
  <w16cid:commentId w16cid:paraId="1FD8CF0C" w16cid:durableId="2A0C5A78"/>
  <w16cid:commentId w16cid:paraId="2ED0B838" w16cid:durableId="2A0D9FB2"/>
  <w16cid:commentId w16cid:paraId="472A2BEF" w16cid:durableId="2A0C4643"/>
  <w16cid:commentId w16cid:paraId="37181914" w16cid:durableId="2A0C6F06"/>
  <w16cid:commentId w16cid:paraId="7A48B521" w16cid:durableId="2A0DA143"/>
  <w16cid:commentId w16cid:paraId="71F48469" w16cid:durableId="2A0C1D37"/>
  <w16cid:commentId w16cid:paraId="4F09E430" w16cid:durableId="2A0DA19D"/>
  <w16cid:commentId w16cid:paraId="563B3B50" w16cid:durableId="2A0DA357"/>
  <w16cid:commentId w16cid:paraId="433E676E" w16cid:durableId="2A0C1DF3"/>
  <w16cid:commentId w16cid:paraId="7A4F17A5" w16cid:durableId="2A0DA4FE"/>
  <w16cid:commentId w16cid:paraId="09EC28AF" w16cid:durableId="2A0DA52C"/>
  <w16cid:commentId w16cid:paraId="4CFB632A" w16cid:durableId="2A0C4EAA"/>
  <w16cid:commentId w16cid:paraId="62851C8C" w16cid:durableId="2A0C7059"/>
  <w16cid:commentId w16cid:paraId="50C0AC5E" w16cid:durableId="2A0C20B8"/>
  <w16cid:commentId w16cid:paraId="74A1BF6B" w16cid:durableId="2A0C718C"/>
  <w16cid:commentId w16cid:paraId="2D167DD9" w16cid:durableId="2A0DA6DE"/>
  <w16cid:commentId w16cid:paraId="5E6AB270" w16cid:durableId="2A0C215F"/>
  <w16cid:commentId w16cid:paraId="32EAFF41" w16cid:durableId="2A0C7212"/>
  <w16cid:commentId w16cid:paraId="04B5EC34" w16cid:durableId="2A0C2199"/>
  <w16cid:commentId w16cid:paraId="7F5C0174" w16cid:durableId="2A0C459A"/>
  <w16cid:commentId w16cid:paraId="7F35E2B0" w16cid:durableId="2A0DA876"/>
  <w16cid:commentId w16cid:paraId="2E2D2782" w16cid:durableId="2A0C4939"/>
  <w16cid:commentId w16cid:paraId="3BB7041E" w16cid:durableId="2A0C72BA"/>
  <w16cid:commentId w16cid:paraId="0B65F336" w16cid:durableId="2A0C734B"/>
  <w16cid:commentId w16cid:paraId="65DE8CB9" w16cid:durableId="2A0DAAE2"/>
  <w16cid:commentId w16cid:paraId="60362CCB" w16cid:durableId="2A0C4A75"/>
  <w16cid:commentId w16cid:paraId="0FBC8BAF" w16cid:durableId="2A0C4B14"/>
  <w16cid:commentId w16cid:paraId="0DCF0130" w16cid:durableId="2A0C7540"/>
  <w16cid:commentId w16cid:paraId="6692BA9D" w16cid:durableId="2A0C4C13"/>
  <w16cid:commentId w16cid:paraId="2327987C" w16cid:durableId="2A0C7598"/>
  <w16cid:commentId w16cid:paraId="694B23EF" w16cid:durableId="2A0DAB99"/>
  <w16cid:commentId w16cid:paraId="0913F87F" w16cid:durableId="2A0C4CBD"/>
  <w16cid:commentId w16cid:paraId="2C81D0F5" w16cid:durableId="2A0DAC5B"/>
  <w16cid:commentId w16cid:paraId="1A0F0819" w16cid:durableId="2A0C4DA6"/>
  <w16cid:commentId w16cid:paraId="0CAE0A0F" w16cid:durableId="2A0DAD6B"/>
  <w16cid:commentId w16cid:paraId="39E61602" w16cid:durableId="2A0C4DE2"/>
  <w16cid:commentId w16cid:paraId="00B04815" w16cid:durableId="2A0C76C5"/>
  <w16cid:commentId w16cid:paraId="51B5F31F" w16cid:durableId="2A0DAF13"/>
  <w16cid:commentId w16cid:paraId="5872DE0F" w16cid:durableId="2A0C7741"/>
  <w16cid:commentId w16cid:paraId="41ED5663" w16cid:durableId="2A0C7900"/>
  <w16cid:commentId w16cid:paraId="6C39E0B2" w16cid:durableId="2A0C7778"/>
  <w16cid:commentId w16cid:paraId="7CB18688" w16cid:durableId="2A0C779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C0E3D" w14:textId="77777777" w:rsidR="00117E56" w:rsidRDefault="00117E56">
      <w:pPr>
        <w:spacing w:after="0" w:line="240" w:lineRule="auto"/>
      </w:pPr>
      <w:r>
        <w:separator/>
      </w:r>
    </w:p>
  </w:endnote>
  <w:endnote w:type="continuationSeparator" w:id="0">
    <w:p w14:paraId="697F19CF" w14:textId="77777777" w:rsidR="00117E56" w:rsidRDefault="00117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070F7F36" w14:textId="77777777">
      <w:trPr>
        <w:trHeight w:val="414"/>
      </w:trPr>
      <w:tc>
        <w:tcPr>
          <w:tcW w:w="9514" w:type="dxa"/>
          <w:tcBorders>
            <w:top w:val="nil"/>
            <w:left w:val="nil"/>
            <w:bottom w:val="nil"/>
            <w:right w:val="nil"/>
          </w:tcBorders>
          <w:shd w:val="clear" w:color="auto" w:fill="104E8B"/>
          <w:vAlign w:val="center"/>
        </w:tcPr>
        <w:p w14:paraId="1944FFA1" w14:textId="77777777" w:rsidR="006210E7" w:rsidRDefault="006210E7">
          <w:pPr>
            <w:tabs>
              <w:tab w:val="center" w:pos="8262"/>
            </w:tabs>
            <w:spacing w:after="0" w:line="259" w:lineRule="auto"/>
            <w:ind w:left="0" w:firstLine="0"/>
            <w:jc w:val="left"/>
          </w:pPr>
          <w:r>
            <w:rPr>
              <w:noProof/>
            </w:rPr>
            <w:drawing>
              <wp:inline distT="0" distB="0" distL="0" distR="0" wp14:anchorId="1A43FF92" wp14:editId="3DB03E55">
                <wp:extent cx="788893" cy="253026"/>
                <wp:effectExtent l="0" t="0" r="0" b="0"/>
                <wp:docPr id="13"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88FE52C" w14:textId="77777777" w:rsidR="006210E7" w:rsidRDefault="006210E7">
    <w:pPr>
      <w:spacing w:after="0" w:line="259" w:lineRule="auto"/>
      <w:ind w:left="-1168" w:right="8198"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3A545" w14:textId="77777777" w:rsidR="006210E7" w:rsidRDefault="006210E7">
    <w:pPr>
      <w:spacing w:after="0" w:line="259" w:lineRule="auto"/>
      <w:ind w:left="-1168" w:right="8198"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FDFFF0" w14:textId="77777777" w:rsidR="006210E7" w:rsidRDefault="006210E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757D1655" w14:textId="77777777">
      <w:trPr>
        <w:trHeight w:val="414"/>
      </w:trPr>
      <w:tc>
        <w:tcPr>
          <w:tcW w:w="9514" w:type="dxa"/>
          <w:tcBorders>
            <w:top w:val="nil"/>
            <w:left w:val="nil"/>
            <w:bottom w:val="nil"/>
            <w:right w:val="nil"/>
          </w:tcBorders>
          <w:shd w:val="clear" w:color="auto" w:fill="104E8B"/>
          <w:vAlign w:val="center"/>
        </w:tcPr>
        <w:p w14:paraId="4FAE86FA" w14:textId="77777777" w:rsidR="006210E7" w:rsidRDefault="006210E7">
          <w:pPr>
            <w:tabs>
              <w:tab w:val="center" w:pos="8262"/>
            </w:tabs>
            <w:spacing w:after="0" w:line="259" w:lineRule="auto"/>
            <w:ind w:left="0" w:firstLine="0"/>
            <w:jc w:val="left"/>
          </w:pPr>
          <w:r>
            <w:rPr>
              <w:noProof/>
            </w:rPr>
            <w:drawing>
              <wp:inline distT="0" distB="0" distL="0" distR="0" wp14:anchorId="53E9F3A1" wp14:editId="51344C0B">
                <wp:extent cx="788893" cy="253026"/>
                <wp:effectExtent l="0" t="0" r="0" b="0"/>
                <wp:docPr id="14"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5ACEC233" w14:textId="77777777" w:rsidR="006210E7" w:rsidRDefault="006210E7">
    <w:pPr>
      <w:spacing w:after="0" w:line="259" w:lineRule="auto"/>
      <w:ind w:left="-1168" w:right="8253"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90A4D" w14:textId="77777777" w:rsidR="006210E7" w:rsidRDefault="006210E7">
    <w:pPr>
      <w:spacing w:after="0" w:line="259" w:lineRule="auto"/>
      <w:ind w:left="-1168" w:right="8253"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1AD867C3" w14:textId="77777777">
      <w:trPr>
        <w:trHeight w:val="414"/>
      </w:trPr>
      <w:tc>
        <w:tcPr>
          <w:tcW w:w="9514" w:type="dxa"/>
          <w:tcBorders>
            <w:top w:val="nil"/>
            <w:left w:val="nil"/>
            <w:bottom w:val="nil"/>
            <w:right w:val="nil"/>
          </w:tcBorders>
          <w:shd w:val="clear" w:color="auto" w:fill="104E8B"/>
          <w:vAlign w:val="center"/>
        </w:tcPr>
        <w:p w14:paraId="5D15728D" w14:textId="77777777" w:rsidR="006210E7" w:rsidRDefault="006210E7">
          <w:pPr>
            <w:tabs>
              <w:tab w:val="center" w:pos="8262"/>
            </w:tabs>
            <w:spacing w:after="0" w:line="259" w:lineRule="auto"/>
            <w:ind w:left="0" w:firstLine="0"/>
            <w:jc w:val="left"/>
          </w:pPr>
          <w:r>
            <w:rPr>
              <w:noProof/>
            </w:rPr>
            <w:drawing>
              <wp:inline distT="0" distB="0" distL="0" distR="0" wp14:anchorId="5F18EF3C" wp14:editId="5A9EBE0B">
                <wp:extent cx="788893" cy="253026"/>
                <wp:effectExtent l="0" t="0" r="0" b="0"/>
                <wp:docPr id="1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7B1163D3" w14:textId="77777777" w:rsidR="006210E7" w:rsidRDefault="006210E7">
    <w:pPr>
      <w:spacing w:after="0" w:line="259" w:lineRule="auto"/>
      <w:ind w:left="-1168" w:right="8253"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15994"/>
      <w:tblOverlap w:val="never"/>
      <w:tblW w:w="9514" w:type="dxa"/>
      <w:tblInd w:w="0" w:type="dxa"/>
      <w:tblCellMar>
        <w:left w:w="120" w:type="dxa"/>
        <w:right w:w="115" w:type="dxa"/>
      </w:tblCellMar>
      <w:tblLook w:val="04A0" w:firstRow="1" w:lastRow="0" w:firstColumn="1" w:lastColumn="0" w:noHBand="0" w:noVBand="1"/>
    </w:tblPr>
    <w:tblGrid>
      <w:gridCol w:w="9514"/>
    </w:tblGrid>
    <w:tr w:rsidR="006210E7" w14:paraId="62C3B0FE" w14:textId="77777777">
      <w:trPr>
        <w:trHeight w:val="414"/>
      </w:trPr>
      <w:tc>
        <w:tcPr>
          <w:tcW w:w="9514" w:type="dxa"/>
          <w:tcBorders>
            <w:top w:val="nil"/>
            <w:left w:val="nil"/>
            <w:bottom w:val="nil"/>
            <w:right w:val="nil"/>
          </w:tcBorders>
          <w:shd w:val="clear" w:color="auto" w:fill="104E8B"/>
          <w:vAlign w:val="center"/>
        </w:tcPr>
        <w:p w14:paraId="4F509DD4" w14:textId="77777777" w:rsidR="006210E7" w:rsidRDefault="006210E7">
          <w:pPr>
            <w:tabs>
              <w:tab w:val="center" w:pos="8262"/>
            </w:tabs>
            <w:spacing w:after="0" w:line="259" w:lineRule="auto"/>
            <w:ind w:left="0" w:firstLine="0"/>
            <w:jc w:val="left"/>
          </w:pPr>
          <w:r>
            <w:rPr>
              <w:noProof/>
            </w:rPr>
            <w:drawing>
              <wp:inline distT="0" distB="0" distL="0" distR="0" wp14:anchorId="16ED7F65" wp14:editId="303CFF8A">
                <wp:extent cx="788893" cy="253026"/>
                <wp:effectExtent l="0" t="0" r="0" b="0"/>
                <wp:docPr id="5" name="Picture 256"/>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
                        <a:stretch>
                          <a:fillRect/>
                        </a:stretch>
                      </pic:blipFill>
                      <pic:spPr>
                        <a:xfrm>
                          <a:off x="0" y="0"/>
                          <a:ext cx="788893" cy="253026"/>
                        </a:xfrm>
                        <a:prstGeom prst="rect">
                          <a:avLst/>
                        </a:prstGeom>
                      </pic:spPr>
                    </pic:pic>
                  </a:graphicData>
                </a:graphic>
              </wp:inline>
            </w:drawing>
          </w:r>
          <w:r>
            <w:rPr>
              <w:rFonts w:ascii="Calibri" w:eastAsia="Calibri" w:hAnsi="Calibri" w:cs="Calibri"/>
              <w:b/>
              <w:color w:val="FFFAFA"/>
            </w:rPr>
            <w:t xml:space="preserve"> Master </w:t>
          </w:r>
          <w:proofErr w:type="spellStart"/>
          <w:r>
            <w:rPr>
              <w:rFonts w:ascii="Calibri" w:eastAsia="Calibri" w:hAnsi="Calibri" w:cs="Calibri"/>
              <w:b/>
              <w:color w:val="FFFAFA"/>
            </w:rPr>
            <w:t>Mod´elisation</w:t>
          </w:r>
          <w:proofErr w:type="spellEnd"/>
          <w:r>
            <w:rPr>
              <w:rFonts w:ascii="Calibri" w:eastAsia="Calibri" w:hAnsi="Calibri" w:cs="Calibri"/>
              <w:b/>
              <w:color w:val="FFFAFA"/>
            </w:rPr>
            <w:t xml:space="preserve"> pour l’Ecologie</w:t>
          </w:r>
          <w:r>
            <w:rPr>
              <w:rFonts w:ascii="Calibri" w:eastAsia="Calibri" w:hAnsi="Calibri" w:cs="Calibri"/>
              <w:b/>
              <w:color w:val="FFFAFA"/>
            </w:rPr>
            <w:tab/>
          </w:r>
          <w:r>
            <w:rPr>
              <w:rFonts w:ascii="Calibri" w:eastAsia="Calibri" w:hAnsi="Calibri" w:cs="Calibri"/>
              <w:b/>
              <w:color w:val="FFFAFA"/>
              <w:sz w:val="18"/>
            </w:rPr>
            <w:t>June 2024</w:t>
          </w:r>
        </w:p>
      </w:tc>
    </w:tr>
  </w:tbl>
  <w:p w14:paraId="0869FE75" w14:textId="77777777" w:rsidR="006210E7" w:rsidRDefault="006210E7">
    <w:pPr>
      <w:spacing w:after="0" w:line="259" w:lineRule="auto"/>
      <w:ind w:left="-1196" w:right="8182"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1157" w14:textId="77777777" w:rsidR="006210E7" w:rsidRDefault="006210E7">
    <w:pPr>
      <w:spacing w:after="0" w:line="259" w:lineRule="auto"/>
      <w:ind w:left="-1196" w:right="8182"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C49D" w14:textId="77777777" w:rsidR="006210E7" w:rsidRDefault="006210E7">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1D12E" w14:textId="77777777" w:rsidR="00117E56" w:rsidRDefault="00117E56">
      <w:pPr>
        <w:spacing w:after="0" w:line="240" w:lineRule="auto"/>
      </w:pPr>
      <w:r>
        <w:separator/>
      </w:r>
    </w:p>
  </w:footnote>
  <w:footnote w:type="continuationSeparator" w:id="0">
    <w:p w14:paraId="5714D8C4" w14:textId="77777777" w:rsidR="00117E56" w:rsidRDefault="00117E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7113"/>
      <w:gridCol w:w="2008"/>
      <w:gridCol w:w="393"/>
    </w:tblGrid>
    <w:tr w:rsidR="006210E7" w14:paraId="28621911" w14:textId="77777777">
      <w:trPr>
        <w:trHeight w:val="295"/>
      </w:trPr>
      <w:tc>
        <w:tcPr>
          <w:tcW w:w="7113" w:type="dxa"/>
          <w:tcBorders>
            <w:top w:val="single" w:sz="3" w:space="0" w:color="104E8B"/>
            <w:left w:val="nil"/>
            <w:bottom w:val="single" w:sz="3" w:space="0" w:color="104E8B"/>
            <w:right w:val="nil"/>
          </w:tcBorders>
          <w:shd w:val="clear" w:color="auto" w:fill="104E8B"/>
        </w:tcPr>
        <w:p w14:paraId="49F3D191"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9BB85F0"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393" w:type="dxa"/>
          <w:tcBorders>
            <w:top w:val="single" w:sz="3" w:space="0" w:color="104E8B"/>
            <w:left w:val="nil"/>
            <w:bottom w:val="single" w:sz="3" w:space="0" w:color="104E8B"/>
            <w:right w:val="nil"/>
          </w:tcBorders>
          <w:shd w:val="clear" w:color="auto" w:fill="104E8B"/>
        </w:tcPr>
        <w:p w14:paraId="1A0E0EFF"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2</w:t>
          </w:r>
          <w:r>
            <w:rPr>
              <w:rFonts w:ascii="Calibri" w:eastAsia="Calibri" w:hAnsi="Calibri" w:cs="Calibri"/>
              <w:b/>
              <w:color w:val="FFFAFA"/>
            </w:rPr>
            <w:fldChar w:fldCharType="end"/>
          </w:r>
        </w:p>
      </w:tc>
    </w:tr>
  </w:tbl>
  <w:p w14:paraId="56685F24" w14:textId="77777777" w:rsidR="006210E7" w:rsidRDefault="006210E7">
    <w:pPr>
      <w:spacing w:after="0" w:line="259" w:lineRule="auto"/>
      <w:ind w:left="-1168" w:right="46"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CAC25" w14:textId="77777777" w:rsidR="006210E7" w:rsidRDefault="006210E7">
    <w:pPr>
      <w:spacing w:after="0" w:line="259" w:lineRule="auto"/>
      <w:ind w:left="-1168" w:right="46"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B2D74" w14:textId="77777777" w:rsidR="006210E7" w:rsidRDefault="006210E7">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302828B4" w14:textId="77777777">
      <w:trPr>
        <w:trHeight w:val="295"/>
      </w:trPr>
      <w:tc>
        <w:tcPr>
          <w:tcW w:w="6970" w:type="dxa"/>
          <w:tcBorders>
            <w:top w:val="single" w:sz="3" w:space="0" w:color="104E8B"/>
            <w:left w:val="nil"/>
            <w:bottom w:val="single" w:sz="3" w:space="0" w:color="104E8B"/>
            <w:right w:val="nil"/>
          </w:tcBorders>
          <w:shd w:val="clear" w:color="auto" w:fill="104E8B"/>
        </w:tcPr>
        <w:p w14:paraId="1CD183A8"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2CB484B2"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4537124"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FAE44D4" w14:textId="77777777" w:rsidR="006210E7" w:rsidRDefault="006210E7">
    <w:pPr>
      <w:spacing w:after="0" w:line="259" w:lineRule="auto"/>
      <w:ind w:left="-1168" w:right="101"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72D4" w14:textId="77777777" w:rsidR="006210E7" w:rsidRDefault="006210E7">
    <w:pPr>
      <w:spacing w:after="0" w:line="259" w:lineRule="auto"/>
      <w:ind w:left="-1168" w:right="101"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4A15D2B0" w14:textId="77777777">
      <w:trPr>
        <w:trHeight w:val="295"/>
      </w:trPr>
      <w:tc>
        <w:tcPr>
          <w:tcW w:w="6970" w:type="dxa"/>
          <w:tcBorders>
            <w:top w:val="single" w:sz="3" w:space="0" w:color="104E8B"/>
            <w:left w:val="nil"/>
            <w:bottom w:val="single" w:sz="3" w:space="0" w:color="104E8B"/>
            <w:right w:val="nil"/>
          </w:tcBorders>
          <w:shd w:val="clear" w:color="auto" w:fill="104E8B"/>
        </w:tcPr>
        <w:p w14:paraId="2D6D31C9"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511BAD22"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2DCDC546"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424095FC" w14:textId="77777777" w:rsidR="006210E7" w:rsidRDefault="006210E7">
    <w:pPr>
      <w:spacing w:after="0" w:line="259" w:lineRule="auto"/>
      <w:ind w:left="-1168" w:right="101"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196" w:tblpY="281"/>
      <w:tblOverlap w:val="never"/>
      <w:tblW w:w="9514" w:type="dxa"/>
      <w:tblInd w:w="0" w:type="dxa"/>
      <w:tblCellMar>
        <w:top w:w="56" w:type="dxa"/>
        <w:left w:w="122" w:type="dxa"/>
        <w:right w:w="126" w:type="dxa"/>
      </w:tblCellMar>
      <w:tblLook w:val="04A0" w:firstRow="1" w:lastRow="0" w:firstColumn="1" w:lastColumn="0" w:noHBand="0" w:noVBand="1"/>
    </w:tblPr>
    <w:tblGrid>
      <w:gridCol w:w="6970"/>
      <w:gridCol w:w="2008"/>
      <w:gridCol w:w="536"/>
    </w:tblGrid>
    <w:tr w:rsidR="006210E7" w14:paraId="30993C93" w14:textId="77777777">
      <w:trPr>
        <w:trHeight w:val="295"/>
      </w:trPr>
      <w:tc>
        <w:tcPr>
          <w:tcW w:w="6970" w:type="dxa"/>
          <w:tcBorders>
            <w:top w:val="single" w:sz="3" w:space="0" w:color="104E8B"/>
            <w:left w:val="nil"/>
            <w:bottom w:val="single" w:sz="3" w:space="0" w:color="104E8B"/>
            <w:right w:val="nil"/>
          </w:tcBorders>
          <w:shd w:val="clear" w:color="auto" w:fill="104E8B"/>
        </w:tcPr>
        <w:p w14:paraId="6E46FC49" w14:textId="77777777" w:rsidR="006210E7" w:rsidRDefault="006210E7">
          <w:pPr>
            <w:spacing w:after="0" w:line="259" w:lineRule="auto"/>
            <w:ind w:left="6" w:firstLine="0"/>
            <w:jc w:val="left"/>
          </w:pPr>
          <w:proofErr w:type="spellStart"/>
          <w:r>
            <w:rPr>
              <w:rFonts w:ascii="Calibri" w:eastAsia="Calibri" w:hAnsi="Calibri" w:cs="Calibri"/>
              <w:b/>
              <w:color w:val="FFFAFA"/>
            </w:rPr>
            <w:t>Seabird</w:t>
          </w:r>
          <w:proofErr w:type="spellEnd"/>
          <w:r>
            <w:rPr>
              <w:rFonts w:ascii="Calibri" w:eastAsia="Calibri" w:hAnsi="Calibri" w:cs="Calibri"/>
              <w:b/>
              <w:color w:val="FFFAFA"/>
            </w:rPr>
            <w:t xml:space="preserve"> distribution</w:t>
          </w:r>
        </w:p>
      </w:tc>
      <w:tc>
        <w:tcPr>
          <w:tcW w:w="2008" w:type="dxa"/>
          <w:tcBorders>
            <w:top w:val="single" w:sz="3" w:space="0" w:color="104E8B"/>
            <w:left w:val="nil"/>
            <w:bottom w:val="single" w:sz="3" w:space="0" w:color="104E8B"/>
            <w:right w:val="nil"/>
          </w:tcBorders>
          <w:shd w:val="clear" w:color="auto" w:fill="104E8B"/>
        </w:tcPr>
        <w:p w14:paraId="344969EA" w14:textId="77777777" w:rsidR="006210E7" w:rsidRDefault="006210E7">
          <w:pPr>
            <w:spacing w:after="0" w:line="259" w:lineRule="auto"/>
            <w:ind w:left="363" w:firstLine="0"/>
            <w:jc w:val="left"/>
          </w:pPr>
          <w:r>
            <w:rPr>
              <w:rFonts w:ascii="Calibri" w:eastAsia="Calibri" w:hAnsi="Calibri" w:cs="Calibri"/>
              <w:b/>
              <w:color w:val="FFFAFA"/>
              <w:sz w:val="18"/>
            </w:rPr>
            <w:t>Louis SCHROLL</w:t>
          </w:r>
        </w:p>
      </w:tc>
      <w:tc>
        <w:tcPr>
          <w:tcW w:w="536" w:type="dxa"/>
          <w:tcBorders>
            <w:top w:val="single" w:sz="3" w:space="0" w:color="104E8B"/>
            <w:left w:val="nil"/>
            <w:bottom w:val="single" w:sz="3" w:space="0" w:color="104E8B"/>
            <w:right w:val="nil"/>
          </w:tcBorders>
          <w:shd w:val="clear" w:color="auto" w:fill="104E8B"/>
        </w:tcPr>
        <w:p w14:paraId="7F711756" w14:textId="77777777" w:rsidR="006210E7" w:rsidRDefault="006210E7">
          <w:pPr>
            <w:spacing w:after="0" w:line="259" w:lineRule="auto"/>
            <w:ind w:left="0" w:firstLine="0"/>
          </w:pPr>
          <w:r>
            <w:fldChar w:fldCharType="begin"/>
          </w:r>
          <w:r>
            <w:instrText xml:space="preserve"> PAGE   \* MERGEFORMAT </w:instrText>
          </w:r>
          <w:r>
            <w:fldChar w:fldCharType="separate"/>
          </w:r>
          <w:r>
            <w:rPr>
              <w:rFonts w:ascii="Calibri" w:eastAsia="Calibri" w:hAnsi="Calibri" w:cs="Calibri"/>
              <w:b/>
              <w:color w:val="FFFAFA"/>
            </w:rPr>
            <w:t>10</w:t>
          </w:r>
          <w:r>
            <w:rPr>
              <w:rFonts w:ascii="Calibri" w:eastAsia="Calibri" w:hAnsi="Calibri" w:cs="Calibri"/>
              <w:b/>
              <w:color w:val="FFFAFA"/>
            </w:rPr>
            <w:fldChar w:fldCharType="end"/>
          </w:r>
        </w:p>
      </w:tc>
    </w:tr>
  </w:tbl>
  <w:p w14:paraId="01B59079" w14:textId="77777777" w:rsidR="006210E7" w:rsidRDefault="006210E7">
    <w:pPr>
      <w:spacing w:after="0" w:line="259" w:lineRule="auto"/>
      <w:ind w:left="-1196" w:right="29"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D463D" w14:textId="77777777" w:rsidR="006210E7" w:rsidRDefault="006210E7">
    <w:pPr>
      <w:spacing w:after="0" w:line="259" w:lineRule="auto"/>
      <w:ind w:left="-1196" w:right="29"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1EFFE" w14:textId="77777777" w:rsidR="006210E7" w:rsidRDefault="006210E7">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4AA5"/>
    <w:multiLevelType w:val="hybridMultilevel"/>
    <w:tmpl w:val="DD269566"/>
    <w:lvl w:ilvl="0" w:tplc="031C8B80">
      <w:start w:val="1"/>
      <w:numFmt w:val="bullet"/>
      <w:lvlText w:val="-"/>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4044A7C">
      <w:start w:val="1"/>
      <w:numFmt w:val="bullet"/>
      <w:lvlText w:val="o"/>
      <w:lvlJc w:val="left"/>
      <w:pPr>
        <w:ind w:left="14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468E5C4">
      <w:start w:val="1"/>
      <w:numFmt w:val="bullet"/>
      <w:lvlText w:val="▪"/>
      <w:lvlJc w:val="left"/>
      <w:pPr>
        <w:ind w:left="21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1087F0">
      <w:start w:val="1"/>
      <w:numFmt w:val="bullet"/>
      <w:lvlText w:val="•"/>
      <w:lvlJc w:val="left"/>
      <w:pPr>
        <w:ind w:left="28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77CFFAE">
      <w:start w:val="1"/>
      <w:numFmt w:val="bullet"/>
      <w:lvlText w:val="o"/>
      <w:lvlJc w:val="left"/>
      <w:pPr>
        <w:ind w:left="36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A0CC8FC">
      <w:start w:val="1"/>
      <w:numFmt w:val="bullet"/>
      <w:lvlText w:val="▪"/>
      <w:lvlJc w:val="left"/>
      <w:pPr>
        <w:ind w:left="43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0881E74">
      <w:start w:val="1"/>
      <w:numFmt w:val="bullet"/>
      <w:lvlText w:val="•"/>
      <w:lvlJc w:val="left"/>
      <w:pPr>
        <w:ind w:left="50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3D67A92">
      <w:start w:val="1"/>
      <w:numFmt w:val="bullet"/>
      <w:lvlText w:val="o"/>
      <w:lvlJc w:val="left"/>
      <w:pPr>
        <w:ind w:left="5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99B4365E">
      <w:start w:val="1"/>
      <w:numFmt w:val="bullet"/>
      <w:lvlText w:val="▪"/>
      <w:lvlJc w:val="left"/>
      <w:pPr>
        <w:ind w:left="6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3F8525F"/>
    <w:multiLevelType w:val="hybridMultilevel"/>
    <w:tmpl w:val="AE686A28"/>
    <w:lvl w:ilvl="0" w:tplc="18668804">
      <w:start w:val="1"/>
      <w:numFmt w:val="decimal"/>
      <w:lvlText w:val="[%1]"/>
      <w:lvlJc w:val="left"/>
      <w:pPr>
        <w:ind w:left="8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75F4B3B8">
      <w:start w:val="1"/>
      <w:numFmt w:val="lowerLetter"/>
      <w:lvlText w:val="%2"/>
      <w:lvlJc w:val="left"/>
      <w:pPr>
        <w:ind w:left="11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5A4262A">
      <w:start w:val="1"/>
      <w:numFmt w:val="lowerRoman"/>
      <w:lvlText w:val="%3"/>
      <w:lvlJc w:val="left"/>
      <w:pPr>
        <w:ind w:left="18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F9AEF30">
      <w:start w:val="1"/>
      <w:numFmt w:val="decimal"/>
      <w:lvlText w:val="%4"/>
      <w:lvlJc w:val="left"/>
      <w:pPr>
        <w:ind w:left="25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3FAAB2E">
      <w:start w:val="1"/>
      <w:numFmt w:val="lowerLetter"/>
      <w:lvlText w:val="%5"/>
      <w:lvlJc w:val="left"/>
      <w:pPr>
        <w:ind w:left="326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18B1E0">
      <w:start w:val="1"/>
      <w:numFmt w:val="lowerRoman"/>
      <w:lvlText w:val="%6"/>
      <w:lvlJc w:val="left"/>
      <w:pPr>
        <w:ind w:left="398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C9C94D0">
      <w:start w:val="1"/>
      <w:numFmt w:val="decimal"/>
      <w:lvlText w:val="%7"/>
      <w:lvlJc w:val="left"/>
      <w:pPr>
        <w:ind w:left="470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93295E0">
      <w:start w:val="1"/>
      <w:numFmt w:val="lowerLetter"/>
      <w:lvlText w:val="%8"/>
      <w:lvlJc w:val="left"/>
      <w:pPr>
        <w:ind w:left="542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4DC6162">
      <w:start w:val="1"/>
      <w:numFmt w:val="lowerRoman"/>
      <w:lvlText w:val="%9"/>
      <w:lvlJc w:val="left"/>
      <w:pPr>
        <w:ind w:left="614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031E12"/>
    <w:multiLevelType w:val="hybridMultilevel"/>
    <w:tmpl w:val="2C3EBD6E"/>
    <w:lvl w:ilvl="0" w:tplc="3DBE1A9C">
      <w:numFmt w:val="bullet"/>
      <w:lvlText w:val=""/>
      <w:lvlJc w:val="left"/>
      <w:pPr>
        <w:ind w:left="720" w:hanging="360"/>
      </w:pPr>
      <w:rPr>
        <w:rFonts w:ascii="Wingdings" w:eastAsia="Cambria" w:hAnsi="Wingdings" w:cs="Cambri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7F42623E"/>
    <w:multiLevelType w:val="hybridMultilevel"/>
    <w:tmpl w:val="5E6A9B42"/>
    <w:lvl w:ilvl="0" w:tplc="C8560F52">
      <w:start w:val="1"/>
      <w:numFmt w:val="decimal"/>
      <w:lvlText w:val="%1."/>
      <w:lvlJc w:val="left"/>
      <w:pPr>
        <w:ind w:left="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3463272">
      <w:start w:val="1"/>
      <w:numFmt w:val="lowerLetter"/>
      <w:lvlText w:val="%2"/>
      <w:lvlJc w:val="left"/>
      <w:pPr>
        <w:ind w:left="14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E52F830">
      <w:start w:val="1"/>
      <w:numFmt w:val="lowerRoman"/>
      <w:lvlText w:val="%3"/>
      <w:lvlJc w:val="left"/>
      <w:pPr>
        <w:ind w:left="21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DEC26448">
      <w:start w:val="1"/>
      <w:numFmt w:val="decimal"/>
      <w:lvlText w:val="%4"/>
      <w:lvlJc w:val="left"/>
      <w:pPr>
        <w:ind w:left="28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9C1928">
      <w:start w:val="1"/>
      <w:numFmt w:val="lowerLetter"/>
      <w:lvlText w:val="%5"/>
      <w:lvlJc w:val="left"/>
      <w:pPr>
        <w:ind w:left="36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A894AC">
      <w:start w:val="1"/>
      <w:numFmt w:val="lowerRoman"/>
      <w:lvlText w:val="%6"/>
      <w:lvlJc w:val="left"/>
      <w:pPr>
        <w:ind w:left="43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FBACD7E">
      <w:start w:val="1"/>
      <w:numFmt w:val="decimal"/>
      <w:lvlText w:val="%7"/>
      <w:lvlJc w:val="left"/>
      <w:pPr>
        <w:ind w:left="50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5C0E630">
      <w:start w:val="1"/>
      <w:numFmt w:val="lowerLetter"/>
      <w:lvlText w:val="%8"/>
      <w:lvlJc w:val="left"/>
      <w:pPr>
        <w:ind w:left="57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1163B80">
      <w:start w:val="1"/>
      <w:numFmt w:val="lowerRoman"/>
      <w:lvlText w:val="%9"/>
      <w:lvlJc w:val="left"/>
      <w:pPr>
        <w:ind w:left="64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3"/>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ine CANONNE">
    <w15:presenceInfo w15:providerId="AD" w15:userId="S::coline.canonne@france-energies-marines.org::810cad75-a68b-4c3b-b737-fbb09882ae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mirrorMargins/>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898"/>
    <w:rsid w:val="0000753F"/>
    <w:rsid w:val="000217F6"/>
    <w:rsid w:val="00057DEF"/>
    <w:rsid w:val="000664D4"/>
    <w:rsid w:val="00117E56"/>
    <w:rsid w:val="00167C36"/>
    <w:rsid w:val="00184352"/>
    <w:rsid w:val="001A252C"/>
    <w:rsid w:val="001D74F6"/>
    <w:rsid w:val="001D7C85"/>
    <w:rsid w:val="00250898"/>
    <w:rsid w:val="00266776"/>
    <w:rsid w:val="002D6EF6"/>
    <w:rsid w:val="002D7421"/>
    <w:rsid w:val="0030539F"/>
    <w:rsid w:val="0033159E"/>
    <w:rsid w:val="003E7C60"/>
    <w:rsid w:val="00402FD6"/>
    <w:rsid w:val="00411984"/>
    <w:rsid w:val="00450204"/>
    <w:rsid w:val="0049036E"/>
    <w:rsid w:val="004C2C7A"/>
    <w:rsid w:val="004E3D27"/>
    <w:rsid w:val="0051294C"/>
    <w:rsid w:val="005553A5"/>
    <w:rsid w:val="00566ACF"/>
    <w:rsid w:val="005F7B10"/>
    <w:rsid w:val="006210E7"/>
    <w:rsid w:val="00627973"/>
    <w:rsid w:val="00643831"/>
    <w:rsid w:val="00673C92"/>
    <w:rsid w:val="00695F4D"/>
    <w:rsid w:val="006F39BE"/>
    <w:rsid w:val="007169A7"/>
    <w:rsid w:val="00727821"/>
    <w:rsid w:val="00744BED"/>
    <w:rsid w:val="00785316"/>
    <w:rsid w:val="007A01A9"/>
    <w:rsid w:val="007A2E5A"/>
    <w:rsid w:val="007C7BD3"/>
    <w:rsid w:val="00851A92"/>
    <w:rsid w:val="0085690E"/>
    <w:rsid w:val="008A6CED"/>
    <w:rsid w:val="00930CF0"/>
    <w:rsid w:val="00990436"/>
    <w:rsid w:val="009A43BD"/>
    <w:rsid w:val="009E7359"/>
    <w:rsid w:val="00A27BB0"/>
    <w:rsid w:val="00A53350"/>
    <w:rsid w:val="00A71A7D"/>
    <w:rsid w:val="00A80452"/>
    <w:rsid w:val="00A9039F"/>
    <w:rsid w:val="00AD7067"/>
    <w:rsid w:val="00AE6FA1"/>
    <w:rsid w:val="00B653AF"/>
    <w:rsid w:val="00B707B1"/>
    <w:rsid w:val="00B804AA"/>
    <w:rsid w:val="00BD52D5"/>
    <w:rsid w:val="00C50057"/>
    <w:rsid w:val="00C64804"/>
    <w:rsid w:val="00D231D3"/>
    <w:rsid w:val="00D47260"/>
    <w:rsid w:val="00DA43B0"/>
    <w:rsid w:val="00DE798D"/>
    <w:rsid w:val="00E83424"/>
    <w:rsid w:val="00EA40AA"/>
    <w:rsid w:val="00EE1A96"/>
    <w:rsid w:val="00EE5A29"/>
    <w:rsid w:val="00FA1995"/>
    <w:rsid w:val="00FA39B9"/>
    <w:rsid w:val="00FC3F4F"/>
    <w:rsid w:val="00FD04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A38A2C"/>
  <w15:docId w15:val="{6ACB2AF0-3A86-449C-9A82-1F42F0019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31" w:lineRule="auto"/>
      <w:ind w:left="969" w:hanging="590"/>
      <w:jc w:val="both"/>
    </w:pPr>
    <w:rPr>
      <w:rFonts w:ascii="Cambria" w:eastAsia="Cambria" w:hAnsi="Cambria" w:cs="Cambria"/>
      <w:color w:val="000000"/>
      <w:sz w:val="24"/>
    </w:rPr>
  </w:style>
  <w:style w:type="paragraph" w:styleId="Titre1">
    <w:name w:val="heading 1"/>
    <w:next w:val="Normal"/>
    <w:link w:val="Titre1Car"/>
    <w:uiPriority w:val="9"/>
    <w:qFormat/>
    <w:pPr>
      <w:keepNext/>
      <w:keepLines/>
      <w:spacing w:after="190"/>
      <w:ind w:left="37" w:hanging="10"/>
      <w:outlineLvl w:val="0"/>
    </w:pPr>
    <w:rPr>
      <w:rFonts w:ascii="Cambria" w:eastAsia="Cambria" w:hAnsi="Cambria" w:cs="Cambria"/>
      <w:b/>
      <w:color w:val="000000"/>
      <w:sz w:val="34"/>
    </w:rPr>
  </w:style>
  <w:style w:type="paragraph" w:styleId="Titre2">
    <w:name w:val="heading 2"/>
    <w:next w:val="Normal"/>
    <w:link w:val="Titre2Car"/>
    <w:uiPriority w:val="9"/>
    <w:unhideWhenUsed/>
    <w:qFormat/>
    <w:pPr>
      <w:keepNext/>
      <w:keepLines/>
      <w:spacing w:after="178"/>
      <w:ind w:left="37" w:hanging="10"/>
      <w:outlineLvl w:val="1"/>
    </w:pPr>
    <w:rPr>
      <w:rFonts w:ascii="Cambria" w:eastAsia="Cambria" w:hAnsi="Cambria" w:cs="Cambria"/>
      <w:b/>
      <w:color w:val="000000"/>
      <w:sz w:val="29"/>
    </w:rPr>
  </w:style>
  <w:style w:type="paragraph" w:styleId="Titre3">
    <w:name w:val="heading 3"/>
    <w:next w:val="Normal"/>
    <w:link w:val="Titre3Car"/>
    <w:uiPriority w:val="9"/>
    <w:unhideWhenUsed/>
    <w:qFormat/>
    <w:pPr>
      <w:keepNext/>
      <w:keepLines/>
      <w:spacing w:after="231" w:line="265" w:lineRule="auto"/>
      <w:ind w:left="389" w:hanging="10"/>
      <w:outlineLvl w:val="2"/>
    </w:pPr>
    <w:rPr>
      <w:rFonts w:ascii="Cambria" w:eastAsia="Cambria" w:hAnsi="Cambria" w:cs="Cambria"/>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uiPriority w:val="9"/>
    <w:rPr>
      <w:rFonts w:ascii="Cambria" w:eastAsia="Cambria" w:hAnsi="Cambria" w:cs="Cambria"/>
      <w:b/>
      <w:color w:val="000000"/>
      <w:sz w:val="29"/>
    </w:rPr>
  </w:style>
  <w:style w:type="character" w:customStyle="1" w:styleId="Titre1Car">
    <w:name w:val="Titre 1 Car"/>
    <w:link w:val="Titre1"/>
    <w:rPr>
      <w:rFonts w:ascii="Cambria" w:eastAsia="Cambria" w:hAnsi="Cambria" w:cs="Cambria"/>
      <w:b/>
      <w:color w:val="000000"/>
      <w:sz w:val="34"/>
    </w:rPr>
  </w:style>
  <w:style w:type="character" w:customStyle="1" w:styleId="Titre3Car">
    <w:name w:val="Titre 3 Car"/>
    <w:link w:val="Titre3"/>
    <w:uiPriority w:val="9"/>
    <w:rPr>
      <w:rFonts w:ascii="Cambria" w:eastAsia="Cambria" w:hAnsi="Cambria" w:cs="Cambria"/>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0217F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Textedebulles">
    <w:name w:val="Balloon Text"/>
    <w:basedOn w:val="Normal"/>
    <w:link w:val="TextedebullesCar"/>
    <w:uiPriority w:val="99"/>
    <w:semiHidden/>
    <w:unhideWhenUsed/>
    <w:rsid w:val="000664D4"/>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0664D4"/>
    <w:rPr>
      <w:rFonts w:ascii="Times New Roman" w:eastAsia="Cambria" w:hAnsi="Times New Roman" w:cs="Times New Roman"/>
      <w:color w:val="000000"/>
      <w:sz w:val="18"/>
      <w:szCs w:val="18"/>
    </w:rPr>
  </w:style>
  <w:style w:type="character" w:styleId="Marquedecommentaire">
    <w:name w:val="annotation reference"/>
    <w:basedOn w:val="Policepardfaut"/>
    <w:uiPriority w:val="99"/>
    <w:semiHidden/>
    <w:unhideWhenUsed/>
    <w:rsid w:val="00A71A7D"/>
    <w:rPr>
      <w:sz w:val="16"/>
      <w:szCs w:val="16"/>
    </w:rPr>
  </w:style>
  <w:style w:type="paragraph" w:styleId="Commentaire">
    <w:name w:val="annotation text"/>
    <w:basedOn w:val="Normal"/>
    <w:link w:val="CommentaireCar"/>
    <w:uiPriority w:val="99"/>
    <w:unhideWhenUsed/>
    <w:rsid w:val="00A71A7D"/>
    <w:pPr>
      <w:spacing w:line="240" w:lineRule="auto"/>
    </w:pPr>
    <w:rPr>
      <w:sz w:val="20"/>
      <w:szCs w:val="20"/>
    </w:rPr>
  </w:style>
  <w:style w:type="character" w:customStyle="1" w:styleId="CommentaireCar">
    <w:name w:val="Commentaire Car"/>
    <w:basedOn w:val="Policepardfaut"/>
    <w:link w:val="Commentaire"/>
    <w:uiPriority w:val="99"/>
    <w:rsid w:val="00A71A7D"/>
    <w:rPr>
      <w:rFonts w:ascii="Cambria" w:eastAsia="Cambria" w:hAnsi="Cambria" w:cs="Cambria"/>
      <w:color w:val="000000"/>
      <w:sz w:val="20"/>
      <w:szCs w:val="20"/>
    </w:rPr>
  </w:style>
  <w:style w:type="paragraph" w:styleId="Objetducommentaire">
    <w:name w:val="annotation subject"/>
    <w:basedOn w:val="Commentaire"/>
    <w:next w:val="Commentaire"/>
    <w:link w:val="ObjetducommentaireCar"/>
    <w:uiPriority w:val="99"/>
    <w:semiHidden/>
    <w:unhideWhenUsed/>
    <w:rsid w:val="00A71A7D"/>
    <w:rPr>
      <w:b/>
      <w:bCs/>
    </w:rPr>
  </w:style>
  <w:style w:type="character" w:customStyle="1" w:styleId="ObjetducommentaireCar">
    <w:name w:val="Objet du commentaire Car"/>
    <w:basedOn w:val="CommentaireCar"/>
    <w:link w:val="Objetducommentaire"/>
    <w:uiPriority w:val="99"/>
    <w:semiHidden/>
    <w:rsid w:val="00A71A7D"/>
    <w:rPr>
      <w:rFonts w:ascii="Cambria" w:eastAsia="Cambria" w:hAnsi="Cambria" w:cs="Cambria"/>
      <w:b/>
      <w:bCs/>
      <w:color w:val="000000"/>
      <w:sz w:val="20"/>
      <w:szCs w:val="20"/>
    </w:rPr>
  </w:style>
  <w:style w:type="character" w:styleId="Lienhypertexte">
    <w:name w:val="Hyperlink"/>
    <w:basedOn w:val="Policepardfaut"/>
    <w:uiPriority w:val="99"/>
    <w:unhideWhenUsed/>
    <w:rsid w:val="00AE6FA1"/>
    <w:rPr>
      <w:color w:val="0563C1" w:themeColor="hyperlink"/>
      <w:u w:val="single"/>
    </w:rPr>
  </w:style>
  <w:style w:type="character" w:styleId="Mentionnonrsolue">
    <w:name w:val="Unresolved Mention"/>
    <w:basedOn w:val="Policepardfaut"/>
    <w:uiPriority w:val="99"/>
    <w:semiHidden/>
    <w:unhideWhenUsed/>
    <w:rsid w:val="00AE6F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552021">
      <w:bodyDiv w:val="1"/>
      <w:marLeft w:val="0"/>
      <w:marRight w:val="0"/>
      <w:marTop w:val="0"/>
      <w:marBottom w:val="0"/>
      <w:divBdr>
        <w:top w:val="none" w:sz="0" w:space="0" w:color="auto"/>
        <w:left w:val="none" w:sz="0" w:space="0" w:color="auto"/>
        <w:bottom w:val="none" w:sz="0" w:space="0" w:color="auto"/>
        <w:right w:val="none" w:sz="0" w:space="0" w:color="auto"/>
      </w:divBdr>
      <w:divsChild>
        <w:div w:id="187109705">
          <w:marLeft w:val="480"/>
          <w:marRight w:val="0"/>
          <w:marTop w:val="0"/>
          <w:marBottom w:val="0"/>
          <w:divBdr>
            <w:top w:val="none" w:sz="0" w:space="0" w:color="auto"/>
            <w:left w:val="none" w:sz="0" w:space="0" w:color="auto"/>
            <w:bottom w:val="none" w:sz="0" w:space="0" w:color="auto"/>
            <w:right w:val="none" w:sz="0" w:space="0" w:color="auto"/>
          </w:divBdr>
          <w:divsChild>
            <w:div w:id="10001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159">
      <w:bodyDiv w:val="1"/>
      <w:marLeft w:val="0"/>
      <w:marRight w:val="0"/>
      <w:marTop w:val="0"/>
      <w:marBottom w:val="0"/>
      <w:divBdr>
        <w:top w:val="none" w:sz="0" w:space="0" w:color="auto"/>
        <w:left w:val="none" w:sz="0" w:space="0" w:color="auto"/>
        <w:bottom w:val="none" w:sz="0" w:space="0" w:color="auto"/>
        <w:right w:val="none" w:sz="0" w:space="0" w:color="auto"/>
      </w:divBdr>
      <w:divsChild>
        <w:div w:id="928193362">
          <w:marLeft w:val="480"/>
          <w:marRight w:val="0"/>
          <w:marTop w:val="0"/>
          <w:marBottom w:val="0"/>
          <w:divBdr>
            <w:top w:val="none" w:sz="0" w:space="0" w:color="auto"/>
            <w:left w:val="none" w:sz="0" w:space="0" w:color="auto"/>
            <w:bottom w:val="none" w:sz="0" w:space="0" w:color="auto"/>
            <w:right w:val="none" w:sz="0" w:space="0" w:color="auto"/>
          </w:divBdr>
          <w:divsChild>
            <w:div w:id="876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0037">
      <w:bodyDiv w:val="1"/>
      <w:marLeft w:val="0"/>
      <w:marRight w:val="0"/>
      <w:marTop w:val="0"/>
      <w:marBottom w:val="0"/>
      <w:divBdr>
        <w:top w:val="none" w:sz="0" w:space="0" w:color="auto"/>
        <w:left w:val="none" w:sz="0" w:space="0" w:color="auto"/>
        <w:bottom w:val="none" w:sz="0" w:space="0" w:color="auto"/>
        <w:right w:val="none" w:sz="0" w:space="0" w:color="auto"/>
      </w:divBdr>
    </w:div>
    <w:div w:id="2145350896">
      <w:bodyDiv w:val="1"/>
      <w:marLeft w:val="0"/>
      <w:marRight w:val="0"/>
      <w:marTop w:val="0"/>
      <w:marBottom w:val="0"/>
      <w:divBdr>
        <w:top w:val="none" w:sz="0" w:space="0" w:color="auto"/>
        <w:left w:val="none" w:sz="0" w:space="0" w:color="auto"/>
        <w:bottom w:val="none" w:sz="0" w:space="0" w:color="auto"/>
        <w:right w:val="none" w:sz="0" w:space="0" w:color="auto"/>
      </w:divBdr>
      <w:divsChild>
        <w:div w:id="961961994">
          <w:marLeft w:val="480"/>
          <w:marRight w:val="0"/>
          <w:marTop w:val="0"/>
          <w:marBottom w:val="0"/>
          <w:divBdr>
            <w:top w:val="none" w:sz="0" w:space="0" w:color="auto"/>
            <w:left w:val="none" w:sz="0" w:space="0" w:color="auto"/>
            <w:bottom w:val="none" w:sz="0" w:space="0" w:color="auto"/>
            <w:right w:val="none" w:sz="0" w:space="0" w:color="auto"/>
          </w:divBdr>
          <w:divsChild>
            <w:div w:id="62496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onlinelibrary.wiley.com/doi/10.1890/14-1507.1/full"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oi.org/10.1007/978-0-387-87458-6_1" TargetMode="External"/><Relationship Id="rId21" Type="http://schemas.openxmlformats.org/officeDocument/2006/relationships/image" Target="media/image6.png"/><Relationship Id="rId42" Type="http://schemas.openxmlformats.org/officeDocument/2006/relationships/hyperlink" Target="https://doi.org/10.3354/meps10803" TargetMode="External"/><Relationship Id="rId63" Type="http://schemas.openxmlformats.org/officeDocument/2006/relationships/hyperlink" Target="https://doi.org/10.18142/19" TargetMode="External"/><Relationship Id="rId84" Type="http://schemas.openxmlformats.org/officeDocument/2006/relationships/hyperlink" Target="https://doi.org/10.1002/wics.1625" TargetMode="External"/><Relationship Id="rId138" Type="http://schemas.openxmlformats.org/officeDocument/2006/relationships/hyperlink" Target="https://doi.org/10.1088/1748-9326/ab205b" TargetMode="External"/><Relationship Id="rId159" Type="http://schemas.openxmlformats.org/officeDocument/2006/relationships/hyperlink" Target="https://doi.org/10.1890/ES13-00181.1" TargetMode="External"/><Relationship Id="rId170" Type="http://schemas.openxmlformats.org/officeDocument/2006/relationships/hyperlink" Target="https://doi.org/10.1007/s00442-012-2426-5" TargetMode="External"/><Relationship Id="rId191" Type="http://schemas.openxmlformats.org/officeDocument/2006/relationships/image" Target="media/image23.jpg"/><Relationship Id="rId107" Type="http://schemas.openxmlformats.org/officeDocument/2006/relationships/hyperlink" Target="https://doi.org/10.1016/j.marenvres.2022.105860" TargetMode="External"/><Relationship Id="rId268" Type="http://schemas.openxmlformats.org/officeDocument/2006/relationships/image" Target="media/image28.jpg"/><Relationship Id="rId11" Type="http://schemas.openxmlformats.org/officeDocument/2006/relationships/image" Target="media/image1.jpg"/><Relationship Id="rId32" Type="http://schemas.openxmlformats.org/officeDocument/2006/relationships/image" Target="media/image15.jpg"/><Relationship Id="rId53" Type="http://schemas.openxmlformats.org/officeDocument/2006/relationships/hyperlink" Target="https://doi.org/10.1073/pnas.1502108112" TargetMode="External"/><Relationship Id="rId74" Type="http://schemas.openxmlformats.org/officeDocument/2006/relationships/hyperlink" Target="https://doi.org/10.1111/2041-210X.13110" TargetMode="External"/><Relationship Id="rId128" Type="http://schemas.openxmlformats.org/officeDocument/2006/relationships/hyperlink" Target="https://doi.org/10.1016/B978-0-12-407197-1.00023-5" TargetMode="External"/><Relationship Id="rId149" Type="http://schemas.openxmlformats.org/officeDocument/2006/relationships/hyperlink" Target="https://doi.org/10.1093/icesjms/fsm029" TargetMode="External"/><Relationship Id="rId5" Type="http://schemas.openxmlformats.org/officeDocument/2006/relationships/footnotes" Target="footnotes.xml"/><Relationship Id="rId95" Type="http://schemas.openxmlformats.org/officeDocument/2006/relationships/hyperlink" Target="https://doi.org/10.3389/fmars.2024.1335224" TargetMode="External"/><Relationship Id="rId160" Type="http://schemas.openxmlformats.org/officeDocument/2006/relationships/hyperlink" Target="https://doi.org/10.1111/j.1523-1739.2006.00529.x" TargetMode="External"/><Relationship Id="rId181" Type="http://schemas.openxmlformats.org/officeDocument/2006/relationships/footer" Target="footer4.xml"/><Relationship Id="rId279" Type="http://schemas.openxmlformats.org/officeDocument/2006/relationships/fontTable" Target="fontTable.xml"/><Relationship Id="rId22" Type="http://schemas.openxmlformats.org/officeDocument/2006/relationships/image" Target="media/image7.png"/><Relationship Id="rId43" Type="http://schemas.openxmlformats.org/officeDocument/2006/relationships/hyperlink" Target="https://doi.org/10.3354/meps10803" TargetMode="External"/><Relationship Id="rId64" Type="http://schemas.openxmlformats.org/officeDocument/2006/relationships/hyperlink" Target="https://doi.org/10.1890/0012-9658(2002)083%5B2248:ESORWD%5D2.0.CO;2" TargetMode="External"/><Relationship Id="rId118" Type="http://schemas.openxmlformats.org/officeDocument/2006/relationships/hyperlink" Target="https://doi.org/10.1007/978-0-387-87458-6_1" TargetMode="External"/><Relationship Id="rId139" Type="http://schemas.openxmlformats.org/officeDocument/2006/relationships/hyperlink" Target="https://doi.org/10.1088/1748-9326/ab205b" TargetMode="External"/><Relationship Id="rId85" Type="http://schemas.openxmlformats.org/officeDocument/2006/relationships/hyperlink" Target="https://doi.org/10.1002/wics.1625" TargetMode="External"/><Relationship Id="rId150" Type="http://schemas.openxmlformats.org/officeDocument/2006/relationships/hyperlink" Target="https://doi.org/10.1093/icesjms/fsm029" TargetMode="External"/><Relationship Id="rId171" Type="http://schemas.openxmlformats.org/officeDocument/2006/relationships/hyperlink" Target="https://doi.org/10.1016/j.anbehav.2015.09.008" TargetMode="External"/><Relationship Id="rId192" Type="http://schemas.openxmlformats.org/officeDocument/2006/relationships/image" Target="media/image24.jpg"/><Relationship Id="rId269" Type="http://schemas.openxmlformats.org/officeDocument/2006/relationships/image" Target="media/image170.jpg"/><Relationship Id="rId12" Type="http://schemas.openxmlformats.org/officeDocument/2006/relationships/image" Target="media/image2.png"/><Relationship Id="rId33" Type="http://schemas.openxmlformats.org/officeDocument/2006/relationships/image" Target="media/image16.jpg"/><Relationship Id="rId108" Type="http://schemas.openxmlformats.org/officeDocument/2006/relationships/hyperlink" Target="https://doi.org/10.1111/2041-210X.12333" TargetMode="External"/><Relationship Id="rId129" Type="http://schemas.openxmlformats.org/officeDocument/2006/relationships/hyperlink" Target="https://doi.org/10.1016/B978-0-12-407197-1.00023-5" TargetMode="External"/><Relationship Id="rId280" Type="http://schemas.microsoft.com/office/2011/relationships/people" Target="people.xml"/><Relationship Id="rId54" Type="http://schemas.openxmlformats.org/officeDocument/2006/relationships/hyperlink" Target="https://doi.org/10.1111/j.0021-8901.2004.00918.x" TargetMode="External"/><Relationship Id="rId75" Type="http://schemas.openxmlformats.org/officeDocument/2006/relationships/hyperlink" Target="https://doi.org/10.1002/ecy.2710" TargetMode="External"/><Relationship Id="rId96" Type="http://schemas.openxmlformats.org/officeDocument/2006/relationships/hyperlink" Target="https://doi.org/10.1016/j.dsr2.2016.12.011" TargetMode="External"/><Relationship Id="rId140" Type="http://schemas.openxmlformats.org/officeDocument/2006/relationships/hyperlink" Target="https://doi.org/10.1016/j.jenvman.2018.08.051" TargetMode="External"/><Relationship Id="rId161" Type="http://schemas.openxmlformats.org/officeDocument/2006/relationships/hyperlink" Target="https://doi.org/10.1111/j.1523-1739.2006.00529.x" TargetMode="External"/><Relationship Id="rId182" Type="http://schemas.openxmlformats.org/officeDocument/2006/relationships/footer" Target="footer5.xml"/><Relationship Id="rId6" Type="http://schemas.openxmlformats.org/officeDocument/2006/relationships/endnotes" Target="endnotes.xml"/><Relationship Id="rId23" Type="http://schemas.openxmlformats.org/officeDocument/2006/relationships/image" Target="media/image8.png"/><Relationship Id="rId119" Type="http://schemas.openxmlformats.org/officeDocument/2006/relationships/hyperlink" Target="https://doi.org/10.1371/journal.pone.0049376" TargetMode="External"/><Relationship Id="rId270" Type="http://schemas.openxmlformats.org/officeDocument/2006/relationships/image" Target="media/image180.jpg"/><Relationship Id="rId44" Type="http://schemas.openxmlformats.org/officeDocument/2006/relationships/hyperlink" Target="https://doi.org/10.1046/j.1365-2699.1999.00260.x" TargetMode="External"/><Relationship Id="rId65" Type="http://schemas.openxmlformats.org/officeDocument/2006/relationships/hyperlink" Target="https://doi.org/10.1890/0012-9658(2002)083%5B2248:ESORWD%5D2.0.CO;2" TargetMode="External"/><Relationship Id="rId86" Type="http://schemas.openxmlformats.org/officeDocument/2006/relationships/hyperlink" Target="https://doi.org/10.1016/j.gecco.2024.e02838" TargetMode="External"/><Relationship Id="rId130" Type="http://schemas.openxmlformats.org/officeDocument/2006/relationships/hyperlink" Target="https://doi.org/10.1016/j.ecolind.2021.108170" TargetMode="External"/><Relationship Id="rId151" Type="http://schemas.openxmlformats.org/officeDocument/2006/relationships/hyperlink" Target="https://doi.org/10.1016/j.marpol.2016.04.045" TargetMode="External"/><Relationship Id="rId172" Type="http://schemas.openxmlformats.org/officeDocument/2006/relationships/hyperlink" Target="https://doi.org/10.1016/j.anbehav.2015.09.008" TargetMode="External"/><Relationship Id="rId13" Type="http://schemas.openxmlformats.org/officeDocument/2006/relationships/header" Target="header1.xml"/><Relationship Id="rId109" Type="http://schemas.openxmlformats.org/officeDocument/2006/relationships/hyperlink" Target="https://doi.org/10.1111/2041-210X.12333" TargetMode="External"/><Relationship Id="rId281" Type="http://schemas.openxmlformats.org/officeDocument/2006/relationships/theme" Target="theme/theme1.xml"/><Relationship Id="rId34" Type="http://schemas.openxmlformats.org/officeDocument/2006/relationships/hyperlink" Target="https://doi.org/10.3354/meps08124" TargetMode="External"/><Relationship Id="rId55" Type="http://schemas.openxmlformats.org/officeDocument/2006/relationships/hyperlink" Target="https://doi.org/10.1111/j.0021-8901.2004.00918.x" TargetMode="External"/><Relationship Id="rId76" Type="http://schemas.openxmlformats.org/officeDocument/2006/relationships/hyperlink" Target="https://doi.org/10.1002/ecy.2710" TargetMode="External"/><Relationship Id="rId97" Type="http://schemas.openxmlformats.org/officeDocument/2006/relationships/hyperlink" Target="https://doi.org/10.1016/j.dsr2.2016.12.011" TargetMode="External"/><Relationship Id="rId120" Type="http://schemas.openxmlformats.org/officeDocument/2006/relationships/hyperlink" Target="https://doi.org/10.1371/journal.pone.0049376" TargetMode="External"/><Relationship Id="rId141" Type="http://schemas.openxmlformats.org/officeDocument/2006/relationships/hyperlink" Target="https://doi.org/10.1016/j.jenvman.2018.08.051" TargetMode="External"/><Relationship Id="rId7" Type="http://schemas.openxmlformats.org/officeDocument/2006/relationships/comments" Target="comments.xml"/><Relationship Id="rId162" Type="http://schemas.openxmlformats.org/officeDocument/2006/relationships/hyperlink" Target="https://doi.org/10.1111/j.1523-1739.2006.00529.x" TargetMode="External"/><Relationship Id="rId183" Type="http://schemas.openxmlformats.org/officeDocument/2006/relationships/header" Target="header6.xml"/><Relationship Id="rId271" Type="http://schemas.openxmlformats.org/officeDocument/2006/relationships/image" Target="media/image190.jpg"/><Relationship Id="rId24" Type="http://schemas.openxmlformats.org/officeDocument/2006/relationships/image" Target="media/image9.png"/><Relationship Id="rId45" Type="http://schemas.openxmlformats.org/officeDocument/2006/relationships/hyperlink" Target="https://doi.org/10.1046/j.1365-2699.1999.00260.x" TargetMode="External"/><Relationship Id="rId66" Type="http://schemas.openxmlformats.org/officeDocument/2006/relationships/hyperlink" Target="https://doi.org/10.1890/0012-9658(2002)083%5B2248:ESORWD%5D2.0.CO;2" TargetMode="External"/><Relationship Id="rId87" Type="http://schemas.openxmlformats.org/officeDocument/2006/relationships/hyperlink" Target="https://doi.org/10.1016/j.gecco.2024.e02838" TargetMode="External"/><Relationship Id="rId110" Type="http://schemas.openxmlformats.org/officeDocument/2006/relationships/hyperlink" Target="https://doi.org/10.1111/2041-210X.12333" TargetMode="External"/><Relationship Id="rId131" Type="http://schemas.openxmlformats.org/officeDocument/2006/relationships/hyperlink" Target="https://doi.org/10.1016/j.ecolind.2021.108170" TargetMode="External"/><Relationship Id="rId61" Type="http://schemas.openxmlformats.org/officeDocument/2006/relationships/hyperlink" Target="https://doi.org/10.1016/j.biocon.2016.08.016" TargetMode="External"/><Relationship Id="rId82" Type="http://schemas.openxmlformats.org/officeDocument/2006/relationships/hyperlink" Target="https://doi.org/10.1371/journal.pone.0052015" TargetMode="External"/><Relationship Id="rId152" Type="http://schemas.openxmlformats.org/officeDocument/2006/relationships/hyperlink" Target="https://doi.org/10.1016/j.marpol.2016.04.045" TargetMode="External"/><Relationship Id="rId173" Type="http://schemas.openxmlformats.org/officeDocument/2006/relationships/hyperlink" Target="https://doi.org/10.1007/s00227-010-1563-9" TargetMode="External"/><Relationship Id="rId19" Type="http://schemas.openxmlformats.org/officeDocument/2006/relationships/image" Target="media/image4.png"/><Relationship Id="rId266" Type="http://schemas.openxmlformats.org/officeDocument/2006/relationships/image" Target="media/image26.jpg"/><Relationship Id="rId14" Type="http://schemas.openxmlformats.org/officeDocument/2006/relationships/header" Target="header2.xml"/><Relationship Id="rId30" Type="http://schemas.openxmlformats.org/officeDocument/2006/relationships/image" Target="media/image3.jpg"/><Relationship Id="rId35" Type="http://schemas.openxmlformats.org/officeDocument/2006/relationships/hyperlink" Target="https://doi.org/10.3354/meps08124" TargetMode="External"/><Relationship Id="rId56" Type="http://schemas.openxmlformats.org/officeDocument/2006/relationships/hyperlink" Target="https://doi.org/10.1016/j.jenvman.2013.01.025" TargetMode="External"/><Relationship Id="rId77" Type="http://schemas.openxmlformats.org/officeDocument/2006/relationships/hyperlink" Target="https://doi.org/10.1016/j.tree.2019.08.006" TargetMode="External"/><Relationship Id="rId100" Type="http://schemas.openxmlformats.org/officeDocument/2006/relationships/hyperlink" Target="https://doi.org/10.3389/feart.2021.702285" TargetMode="External"/><Relationship Id="rId105" Type="http://schemas.openxmlformats.org/officeDocument/2006/relationships/hyperlink" Target="https://doi.org/10.3389/fmars.2019.00838" TargetMode="External"/><Relationship Id="rId126" Type="http://schemas.openxmlformats.org/officeDocument/2006/relationships/hyperlink" Target="https://doi.org/10.1214/ss/1177011136" TargetMode="External"/><Relationship Id="rId147" Type="http://schemas.openxmlformats.org/officeDocument/2006/relationships/hyperlink" Target="https://doi.org/10.1101/2023.05.14.540698" TargetMode="External"/><Relationship Id="rId168" Type="http://schemas.openxmlformats.org/officeDocument/2006/relationships/hyperlink" Target="https://doi.org/10.1098/rstb.2010.0087" TargetMode="External"/><Relationship Id="rId8" Type="http://schemas.microsoft.com/office/2011/relationships/commentsExtended" Target="commentsExtended.xml"/><Relationship Id="rId51" Type="http://schemas.openxmlformats.org/officeDocument/2006/relationships/hyperlink" Target="https://doi.org/10.1016/j.marpolbul.2013.10.002" TargetMode="External"/><Relationship Id="rId72" Type="http://schemas.openxmlformats.org/officeDocument/2006/relationships/hyperlink" Target="https://doi.org/10.1016/B978-0-12-809585-0.12001-0" TargetMode="External"/><Relationship Id="rId93" Type="http://schemas.openxmlformats.org/officeDocument/2006/relationships/hyperlink" Target="https://doi.org/10.1016/j.biocon.2013.09.006" TargetMode="External"/><Relationship Id="rId98" Type="http://schemas.openxmlformats.org/officeDocument/2006/relationships/hyperlink" Target="https://doi.org/10.3389/fmars.2021.741486" TargetMode="External"/><Relationship Id="rId121" Type="http://schemas.openxmlformats.org/officeDocument/2006/relationships/hyperlink" Target="https://doi.org/10.1371/journal.pone.0049376" TargetMode="External"/><Relationship Id="rId142" Type="http://schemas.openxmlformats.org/officeDocument/2006/relationships/hyperlink" Target="https://doi.org/10.3354/meps09597" TargetMode="External"/><Relationship Id="rId163" Type="http://schemas.openxmlformats.org/officeDocument/2006/relationships/hyperlink" Target="https://doi.org/10.1111/j.1523-1739.2006.00342.x" TargetMode="External"/><Relationship Id="rId184" Type="http://schemas.openxmlformats.org/officeDocument/2006/relationships/footer" Target="footer6.xml"/><Relationship Id="rId189" Type="http://schemas.openxmlformats.org/officeDocument/2006/relationships/image" Target="media/image21.jpg"/><Relationship Id="rId3" Type="http://schemas.openxmlformats.org/officeDocument/2006/relationships/settings" Target="settings.xml"/><Relationship Id="rId277" Type="http://schemas.openxmlformats.org/officeDocument/2006/relationships/header" Target="header9.xml"/><Relationship Id="rId25" Type="http://schemas.openxmlformats.org/officeDocument/2006/relationships/image" Target="media/image10.png"/><Relationship Id="rId46" Type="http://schemas.openxmlformats.org/officeDocument/2006/relationships/hyperlink" Target="https://doi.org/10.1644/06-MAMM-A-031R2.1" TargetMode="External"/><Relationship Id="rId67" Type="http://schemas.openxmlformats.org/officeDocument/2006/relationships/hyperlink" Target="https://doi.org/10.1111/j.0006-341X.2004.00142.x" TargetMode="External"/><Relationship Id="rId116" Type="http://schemas.openxmlformats.org/officeDocument/2006/relationships/hyperlink" Target="https://doi.org/10.1111/j.1365-2699.2011.02487.x" TargetMode="External"/><Relationship Id="rId137" Type="http://schemas.openxmlformats.org/officeDocument/2006/relationships/hyperlink" Target="https://doi.org/10.1111/2041-210X.12983" TargetMode="External"/><Relationship Id="rId158" Type="http://schemas.openxmlformats.org/officeDocument/2006/relationships/hyperlink" Target="https://doi.org/10.1890/ES13-00181.1" TargetMode="External"/><Relationship Id="rId272" Type="http://schemas.openxmlformats.org/officeDocument/2006/relationships/image" Target="media/image200.jpg"/><Relationship Id="rId20" Type="http://schemas.openxmlformats.org/officeDocument/2006/relationships/image" Target="media/image5.png"/><Relationship Id="rId41" Type="http://schemas.openxmlformats.org/officeDocument/2006/relationships/hyperlink" Target="https://doi.org/10.1016/j.csr.2006.05.012" TargetMode="External"/><Relationship Id="rId62" Type="http://schemas.openxmlformats.org/officeDocument/2006/relationships/hyperlink" Target="https://doi.org/10.18142/19" TargetMode="External"/><Relationship Id="rId83" Type="http://schemas.openxmlformats.org/officeDocument/2006/relationships/hyperlink" Target="https://doi.org/10.1371/journal.pone.0052015" TargetMode="External"/><Relationship Id="rId88" Type="http://schemas.openxmlformats.org/officeDocument/2006/relationships/hyperlink" Target="https://doi.org/10.1038/s41598-017-18343-5" TargetMode="External"/><Relationship Id="rId111" Type="http://schemas.openxmlformats.org/officeDocument/2006/relationships/hyperlink" Target="https://doi.org/10.1371/journal.pone.0099571" TargetMode="External"/><Relationship Id="rId132" Type="http://schemas.openxmlformats.org/officeDocument/2006/relationships/hyperlink" Target="https://doi.org/10.1016/j.ecolind.2021.108170" TargetMode="External"/><Relationship Id="rId153" Type="http://schemas.openxmlformats.org/officeDocument/2006/relationships/hyperlink" Target="https://doi.org/10.1016/j.marpolbul.2020.111201" TargetMode="External"/><Relationship Id="rId174" Type="http://schemas.openxmlformats.org/officeDocument/2006/relationships/hyperlink" Target="https://doi.org/10.1007/s00227-010-1563-9" TargetMode="External"/><Relationship Id="rId179" Type="http://schemas.openxmlformats.org/officeDocument/2006/relationships/header" Target="header4.xml"/><Relationship Id="rId190" Type="http://schemas.openxmlformats.org/officeDocument/2006/relationships/image" Target="media/image22.jpg"/><Relationship Id="rId267" Type="http://schemas.openxmlformats.org/officeDocument/2006/relationships/image" Target="media/image27.jpg"/><Relationship Id="rId15" Type="http://schemas.openxmlformats.org/officeDocument/2006/relationships/footer" Target="footer1.xml"/><Relationship Id="rId36" Type="http://schemas.openxmlformats.org/officeDocument/2006/relationships/hyperlink" Target="https://doi.org/10.1111/j.1466-8238.2011.00697.x" TargetMode="External"/><Relationship Id="rId57" Type="http://schemas.openxmlformats.org/officeDocument/2006/relationships/hyperlink" Target="https://doi.org/10.1016/j.jenvman.2013.01.025" TargetMode="External"/><Relationship Id="rId106" Type="http://schemas.openxmlformats.org/officeDocument/2006/relationships/hyperlink" Target="https://doi.org/10.1016/j.marenvres.2022.105860" TargetMode="External"/><Relationship Id="rId127" Type="http://schemas.openxmlformats.org/officeDocument/2006/relationships/hyperlink" Target="https://doi.org/10.1214/ss/1177011136" TargetMode="External"/><Relationship Id="rId262" Type="http://schemas.openxmlformats.org/officeDocument/2006/relationships/image" Target="media/image140.jpg"/><Relationship Id="rId10" Type="http://schemas.microsoft.com/office/2018/08/relationships/commentsExtensible" Target="commentsExtensible.xml"/><Relationship Id="rId31" Type="http://schemas.openxmlformats.org/officeDocument/2006/relationships/image" Target="media/image14.jpg"/><Relationship Id="rId52" Type="http://schemas.openxmlformats.org/officeDocument/2006/relationships/hyperlink" Target="https://doi.org/10.1073/pnas.1502108112" TargetMode="External"/><Relationship Id="rId73" Type="http://schemas.openxmlformats.org/officeDocument/2006/relationships/hyperlink" Target="https://doi.org/10.1111/2041-210X.13110" TargetMode="External"/><Relationship Id="rId78" Type="http://schemas.openxmlformats.org/officeDocument/2006/relationships/hyperlink" Target="https://doi.org/10.1016/j.tree.2019.08.006" TargetMode="External"/><Relationship Id="rId94" Type="http://schemas.openxmlformats.org/officeDocument/2006/relationships/hyperlink" Target="https://doi.org/10.3389/fmars.2024.1335224" TargetMode="External"/><Relationship Id="rId99" Type="http://schemas.openxmlformats.org/officeDocument/2006/relationships/hyperlink" Target="https://doi.org/10.3389/fmars.2021.741486" TargetMode="External"/><Relationship Id="rId101" Type="http://schemas.openxmlformats.org/officeDocument/2006/relationships/hyperlink" Target="https://doi.org/10.3389/feart.2021.702285" TargetMode="External"/><Relationship Id="rId122" Type="http://schemas.openxmlformats.org/officeDocument/2006/relationships/hyperlink" Target="https://doi.org/10.1111/1365-2656.13441" TargetMode="External"/><Relationship Id="rId143" Type="http://schemas.openxmlformats.org/officeDocument/2006/relationships/hyperlink" Target="https://doi.org/10.3354/meps09597" TargetMode="External"/><Relationship Id="rId148" Type="http://schemas.openxmlformats.org/officeDocument/2006/relationships/hyperlink" Target="https://doi.org/10.1093/icesjms/fsm029" TargetMode="External"/><Relationship Id="rId164" Type="http://schemas.openxmlformats.org/officeDocument/2006/relationships/hyperlink" Target="https://doi.org/10.1111/j.1523-1739.2006.00342.x" TargetMode="External"/><Relationship Id="rId169" Type="http://schemas.openxmlformats.org/officeDocument/2006/relationships/hyperlink" Target="https://doi.org/10.1007/s00442-012-2426-5" TargetMode="External"/><Relationship Id="rId185" Type="http://schemas.openxmlformats.org/officeDocument/2006/relationships/image" Target="media/image17.jpg"/><Relationship Id="rId4" Type="http://schemas.openxmlformats.org/officeDocument/2006/relationships/webSettings" Target="webSettings.xml"/><Relationship Id="rId9" Type="http://schemas.microsoft.com/office/2016/09/relationships/commentsIds" Target="commentsIds.xml"/><Relationship Id="rId180" Type="http://schemas.openxmlformats.org/officeDocument/2006/relationships/header" Target="header5.xml"/><Relationship Id="rId278" Type="http://schemas.openxmlformats.org/officeDocument/2006/relationships/footer" Target="footer9.xml"/><Relationship Id="rId26" Type="http://schemas.openxmlformats.org/officeDocument/2006/relationships/image" Target="media/image11.png"/><Relationship Id="rId273" Type="http://schemas.openxmlformats.org/officeDocument/2006/relationships/header" Target="header7.xml"/><Relationship Id="rId47" Type="http://schemas.openxmlformats.org/officeDocument/2006/relationships/hyperlink" Target="https://doi.org/10.1644/06-MAMM-A-031R2.1" TargetMode="External"/><Relationship Id="rId68" Type="http://schemas.openxmlformats.org/officeDocument/2006/relationships/hyperlink" Target="https://doi.org/10.1111/j.0006-341X.2004.00142.x" TargetMode="External"/><Relationship Id="rId89" Type="http://schemas.openxmlformats.org/officeDocument/2006/relationships/hyperlink" Target="https://doi.org/10.1038/s41598-017-18343-5" TargetMode="External"/><Relationship Id="rId112" Type="http://schemas.openxmlformats.org/officeDocument/2006/relationships/hyperlink" Target="https://doi.org/10.1371/journal.pone.0099571" TargetMode="External"/><Relationship Id="rId133" Type="http://schemas.openxmlformats.org/officeDocument/2006/relationships/hyperlink" Target="https://doi.org/10.1890/14-0661.1" TargetMode="External"/><Relationship Id="rId154" Type="http://schemas.openxmlformats.org/officeDocument/2006/relationships/hyperlink" Target="https://doi.org/10.1016/j.marpolbul.2020.111201" TargetMode="External"/><Relationship Id="rId175" Type="http://schemas.openxmlformats.org/officeDocument/2006/relationships/hyperlink" Target="https://doi.org/10.1016/j.seares.2016.11.005" TargetMode="External"/><Relationship Id="rId16" Type="http://schemas.openxmlformats.org/officeDocument/2006/relationships/footer" Target="footer2.xml"/><Relationship Id="rId263" Type="http://schemas.openxmlformats.org/officeDocument/2006/relationships/image" Target="media/image150.jpg"/><Relationship Id="rId37" Type="http://schemas.openxmlformats.org/officeDocument/2006/relationships/hyperlink" Target="https://doi.org/10.1111/j.1466-8238.2011.00697.x" TargetMode="External"/><Relationship Id="rId58" Type="http://schemas.openxmlformats.org/officeDocument/2006/relationships/hyperlink" Target="https://doi.org/10.1016/j.fishres.2016.02.019" TargetMode="External"/><Relationship Id="rId79" Type="http://schemas.openxmlformats.org/officeDocument/2006/relationships/hyperlink" Target="https://doi.org/10.1002/ecy.2713" TargetMode="External"/><Relationship Id="rId102" Type="http://schemas.openxmlformats.org/officeDocument/2006/relationships/hyperlink" Target="https://doi.org/10.1890/12-1358.1" TargetMode="External"/><Relationship Id="rId123" Type="http://schemas.openxmlformats.org/officeDocument/2006/relationships/hyperlink" Target="https://doi.org/10.1111/1365-2656.13441" TargetMode="External"/><Relationship Id="rId144" Type="http://schemas.openxmlformats.org/officeDocument/2006/relationships/hyperlink" Target="https://doi.org/10.1098/rsbl.2016.0024" TargetMode="External"/><Relationship Id="rId90" Type="http://schemas.openxmlformats.org/officeDocument/2006/relationships/hyperlink" Target="https://doi.org/10.1002/eap.2470" TargetMode="External"/><Relationship Id="rId165" Type="http://schemas.openxmlformats.org/officeDocument/2006/relationships/hyperlink" Target="https://doi.org/10.1007/s10750-014-2156-2" TargetMode="External"/><Relationship Id="rId186" Type="http://schemas.openxmlformats.org/officeDocument/2006/relationships/image" Target="media/image18.jpg"/><Relationship Id="rId274" Type="http://schemas.openxmlformats.org/officeDocument/2006/relationships/header" Target="header8.xml"/><Relationship Id="rId27" Type="http://schemas.openxmlformats.org/officeDocument/2006/relationships/image" Target="media/image12.jpg"/><Relationship Id="rId48" Type="http://schemas.openxmlformats.org/officeDocument/2006/relationships/hyperlink" Target="https://doi.org/10.1126/science.1212928" TargetMode="External"/><Relationship Id="rId69" Type="http://schemas.openxmlformats.org/officeDocument/2006/relationships/hyperlink" Target="https://doi.org/10.1111/j.0006-341X.2004.00142.x" TargetMode="External"/><Relationship Id="rId113" Type="http://schemas.openxmlformats.org/officeDocument/2006/relationships/hyperlink" Target="https://doi.org/10.1111/geb.12138" TargetMode="External"/><Relationship Id="rId134" Type="http://schemas.openxmlformats.org/officeDocument/2006/relationships/hyperlink" Target="https://doi.org/10.1890/14-0661.1" TargetMode="External"/><Relationship Id="rId80" Type="http://schemas.openxmlformats.org/officeDocument/2006/relationships/hyperlink" Target="https://doi.org/10.1002/ecy.2713" TargetMode="External"/><Relationship Id="rId155" Type="http://schemas.openxmlformats.org/officeDocument/2006/relationships/hyperlink" Target="https://doi.org/10.1016/j.marpolbul.2020.111201" TargetMode="External"/><Relationship Id="rId176" Type="http://schemas.openxmlformats.org/officeDocument/2006/relationships/hyperlink" Target="https://doi.org/10.1016/j.seares.2016.11.005" TargetMode="External"/><Relationship Id="rId264" Type="http://schemas.openxmlformats.org/officeDocument/2006/relationships/image" Target="media/image160.jpg"/><Relationship Id="rId17" Type="http://schemas.openxmlformats.org/officeDocument/2006/relationships/header" Target="header3.xml"/><Relationship Id="rId38" Type="http://schemas.openxmlformats.org/officeDocument/2006/relationships/hyperlink" Target="https://doi.org/10.1016/j.dsr2.2016.11.008" TargetMode="External"/><Relationship Id="rId59" Type="http://schemas.openxmlformats.org/officeDocument/2006/relationships/hyperlink" Target="https://doi.org/10.1016/j.fishres.2016.02.019" TargetMode="External"/><Relationship Id="rId103" Type="http://schemas.openxmlformats.org/officeDocument/2006/relationships/hyperlink" Target="https://doi.org/10.1890/12-1358.1" TargetMode="External"/><Relationship Id="rId124" Type="http://schemas.openxmlformats.org/officeDocument/2006/relationships/hyperlink" Target="https://doi.org/10.1111/2041-210X.13897" TargetMode="External"/><Relationship Id="rId70" Type="http://schemas.openxmlformats.org/officeDocument/2006/relationships/hyperlink" Target="https://doi.org/10.1016/B978-0-12-809585-0.12001-0" TargetMode="External"/><Relationship Id="rId91" Type="http://schemas.openxmlformats.org/officeDocument/2006/relationships/hyperlink" Target="https://doi.org/10.1002/eap.2470" TargetMode="External"/><Relationship Id="rId145" Type="http://schemas.openxmlformats.org/officeDocument/2006/relationships/hyperlink" Target="https://doi.org/10.1098/rsbl.2016.0024" TargetMode="External"/><Relationship Id="rId166" Type="http://schemas.openxmlformats.org/officeDocument/2006/relationships/hyperlink" Target="https://doi.org/10.1007/s10750-014-2156-2" TargetMode="External"/><Relationship Id="rId187" Type="http://schemas.openxmlformats.org/officeDocument/2006/relationships/image" Target="media/image19.jpg"/><Relationship Id="rId1" Type="http://schemas.openxmlformats.org/officeDocument/2006/relationships/numbering" Target="numbering.xml"/><Relationship Id="rId28" Type="http://schemas.openxmlformats.org/officeDocument/2006/relationships/image" Target="media/image13.jpg"/><Relationship Id="rId49" Type="http://schemas.openxmlformats.org/officeDocument/2006/relationships/hyperlink" Target="https://doi.org/10.1126/science.1212928" TargetMode="External"/><Relationship Id="rId114" Type="http://schemas.openxmlformats.org/officeDocument/2006/relationships/hyperlink" Target="https://doi.org/10.1111/geb.12138" TargetMode="External"/><Relationship Id="rId275" Type="http://schemas.openxmlformats.org/officeDocument/2006/relationships/footer" Target="footer7.xml"/><Relationship Id="rId60" Type="http://schemas.openxmlformats.org/officeDocument/2006/relationships/hyperlink" Target="https://doi.org/10.1016/j.biocon.2016.08.016" TargetMode="External"/><Relationship Id="rId81" Type="http://schemas.openxmlformats.org/officeDocument/2006/relationships/hyperlink" Target="https://doi.org/10.1371/journal.pone.0052015" TargetMode="External"/><Relationship Id="rId135" Type="http://schemas.openxmlformats.org/officeDocument/2006/relationships/hyperlink" Target="https://doi.org/10.1111/2041-210X.12983" TargetMode="External"/><Relationship Id="rId156" Type="http://schemas.openxmlformats.org/officeDocument/2006/relationships/hyperlink" Target="https://doi.org/10.1016/j.scitotenv.2021.146847" TargetMode="External"/><Relationship Id="rId177" Type="http://schemas.openxmlformats.org/officeDocument/2006/relationships/hyperlink" Target="https://doi.org/10.1525/auk.2008.1408" TargetMode="External"/><Relationship Id="rId18" Type="http://schemas.openxmlformats.org/officeDocument/2006/relationships/footer" Target="footer3.xml"/><Relationship Id="rId39" Type="http://schemas.openxmlformats.org/officeDocument/2006/relationships/hyperlink" Target="https://doi.org/10.1016/j.dsr2.2016.11.008" TargetMode="External"/><Relationship Id="rId265" Type="http://schemas.openxmlformats.org/officeDocument/2006/relationships/image" Target="media/image25.jpg"/><Relationship Id="rId50" Type="http://schemas.openxmlformats.org/officeDocument/2006/relationships/hyperlink" Target="https://doi.org/10.1016/j.marpolbul.2013.10.002" TargetMode="External"/><Relationship Id="rId104" Type="http://schemas.openxmlformats.org/officeDocument/2006/relationships/hyperlink" Target="https://doi.org/10.3389/fmars.2019.00838" TargetMode="External"/><Relationship Id="rId125" Type="http://schemas.openxmlformats.org/officeDocument/2006/relationships/hyperlink" Target="https://doi.org/10.1111/2041-210X.13897" TargetMode="External"/><Relationship Id="rId146" Type="http://schemas.openxmlformats.org/officeDocument/2006/relationships/hyperlink" Target="https://doi.org/10.1101/2023.05.14.540698" TargetMode="External"/><Relationship Id="rId167" Type="http://schemas.openxmlformats.org/officeDocument/2006/relationships/hyperlink" Target="https://doi.org/10.1098/rstb.2010.0087" TargetMode="External"/><Relationship Id="rId188" Type="http://schemas.openxmlformats.org/officeDocument/2006/relationships/image" Target="media/image20.jpg"/><Relationship Id="rId71" Type="http://schemas.openxmlformats.org/officeDocument/2006/relationships/hyperlink" Target="https://doi.org/10.1016/B978-0-12-809585-0.12001-0" TargetMode="External"/><Relationship Id="rId92" Type="http://schemas.openxmlformats.org/officeDocument/2006/relationships/hyperlink" Target="https://doi.org/10.1016/j.biocon.2013.09.006" TargetMode="External"/><Relationship Id="rId2" Type="http://schemas.openxmlformats.org/officeDocument/2006/relationships/styles" Target="styles.xml"/><Relationship Id="rId29" Type="http://schemas.openxmlformats.org/officeDocument/2006/relationships/image" Target="media/image2.jpg"/><Relationship Id="rId276" Type="http://schemas.openxmlformats.org/officeDocument/2006/relationships/footer" Target="footer8.xml"/><Relationship Id="rId40" Type="http://schemas.openxmlformats.org/officeDocument/2006/relationships/hyperlink" Target="https://doi.org/10.1016/j.csr.2006.05.012" TargetMode="External"/><Relationship Id="rId115" Type="http://schemas.openxmlformats.org/officeDocument/2006/relationships/hyperlink" Target="https://doi.org/10.1111/j.1365-2699.2011.02487.x" TargetMode="External"/><Relationship Id="rId136" Type="http://schemas.openxmlformats.org/officeDocument/2006/relationships/hyperlink" Target="https://doi.org/10.1111/2041-210X.12983" TargetMode="External"/><Relationship Id="rId157" Type="http://schemas.openxmlformats.org/officeDocument/2006/relationships/hyperlink" Target="https://doi.org/10.1016/j.scitotenv.2021.146847" TargetMode="External"/><Relationship Id="rId178" Type="http://schemas.openxmlformats.org/officeDocument/2006/relationships/hyperlink" Target="https://doi.org/10.1525/auk.2008.1408"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1" Type="http://schemas.openxmlformats.org/officeDocument/2006/relationships/image" Target="media/image3.png"/></Relationships>
</file>

<file path=word/_rels/footer6.xml.rels><?xml version="1.0" encoding="UTF-8" standalone="yes"?>
<Relationships xmlns="http://schemas.openxmlformats.org/package/2006/relationships"><Relationship Id="rId1" Type="http://schemas.openxmlformats.org/officeDocument/2006/relationships/image" Target="media/image3.png"/></Relationships>
</file>

<file path=word/_rels/footer7.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16942</Words>
  <Characters>93181</Characters>
  <Application>Microsoft Office Word</Application>
  <DocSecurity>0</DocSecurity>
  <Lines>776</Lines>
  <Paragraphs>219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 SCHROLL</dc:creator>
  <cp:keywords/>
  <cp:lastModifiedBy>Coline CANONNE</cp:lastModifiedBy>
  <cp:revision>2</cp:revision>
  <dcterms:created xsi:type="dcterms:W3CDTF">2024-06-07T14:10:00Z</dcterms:created>
  <dcterms:modified xsi:type="dcterms:W3CDTF">2024-06-07T14:10:00Z</dcterms:modified>
</cp:coreProperties>
</file>